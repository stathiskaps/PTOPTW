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436E" w14:textId="4420A204" w:rsidR="002716FD" w:rsidRPr="002716FD" w:rsidRDefault="002716FD" w:rsidP="002716FD">
      <w:pPr>
        <w:rPr>
          <w:rFonts w:ascii="Arial" w:hAnsi="Arial" w:cs="Arial"/>
          <w:sz w:val="30"/>
          <w:lang w:val="el-GR"/>
        </w:rPr>
      </w:pPr>
      <w:r>
        <w:rPr>
          <w:rFonts w:ascii="Arial" w:hAnsi="Arial"/>
          <w:noProof/>
          <w:sz w:val="18"/>
          <w:rPrChange w:id="0" w:author="Στάθης Καπ" w:date="2023-02-01T06:01:00Z">
            <w:rPr>
              <w:rFonts w:ascii="Arial" w:hAnsi="Arial" w:cs="Arial"/>
              <w:noProof/>
              <w:sz w:val="18"/>
              <w:szCs w:val="16"/>
              <w:lang w:val="el-GR" w:eastAsia="el-GR"/>
            </w:rPr>
          </w:rPrChange>
        </w:rPr>
        <w:drawing>
          <wp:inline distT="0" distB="0" distL="0" distR="0" wp14:anchorId="3A6FDE70" wp14:editId="32AC41E0">
            <wp:extent cx="810895" cy="86233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l="-78" t="-73" r="-78" b="-73"/>
                    <a:stretch>
                      <a:fillRect/>
                    </a:stretch>
                  </pic:blipFill>
                  <pic:spPr bwMode="auto">
                    <a:xfrm>
                      <a:off x="0" y="0"/>
                      <a:ext cx="810895" cy="862330"/>
                    </a:xfrm>
                    <a:prstGeom prst="rect">
                      <a:avLst/>
                    </a:prstGeom>
                    <a:solidFill>
                      <a:srgbClr val="FFFFFF"/>
                    </a:solidFill>
                    <a:ln>
                      <a:noFill/>
                    </a:ln>
                  </pic:spPr>
                </pic:pic>
              </a:graphicData>
            </a:graphic>
          </wp:inline>
        </w:drawing>
      </w:r>
      <w:r>
        <w:rPr>
          <w:noProof/>
          <w:rPrChange w:id="1" w:author="Στάθης Καπ" w:date="2023-02-01T06:01:00Z">
            <w:rPr>
              <w:noProof/>
              <w:lang w:val="el-GR" w:eastAsia="el-GR"/>
            </w:rPr>
          </w:rPrChange>
        </w:rPr>
        <mc:AlternateContent>
          <mc:Choice Requires="wps">
            <w:drawing>
              <wp:anchor distT="0" distB="0" distL="114300" distR="114300" simplePos="0" relativeHeight="251659264" behindDoc="0" locked="0" layoutInCell="1" allowOverlap="1" wp14:anchorId="72D3B68E" wp14:editId="2C2FE2E8">
                <wp:simplePos x="0" y="0"/>
                <wp:positionH relativeFrom="column">
                  <wp:posOffset>4942205</wp:posOffset>
                </wp:positionH>
                <wp:positionV relativeFrom="page">
                  <wp:posOffset>800735</wp:posOffset>
                </wp:positionV>
                <wp:extent cx="0" cy="1264285"/>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4285"/>
                        </a:xfrm>
                        <a:prstGeom prst="line">
                          <a:avLst/>
                        </a:prstGeom>
                        <a:noFill/>
                        <a:ln w="381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47E474"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9.15pt,63.05pt" to="389.15pt,1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" strokeweight="1.06mm">
                <v:stroke joinstyle="miter" endcap="square"/>
                <w10:wrap anchory="page"/>
              </v:line>
            </w:pict>
          </mc:Fallback>
        </mc:AlternateContent>
      </w:r>
      <w:r>
        <w:rPr>
          <w:noProof/>
          <w:rPrChange w:id="2" w:author="Στάθης Καπ" w:date="2023-02-01T06:01:00Z">
            <w:rPr>
              <w:noProof/>
              <w:lang w:val="el-GR" w:eastAsia="el-GR"/>
            </w:rPr>
          </w:rPrChange>
        </w:rPr>
        <mc:AlternateContent>
          <mc:Choice Requires="wps">
            <w:drawing>
              <wp:anchor distT="0" distB="0" distL="114300" distR="114300" simplePos="0" relativeHeight="251660288" behindDoc="0" locked="0" layoutInCell="1" allowOverlap="1" wp14:anchorId="3F0F603E" wp14:editId="43543A75">
                <wp:simplePos x="0" y="0"/>
                <wp:positionH relativeFrom="column">
                  <wp:posOffset>5094605</wp:posOffset>
                </wp:positionH>
                <wp:positionV relativeFrom="page">
                  <wp:posOffset>800735</wp:posOffset>
                </wp:positionV>
                <wp:extent cx="0" cy="68961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9610"/>
                        </a:xfrm>
                        <a:prstGeom prst="line">
                          <a:avLst/>
                        </a:prstGeom>
                        <a:noFill/>
                        <a:ln w="255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6EEEBD"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01.15pt,63.05pt" to="401.15pt,1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" strokeweight=".71mm">
                <v:stroke joinstyle="miter" endcap="square"/>
                <w10:wrap anchory="page"/>
              </v:line>
            </w:pict>
          </mc:Fallback>
        </mc:AlternateContent>
      </w:r>
      <w:r>
        <w:rPr>
          <w:noProof/>
          <w:rPrChange w:id="3" w:author="Στάθης Καπ" w:date="2023-02-01T06:01:00Z">
            <w:rPr>
              <w:noProof/>
              <w:lang w:val="el-GR" w:eastAsia="el-GR"/>
            </w:rPr>
          </w:rPrChange>
        </w:rPr>
        <mc:AlternateContent>
          <mc:Choice Requires="wps">
            <w:drawing>
              <wp:anchor distT="0" distB="0" distL="114300" distR="114300" simplePos="0" relativeHeight="251661312" behindDoc="0" locked="0" layoutInCell="1" allowOverlap="1" wp14:anchorId="4BEC11B3" wp14:editId="74D3EA9B">
                <wp:simplePos x="0" y="0"/>
                <wp:positionH relativeFrom="column">
                  <wp:posOffset>5247005</wp:posOffset>
                </wp:positionH>
                <wp:positionV relativeFrom="page">
                  <wp:posOffset>800735</wp:posOffset>
                </wp:positionV>
                <wp:extent cx="0" cy="344805"/>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4805"/>
                        </a:xfrm>
                        <a:prstGeom prst="line">
                          <a:avLst/>
                        </a:prstGeom>
                        <a:noFill/>
                        <a:ln w="1260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F3A55E"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13.15pt,63.05pt" to="413.1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" strokeweight=".35mm">
                <v:stroke joinstyle="miter" endcap="square"/>
                <w10:wrap anchory="page"/>
              </v:line>
            </w:pict>
          </mc:Fallback>
        </mc:AlternateContent>
      </w:r>
      <w:r w:rsidRPr="002716FD">
        <w:rPr>
          <w:lang w:val="el-GR"/>
        </w:rPr>
        <w:cr/>
      </w:r>
      <w:r w:rsidRPr="00D17D06">
        <w:rPr>
          <w:lang w:val="el-GR"/>
        </w:rPr>
        <w:t xml:space="preserve"> </w:t>
      </w:r>
    </w:p>
    <w:p w14:paraId="1FBB0975" w14:textId="77777777" w:rsidR="002716FD" w:rsidRPr="002716FD" w:rsidRDefault="002716FD" w:rsidP="002716FD">
      <w:pPr>
        <w:jc w:val="center"/>
        <w:rPr>
          <w:lang w:val="el-GR"/>
        </w:rPr>
      </w:pPr>
      <w:r w:rsidRPr="002716FD">
        <w:rPr>
          <w:rFonts w:ascii="Arial" w:hAnsi="Arial" w:cs="Arial"/>
          <w:sz w:val="30"/>
          <w:lang w:val="el-GR"/>
        </w:rPr>
        <w:t>Πανεπιστήμιο Πειραιώς – Τμήμα Πληροφορικής</w:t>
      </w:r>
    </w:p>
    <w:p w14:paraId="65669043" w14:textId="77777777" w:rsidR="002716FD" w:rsidRPr="002716FD" w:rsidRDefault="002716FD" w:rsidP="002716FD">
      <w:pPr>
        <w:jc w:val="center"/>
        <w:rPr>
          <w:lang w:val="el-GR"/>
        </w:rPr>
      </w:pPr>
      <w:r w:rsidRPr="002716FD">
        <w:rPr>
          <w:rFonts w:ascii="Arial" w:hAnsi="Arial" w:cs="Arial"/>
          <w:lang w:val="el-GR"/>
        </w:rPr>
        <w:t>Πρόγραμμα Μεταπτυχιακών Σπουδών</w:t>
      </w:r>
    </w:p>
    <w:p w14:paraId="2AB95479" w14:textId="31EF6AFF" w:rsidR="002716FD" w:rsidRPr="002716FD" w:rsidRDefault="002716FD" w:rsidP="002716FD">
      <w:pPr>
        <w:jc w:val="center"/>
        <w:rPr>
          <w:lang w:val="el-GR"/>
        </w:rPr>
      </w:pPr>
      <w:r w:rsidRPr="002716FD">
        <w:rPr>
          <w:rFonts w:ascii="Arial" w:hAnsi="Arial" w:cs="Arial"/>
          <w:lang w:val="el-GR"/>
        </w:rPr>
        <w:t>«</w:t>
      </w:r>
      <w:r w:rsidR="000E5264">
        <w:rPr>
          <w:rFonts w:ascii="Arial" w:eastAsia="Times New Roman" w:hAnsi="Arial" w:cs="Arial"/>
          <w:sz w:val="24"/>
          <w:szCs w:val="24"/>
          <w:lang w:val="el-GR"/>
        </w:rPr>
        <w:t>Προηγμένα Συστήματα Πληροφορικής</w:t>
      </w:r>
      <w:r>
        <w:rPr>
          <w:rFonts w:ascii="Arial" w:eastAsia="Times New Roman" w:hAnsi="Arial" w:cs="Arial"/>
          <w:sz w:val="24"/>
          <w:szCs w:val="24"/>
          <w:lang w:val="el-GR"/>
        </w:rPr>
        <w:t xml:space="preserve">, </w:t>
      </w:r>
      <w:r w:rsidR="000E5264">
        <w:rPr>
          <w:rFonts w:ascii="Arial" w:eastAsia="Times New Roman" w:hAnsi="Arial" w:cs="Arial"/>
          <w:sz w:val="24"/>
          <w:szCs w:val="24"/>
          <w:lang w:val="el-GR"/>
        </w:rPr>
        <w:t>Προηγμένες Τεχνολογίες Ανάπτυξης Λογισμικού</w:t>
      </w:r>
      <w:r w:rsidRPr="002716FD">
        <w:rPr>
          <w:rFonts w:ascii="Arial" w:hAnsi="Arial" w:cs="Arial"/>
          <w:lang w:val="el-GR"/>
        </w:rPr>
        <w:t>»</w:t>
      </w:r>
    </w:p>
    <w:p w14:paraId="22EA82A5" w14:textId="77777777" w:rsidR="002716FD" w:rsidRPr="002716FD" w:rsidRDefault="002716FD" w:rsidP="002716FD">
      <w:pPr>
        <w:jc w:val="center"/>
        <w:rPr>
          <w:rFonts w:ascii="Arial" w:hAnsi="Arial" w:cs="Arial"/>
          <w:lang w:val="el-GR"/>
        </w:rPr>
      </w:pPr>
    </w:p>
    <w:p w14:paraId="19A2C1DF" w14:textId="77777777" w:rsidR="002716FD" w:rsidRPr="002716FD" w:rsidRDefault="002716FD" w:rsidP="002716FD">
      <w:pPr>
        <w:jc w:val="center"/>
        <w:rPr>
          <w:rFonts w:ascii="Arial" w:hAnsi="Arial" w:cs="Arial"/>
          <w:lang w:val="el-GR"/>
        </w:rPr>
      </w:pPr>
    </w:p>
    <w:p w14:paraId="13F437E5" w14:textId="77777777" w:rsidR="002716FD" w:rsidRPr="002716FD" w:rsidRDefault="002716FD" w:rsidP="002716FD">
      <w:pPr>
        <w:jc w:val="center"/>
        <w:rPr>
          <w:rFonts w:ascii="Arial" w:hAnsi="Arial" w:cs="Arial"/>
          <w:lang w:val="el-GR"/>
        </w:rPr>
      </w:pPr>
    </w:p>
    <w:p w14:paraId="1B11024B" w14:textId="77777777" w:rsidR="002716FD" w:rsidRPr="002716FD" w:rsidRDefault="002716FD" w:rsidP="002716FD">
      <w:pPr>
        <w:jc w:val="center"/>
        <w:rPr>
          <w:rFonts w:ascii="Arial" w:hAnsi="Arial" w:cs="Arial"/>
          <w:lang w:val="el-GR"/>
        </w:rPr>
      </w:pPr>
    </w:p>
    <w:p w14:paraId="7F0F6009" w14:textId="77777777" w:rsidR="002716FD" w:rsidRPr="002716FD" w:rsidRDefault="002716FD" w:rsidP="00DA1644">
      <w:pPr>
        <w:rPr>
          <w:rFonts w:ascii="Arial" w:hAnsi="Arial" w:cs="Arial"/>
          <w:lang w:val="el-GR"/>
        </w:rPr>
      </w:pPr>
    </w:p>
    <w:p w14:paraId="0BE4355B" w14:textId="58F322A2" w:rsidR="002716FD" w:rsidRPr="00B43FBF" w:rsidRDefault="00224674" w:rsidP="002716FD">
      <w:pPr>
        <w:jc w:val="center"/>
        <w:rPr>
          <w:lang w:val="el-GR"/>
        </w:rPr>
      </w:pPr>
      <w:r>
        <w:rPr>
          <w:rFonts w:ascii="Arial" w:hAnsi="Arial" w:cs="Arial"/>
          <w:b/>
          <w:lang w:val="el-GR"/>
        </w:rPr>
        <w:t>Μεταπτυχιακή</w:t>
      </w:r>
      <w:r w:rsidR="002716FD">
        <w:rPr>
          <w:rFonts w:ascii="Arial" w:hAnsi="Arial" w:cs="Arial"/>
          <w:b/>
        </w:rPr>
        <w:t xml:space="preserve"> </w:t>
      </w:r>
      <w:r w:rsidR="00B43FBF">
        <w:rPr>
          <w:rFonts w:ascii="Arial" w:hAnsi="Arial" w:cs="Arial"/>
          <w:b/>
          <w:lang w:val="el-GR"/>
        </w:rPr>
        <w:t>Διατριβή</w:t>
      </w:r>
    </w:p>
    <w:p w14:paraId="4CDF8FBE" w14:textId="77777777" w:rsidR="002716FD" w:rsidRDefault="002716FD" w:rsidP="002716FD">
      <w:pPr>
        <w:jc w:val="center"/>
        <w:rPr>
          <w:rFonts w:ascii="Arial Black" w:hAnsi="Arial Black" w:cs="Arial Black"/>
          <w:b/>
        </w:rPr>
      </w:pPr>
    </w:p>
    <w:tbl>
      <w:tblPr>
        <w:tblW w:w="0" w:type="auto"/>
        <w:jc w:val="center"/>
        <w:tblLayout w:type="fixed"/>
        <w:tblLook w:val="0000" w:firstRow="0" w:lastRow="0" w:firstColumn="0" w:lastColumn="0" w:noHBand="0" w:noVBand="0"/>
      </w:tblPr>
      <w:tblGrid>
        <w:gridCol w:w="2575"/>
        <w:gridCol w:w="5963"/>
      </w:tblGrid>
      <w:tr w:rsidR="002716FD" w:rsidRPr="009659CD" w14:paraId="7FD8A42F"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379A41E4" w14:textId="71CEB6F7" w:rsidR="002716FD" w:rsidRPr="002C2BA7" w:rsidRDefault="002716FD" w:rsidP="000E5264">
            <w:pPr>
              <w:spacing w:after="0"/>
              <w:jc w:val="both"/>
              <w:rPr>
                <w:lang w:val="el-GR"/>
              </w:rPr>
            </w:pPr>
            <w:r>
              <w:rPr>
                <w:rFonts w:ascii="Arial" w:eastAsia="Arial" w:hAnsi="Arial" w:cs="Arial"/>
                <w:sz w:val="18"/>
                <w:szCs w:val="16"/>
              </w:rPr>
              <w:t xml:space="preserve"> </w:t>
            </w:r>
            <w:r>
              <w:rPr>
                <w:rFonts w:ascii="Arial" w:hAnsi="Arial" w:cs="Arial"/>
                <w:sz w:val="18"/>
                <w:szCs w:val="16"/>
              </w:rPr>
              <w:t xml:space="preserve">Τίτλος </w:t>
            </w:r>
            <w:r w:rsidR="002C2BA7">
              <w:rPr>
                <w:rFonts w:ascii="Arial" w:hAnsi="Arial" w:cs="Arial"/>
                <w:sz w:val="18"/>
                <w:szCs w:val="16"/>
                <w:lang w:val="el-GR"/>
              </w:rPr>
              <w:t>Διατριβής</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33DEA7D0" w14:textId="76258636" w:rsidR="002716FD" w:rsidRPr="00284CED" w:rsidRDefault="00284CED" w:rsidP="000E5264">
            <w:pPr>
              <w:spacing w:after="0"/>
              <w:rPr>
                <w:lang w:val="el-GR"/>
              </w:rPr>
            </w:pPr>
            <w:r>
              <w:rPr>
                <w:rFonts w:ascii="Arial Black" w:hAnsi="Arial Black" w:cs="Arial"/>
                <w:sz w:val="18"/>
                <w:lang w:val="el-GR"/>
              </w:rPr>
              <w:t>Διαχωρισμένη Τοπική Αναζήτηση για το Πρόβλημα Ομαδικού Προσανατολισμού με Χρονικά Παράθυρα</w:t>
            </w:r>
          </w:p>
        </w:tc>
      </w:tr>
      <w:tr w:rsidR="002716FD" w14:paraId="3E89F46F"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351FA62C" w14:textId="569394E2" w:rsidR="002716FD" w:rsidRDefault="00AA4E5A" w:rsidP="000E5264">
            <w:pPr>
              <w:spacing w:after="0"/>
              <w:jc w:val="both"/>
            </w:pPr>
            <w:r>
              <w:rPr>
                <w:rFonts w:ascii="Arial" w:hAnsi="Arial" w:cs="Arial"/>
                <w:sz w:val="18"/>
                <w:szCs w:val="16"/>
                <w:lang w:val="el-GR"/>
              </w:rPr>
              <w:t>Ονοματεπώνυμο</w:t>
            </w:r>
            <w:r w:rsidR="002716FD">
              <w:rPr>
                <w:rFonts w:ascii="Arial" w:hAnsi="Arial" w:cs="Arial"/>
                <w:sz w:val="18"/>
                <w:szCs w:val="16"/>
              </w:rPr>
              <w:t xml:space="preserve"> Φοιτητή</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1A36ACA5" w14:textId="069A4A3D" w:rsidR="002716FD" w:rsidRPr="00284CED" w:rsidRDefault="00284CED" w:rsidP="000E5264">
            <w:pPr>
              <w:spacing w:after="0"/>
              <w:rPr>
                <w:lang w:val="el-GR"/>
              </w:rPr>
            </w:pPr>
            <w:r>
              <w:rPr>
                <w:rFonts w:ascii="Arial Black" w:hAnsi="Arial Black" w:cs="Arial"/>
                <w:sz w:val="18"/>
                <w:lang w:val="el-GR"/>
              </w:rPr>
              <w:t>Ευστάθιος Καψιώτης</w:t>
            </w:r>
          </w:p>
        </w:tc>
      </w:tr>
      <w:tr w:rsidR="002716FD" w14:paraId="193D7080"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4D730C88" w14:textId="16A83611" w:rsidR="002716FD" w:rsidRPr="00B4489A" w:rsidRDefault="00B4489A" w:rsidP="000E5264">
            <w:pPr>
              <w:spacing w:after="0"/>
              <w:jc w:val="both"/>
              <w:rPr>
                <w:lang w:val="el-GR"/>
              </w:rPr>
            </w:pPr>
            <w:r>
              <w:rPr>
                <w:rFonts w:ascii="Arial" w:hAnsi="Arial" w:cs="Arial"/>
                <w:sz w:val="18"/>
                <w:szCs w:val="16"/>
                <w:lang w:val="el-GR"/>
              </w:rPr>
              <w:t>Πατρώνυμο</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51B49ED0" w14:textId="750E61C3" w:rsidR="002716FD" w:rsidRPr="00284CED" w:rsidRDefault="00284CED" w:rsidP="000E5264">
            <w:pPr>
              <w:spacing w:after="0"/>
              <w:rPr>
                <w:lang w:val="el-GR"/>
              </w:rPr>
            </w:pPr>
            <w:r>
              <w:rPr>
                <w:rFonts w:ascii="Arial Black" w:hAnsi="Arial Black" w:cs="Arial"/>
                <w:sz w:val="18"/>
                <w:lang w:val="el-GR"/>
              </w:rPr>
              <w:t>Ηλίας</w:t>
            </w:r>
          </w:p>
        </w:tc>
      </w:tr>
      <w:tr w:rsidR="002716FD" w14:paraId="0A731A67"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6511974B" w14:textId="23D1D9D2" w:rsidR="002716FD" w:rsidRPr="00F80D1D" w:rsidRDefault="00B367BE" w:rsidP="000E5264">
            <w:pPr>
              <w:spacing w:after="0"/>
              <w:jc w:val="both"/>
              <w:rPr>
                <w:lang w:val="el-GR"/>
              </w:rPr>
            </w:pPr>
            <w:r>
              <w:rPr>
                <w:rFonts w:ascii="Arial" w:hAnsi="Arial" w:cs="Arial"/>
                <w:sz w:val="18"/>
                <w:szCs w:val="16"/>
                <w:lang w:val="el-GR"/>
              </w:rPr>
              <w:t>Αριθμός</w:t>
            </w:r>
            <w:r w:rsidR="002716FD">
              <w:rPr>
                <w:rFonts w:ascii="Arial" w:hAnsi="Arial" w:cs="Arial"/>
                <w:sz w:val="18"/>
                <w:szCs w:val="16"/>
              </w:rPr>
              <w:t xml:space="preserve"> </w:t>
            </w:r>
            <w:r w:rsidR="00F80D1D">
              <w:rPr>
                <w:rFonts w:ascii="Arial" w:hAnsi="Arial" w:cs="Arial"/>
                <w:sz w:val="18"/>
                <w:szCs w:val="16"/>
                <w:lang w:val="el-GR"/>
              </w:rPr>
              <w:t>Μητρώου</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6EE60C4F" w14:textId="2185C166" w:rsidR="002716FD" w:rsidRPr="00284CED" w:rsidRDefault="00284CED" w:rsidP="000E5264">
            <w:pPr>
              <w:spacing w:after="0"/>
              <w:rPr>
                <w:lang w:val="el-GR"/>
              </w:rPr>
            </w:pPr>
            <w:r>
              <w:rPr>
                <w:rFonts w:ascii="Arial Black" w:hAnsi="Arial Black" w:cs="Arial"/>
                <w:sz w:val="18"/>
                <w:lang w:val="el-GR"/>
              </w:rPr>
              <w:t>ΜΠΣΠ17030</w:t>
            </w:r>
          </w:p>
        </w:tc>
      </w:tr>
      <w:tr w:rsidR="002716FD" w14:paraId="1C1C3FF6"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7CC8A3E0" w14:textId="14140A99" w:rsidR="002716FD" w:rsidRPr="00846162" w:rsidRDefault="00846162" w:rsidP="000E5264">
            <w:pPr>
              <w:spacing w:after="0"/>
              <w:jc w:val="both"/>
              <w:rPr>
                <w:lang w:val="el-GR"/>
              </w:rPr>
            </w:pPr>
            <w:r>
              <w:rPr>
                <w:rFonts w:ascii="Arial" w:hAnsi="Arial" w:cs="Arial"/>
                <w:sz w:val="18"/>
                <w:szCs w:val="16"/>
                <w:lang w:val="el-GR"/>
              </w:rPr>
              <w:t>Επιβλέπων</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3843CD00" w14:textId="040C50BF" w:rsidR="002716FD" w:rsidRPr="00572204" w:rsidRDefault="00284CED" w:rsidP="000E5264">
            <w:pPr>
              <w:spacing w:after="0"/>
              <w:rPr>
                <w:lang w:val="el-GR"/>
              </w:rPr>
            </w:pPr>
            <w:r>
              <w:rPr>
                <w:rFonts w:ascii="Arial Black" w:hAnsi="Arial Black" w:cs="Arial"/>
                <w:sz w:val="18"/>
                <w:lang w:val="el-GR"/>
              </w:rPr>
              <w:t>Χαράλαμπος Κωνσταντόπουλος</w:t>
            </w:r>
            <w:r w:rsidR="002716FD">
              <w:rPr>
                <w:rFonts w:ascii="Arial Black" w:hAnsi="Arial Black" w:cs="Arial"/>
                <w:sz w:val="18"/>
              </w:rPr>
              <w:t xml:space="preserve">, </w:t>
            </w:r>
            <w:r w:rsidR="00572204">
              <w:rPr>
                <w:rFonts w:ascii="Arial Black" w:hAnsi="Arial Black" w:cs="Arial"/>
                <w:sz w:val="18"/>
                <w:lang w:val="el-GR"/>
              </w:rPr>
              <w:t>Βαθμίδα</w:t>
            </w:r>
          </w:p>
        </w:tc>
      </w:tr>
    </w:tbl>
    <w:p w14:paraId="02CE745F" w14:textId="77777777" w:rsidR="002716FD" w:rsidRDefault="002716FD" w:rsidP="002716FD">
      <w:pPr>
        <w:jc w:val="center"/>
        <w:rPr>
          <w:rFonts w:ascii="Arial Black" w:hAnsi="Arial Black" w:cs="Arial Black"/>
        </w:rPr>
      </w:pPr>
    </w:p>
    <w:p w14:paraId="4553163C" w14:textId="77777777" w:rsidR="002716FD" w:rsidRDefault="002716FD" w:rsidP="002716FD">
      <w:pPr>
        <w:jc w:val="center"/>
        <w:rPr>
          <w:rFonts w:ascii="Arial Black" w:hAnsi="Arial Black" w:cs="Arial Black"/>
        </w:rPr>
      </w:pPr>
    </w:p>
    <w:p w14:paraId="1F88DEB5" w14:textId="77777777" w:rsidR="002716FD" w:rsidRDefault="002716FD" w:rsidP="002716FD">
      <w:pPr>
        <w:jc w:val="center"/>
        <w:rPr>
          <w:rFonts w:ascii="Arial Black" w:hAnsi="Arial Black" w:cs="Arial Black"/>
        </w:rPr>
      </w:pPr>
    </w:p>
    <w:p w14:paraId="60D4873D" w14:textId="77777777" w:rsidR="002716FD" w:rsidRDefault="002716FD" w:rsidP="002716FD">
      <w:pPr>
        <w:jc w:val="center"/>
        <w:rPr>
          <w:rFonts w:ascii="Arial Black" w:hAnsi="Arial Black" w:cs="Arial Black"/>
        </w:rPr>
      </w:pPr>
    </w:p>
    <w:p w14:paraId="545525EC" w14:textId="77777777" w:rsidR="002716FD" w:rsidRDefault="002716FD" w:rsidP="002716FD">
      <w:pPr>
        <w:jc w:val="center"/>
        <w:rPr>
          <w:rFonts w:ascii="Arial Black" w:hAnsi="Arial Black" w:cs="Arial Black"/>
        </w:rPr>
      </w:pPr>
    </w:p>
    <w:p w14:paraId="619CA4C0" w14:textId="77777777" w:rsidR="002716FD" w:rsidRDefault="002716FD" w:rsidP="002716FD">
      <w:pPr>
        <w:jc w:val="center"/>
        <w:rPr>
          <w:rFonts w:ascii="Arial Black" w:hAnsi="Arial Black" w:cs="Arial Black"/>
        </w:rPr>
      </w:pPr>
    </w:p>
    <w:p w14:paraId="516947AB" w14:textId="77777777" w:rsidR="002716FD" w:rsidRDefault="002716FD" w:rsidP="002716FD">
      <w:pPr>
        <w:jc w:val="center"/>
        <w:rPr>
          <w:rFonts w:ascii="Arial Black" w:hAnsi="Arial Black" w:cs="Arial Black"/>
        </w:rPr>
      </w:pPr>
    </w:p>
    <w:p w14:paraId="4EEF56DE" w14:textId="77777777" w:rsidR="002716FD" w:rsidRDefault="002716FD" w:rsidP="002716FD">
      <w:pPr>
        <w:jc w:val="center"/>
        <w:rPr>
          <w:rFonts w:ascii="Arial Black" w:hAnsi="Arial Black" w:cs="Arial Black"/>
        </w:rPr>
      </w:pPr>
    </w:p>
    <w:p w14:paraId="4EE46421" w14:textId="77777777" w:rsidR="002716FD" w:rsidRDefault="002716FD" w:rsidP="002716FD">
      <w:pPr>
        <w:jc w:val="center"/>
        <w:rPr>
          <w:rFonts w:ascii="Arial Black" w:hAnsi="Arial Black" w:cs="Arial Black"/>
        </w:rPr>
      </w:pPr>
    </w:p>
    <w:p w14:paraId="2AE22BE4" w14:textId="77777777" w:rsidR="002716FD" w:rsidRDefault="002716FD" w:rsidP="002716FD">
      <w:pPr>
        <w:jc w:val="center"/>
        <w:rPr>
          <w:rFonts w:ascii="Arial Black" w:hAnsi="Arial Black" w:cs="Arial Black"/>
        </w:rPr>
      </w:pPr>
    </w:p>
    <w:p w14:paraId="41BAA4DE" w14:textId="77777777" w:rsidR="002716FD" w:rsidRDefault="002716FD" w:rsidP="002716FD">
      <w:pPr>
        <w:jc w:val="center"/>
        <w:rPr>
          <w:rFonts w:ascii="Arial Black" w:hAnsi="Arial Black" w:cs="Arial Black"/>
        </w:rPr>
      </w:pPr>
    </w:p>
    <w:p w14:paraId="3053A6BA" w14:textId="77777777" w:rsidR="002716FD" w:rsidRDefault="002716FD" w:rsidP="002716FD">
      <w:pPr>
        <w:jc w:val="center"/>
        <w:rPr>
          <w:rFonts w:ascii="Arial Black" w:hAnsi="Arial Black" w:cs="Arial Black"/>
        </w:rPr>
      </w:pPr>
    </w:p>
    <w:p w14:paraId="142FEB64" w14:textId="7B4E2266" w:rsidR="003B0EB5" w:rsidRDefault="003B0EB5" w:rsidP="002716FD">
      <w:pPr>
        <w:jc w:val="center"/>
        <w:rPr>
          <w:rFonts w:ascii="Arial Black" w:hAnsi="Arial Black" w:cs="Arial Black"/>
        </w:rPr>
      </w:pPr>
    </w:p>
    <w:p w14:paraId="7F8A9ED5" w14:textId="77777777" w:rsidR="003B0EB5" w:rsidRDefault="003B0EB5">
      <w:pPr>
        <w:rPr>
          <w:rFonts w:ascii="Arial Black" w:hAnsi="Arial Black" w:cs="Arial Black"/>
        </w:rPr>
      </w:pPr>
      <w:r>
        <w:rPr>
          <w:rFonts w:ascii="Arial Black" w:hAnsi="Arial Black" w:cs="Arial Black"/>
        </w:rPr>
        <w:br w:type="page"/>
      </w:r>
    </w:p>
    <w:sdt>
      <w:sdtPr>
        <w:rPr>
          <w:rFonts w:asciiTheme="minorHAnsi" w:eastAsiaTheme="minorHAnsi" w:hAnsiTheme="minorHAnsi" w:cstheme="minorBidi"/>
          <w:color w:val="auto"/>
          <w:sz w:val="22"/>
          <w:szCs w:val="22"/>
        </w:rPr>
        <w:id w:val="-847015826"/>
        <w:docPartObj>
          <w:docPartGallery w:val="Table of Contents"/>
          <w:docPartUnique/>
        </w:docPartObj>
      </w:sdtPr>
      <w:sdtEndPr>
        <w:rPr>
          <w:b/>
          <w:bCs/>
          <w:noProof/>
        </w:rPr>
      </w:sdtEndPr>
      <w:sdtContent>
        <w:p w14:paraId="5AE7B712" w14:textId="2C8715A2" w:rsidR="003B0EB5" w:rsidRPr="00935E3B" w:rsidRDefault="00655AEF">
          <w:pPr>
            <w:pStyle w:val="TOCHeading"/>
            <w:rPr>
              <w:color w:val="000000" w:themeColor="text1"/>
              <w:lang w:val="el-GR"/>
            </w:rPr>
          </w:pPr>
          <w:r w:rsidRPr="00935E3B">
            <w:rPr>
              <w:color w:val="000000" w:themeColor="text1"/>
              <w:lang w:val="el-GR"/>
            </w:rPr>
            <w:t>Περιεχόμενα</w:t>
          </w:r>
        </w:p>
        <w:p w14:paraId="78363958" w14:textId="333EB945" w:rsidR="00DB73A8" w:rsidRDefault="003B0EB5">
          <w:pPr>
            <w:pStyle w:val="TOC2"/>
            <w:tabs>
              <w:tab w:val="left" w:pos="660"/>
              <w:tab w:val="right" w:leader="dot" w:pos="8828"/>
            </w:tabs>
            <w:rPr>
              <w:rFonts w:eastAsiaTheme="minorEastAsia"/>
              <w:noProof/>
            </w:rPr>
          </w:pPr>
          <w:r>
            <w:fldChar w:fldCharType="begin"/>
          </w:r>
          <w:r>
            <w:instrText xml:space="preserve"> TOC \o "1-3" \h \z \u </w:instrText>
          </w:r>
          <w:r>
            <w:fldChar w:fldCharType="separate"/>
          </w:r>
          <w:hyperlink w:anchor="_Toc124915367" w:history="1">
            <w:r w:rsidR="00DB73A8" w:rsidRPr="00734B8B">
              <w:rPr>
                <w:rStyle w:val="Hyperlink"/>
                <w:noProof/>
                <w:lang w:val="el-GR"/>
              </w:rPr>
              <w:t>1.</w:t>
            </w:r>
            <w:r w:rsidR="00DB73A8">
              <w:rPr>
                <w:rFonts w:eastAsiaTheme="minorEastAsia"/>
                <w:noProof/>
              </w:rPr>
              <w:tab/>
            </w:r>
            <w:r w:rsidR="00DB73A8" w:rsidRPr="00734B8B">
              <w:rPr>
                <w:rStyle w:val="Hyperlink"/>
                <w:noProof/>
                <w:lang w:val="el-GR"/>
              </w:rPr>
              <w:t>Εισαγωγή</w:t>
            </w:r>
            <w:r w:rsidR="00DB73A8">
              <w:rPr>
                <w:noProof/>
                <w:webHidden/>
              </w:rPr>
              <w:tab/>
            </w:r>
            <w:r w:rsidR="00DB73A8">
              <w:rPr>
                <w:noProof/>
                <w:webHidden/>
              </w:rPr>
              <w:fldChar w:fldCharType="begin"/>
            </w:r>
            <w:r w:rsidR="00DB73A8">
              <w:rPr>
                <w:noProof/>
                <w:webHidden/>
              </w:rPr>
              <w:instrText xml:space="preserve"> PAGEREF _Toc124915367 \h </w:instrText>
            </w:r>
            <w:r w:rsidR="00DB73A8">
              <w:rPr>
                <w:noProof/>
                <w:webHidden/>
              </w:rPr>
            </w:r>
            <w:r w:rsidR="00DB73A8">
              <w:rPr>
                <w:noProof/>
                <w:webHidden/>
              </w:rPr>
              <w:fldChar w:fldCharType="separate"/>
            </w:r>
            <w:r w:rsidR="00237FE3">
              <w:rPr>
                <w:noProof/>
                <w:webHidden/>
              </w:rPr>
              <w:t>4</w:t>
            </w:r>
            <w:r w:rsidR="00DB73A8">
              <w:rPr>
                <w:noProof/>
                <w:webHidden/>
              </w:rPr>
              <w:fldChar w:fldCharType="end"/>
            </w:r>
          </w:hyperlink>
        </w:p>
        <w:p w14:paraId="5342E5B2" w14:textId="6E29CD03" w:rsidR="00DB73A8" w:rsidRDefault="00227D7C">
          <w:pPr>
            <w:pStyle w:val="TOC1"/>
            <w:tabs>
              <w:tab w:val="left" w:pos="440"/>
              <w:tab w:val="right" w:leader="dot" w:pos="8828"/>
            </w:tabs>
            <w:rPr>
              <w:rFonts w:eastAsiaTheme="minorEastAsia"/>
              <w:noProof/>
            </w:rPr>
          </w:pPr>
          <w:hyperlink w:anchor="_Toc124915368" w:history="1">
            <w:r w:rsidR="00DB73A8" w:rsidRPr="00734B8B">
              <w:rPr>
                <w:rStyle w:val="Hyperlink"/>
                <w:noProof/>
                <w:lang w:val="el-GR"/>
              </w:rPr>
              <w:t>2.</w:t>
            </w:r>
            <w:r w:rsidR="00DB73A8">
              <w:rPr>
                <w:rFonts w:eastAsiaTheme="minorEastAsia"/>
                <w:noProof/>
              </w:rPr>
              <w:tab/>
            </w:r>
            <w:r w:rsidR="00DB73A8" w:rsidRPr="00734B8B">
              <w:rPr>
                <w:rStyle w:val="Hyperlink"/>
                <w:noProof/>
                <w:lang w:val="el-GR"/>
              </w:rPr>
              <w:t>Ανασκόπηση της Βιβλιογραφίας</w:t>
            </w:r>
            <w:r w:rsidR="00DB73A8">
              <w:rPr>
                <w:noProof/>
                <w:webHidden/>
              </w:rPr>
              <w:tab/>
            </w:r>
            <w:r w:rsidR="00DB73A8">
              <w:rPr>
                <w:noProof/>
                <w:webHidden/>
              </w:rPr>
              <w:fldChar w:fldCharType="begin"/>
            </w:r>
            <w:r w:rsidR="00DB73A8">
              <w:rPr>
                <w:noProof/>
                <w:webHidden/>
              </w:rPr>
              <w:instrText xml:space="preserve"> PAGEREF _Toc124915368 \h </w:instrText>
            </w:r>
            <w:r w:rsidR="00DB73A8">
              <w:rPr>
                <w:noProof/>
                <w:webHidden/>
              </w:rPr>
            </w:r>
            <w:r w:rsidR="00DB73A8">
              <w:rPr>
                <w:noProof/>
                <w:webHidden/>
              </w:rPr>
              <w:fldChar w:fldCharType="separate"/>
            </w:r>
            <w:r w:rsidR="00237FE3">
              <w:rPr>
                <w:noProof/>
                <w:webHidden/>
              </w:rPr>
              <w:t>6</w:t>
            </w:r>
            <w:r w:rsidR="00DB73A8">
              <w:rPr>
                <w:noProof/>
                <w:webHidden/>
              </w:rPr>
              <w:fldChar w:fldCharType="end"/>
            </w:r>
          </w:hyperlink>
        </w:p>
        <w:p w14:paraId="4872B9E7" w14:textId="3CE4433C" w:rsidR="00DB73A8" w:rsidRDefault="00227D7C">
          <w:pPr>
            <w:pStyle w:val="TOC2"/>
            <w:tabs>
              <w:tab w:val="left" w:pos="880"/>
              <w:tab w:val="right" w:leader="dot" w:pos="8828"/>
            </w:tabs>
            <w:rPr>
              <w:rFonts w:eastAsiaTheme="minorEastAsia"/>
              <w:noProof/>
            </w:rPr>
          </w:pPr>
          <w:hyperlink w:anchor="_Toc124915369" w:history="1">
            <w:r w:rsidR="00DB73A8" w:rsidRPr="00734B8B">
              <w:rPr>
                <w:rStyle w:val="Hyperlink"/>
                <w:noProof/>
                <w:lang w:val="el-GR"/>
              </w:rPr>
              <w:t>2.1</w:t>
            </w:r>
            <w:r w:rsidR="00DB73A8">
              <w:rPr>
                <w:rFonts w:eastAsiaTheme="minorEastAsia"/>
                <w:noProof/>
              </w:rPr>
              <w:tab/>
            </w:r>
            <w:r w:rsidR="00DB73A8" w:rsidRPr="00734B8B">
              <w:rPr>
                <w:rStyle w:val="Hyperlink"/>
                <w:noProof/>
                <w:lang w:val="el-GR"/>
              </w:rPr>
              <w:t>Το πρόβλημα Προσανατολισμού</w:t>
            </w:r>
            <w:r w:rsidR="00DB73A8">
              <w:rPr>
                <w:noProof/>
                <w:webHidden/>
              </w:rPr>
              <w:tab/>
            </w:r>
            <w:r w:rsidR="00DB73A8">
              <w:rPr>
                <w:noProof/>
                <w:webHidden/>
              </w:rPr>
              <w:fldChar w:fldCharType="begin"/>
            </w:r>
            <w:r w:rsidR="00DB73A8">
              <w:rPr>
                <w:noProof/>
                <w:webHidden/>
              </w:rPr>
              <w:instrText xml:space="preserve"> PAGEREF _Toc124915369 \h </w:instrText>
            </w:r>
            <w:r w:rsidR="00DB73A8">
              <w:rPr>
                <w:noProof/>
                <w:webHidden/>
              </w:rPr>
            </w:r>
            <w:r w:rsidR="00DB73A8">
              <w:rPr>
                <w:noProof/>
                <w:webHidden/>
              </w:rPr>
              <w:fldChar w:fldCharType="separate"/>
            </w:r>
            <w:r w:rsidR="00237FE3">
              <w:rPr>
                <w:noProof/>
                <w:webHidden/>
              </w:rPr>
              <w:t>6</w:t>
            </w:r>
            <w:r w:rsidR="00DB73A8">
              <w:rPr>
                <w:noProof/>
                <w:webHidden/>
              </w:rPr>
              <w:fldChar w:fldCharType="end"/>
            </w:r>
          </w:hyperlink>
        </w:p>
        <w:p w14:paraId="74529D65" w14:textId="0018A720" w:rsidR="00DB73A8" w:rsidRDefault="00CF30DC">
          <w:pPr>
            <w:pStyle w:val="TOC3"/>
            <w:tabs>
              <w:tab w:val="left" w:pos="1320"/>
              <w:tab w:val="right" w:leader="dot" w:pos="8828"/>
            </w:tabs>
            <w:rPr>
              <w:rFonts w:eastAsiaTheme="minorEastAsia"/>
              <w:noProof/>
            </w:rPr>
          </w:pPr>
          <w:r>
            <w:fldChar w:fldCharType="begin"/>
          </w:r>
          <w:r>
            <w:instrText>HYPERLINK \l "_Toc124915370"</w:instrText>
          </w:r>
          <w:r>
            <w:fldChar w:fldCharType="separate"/>
          </w:r>
          <w:r w:rsidR="00DB73A8" w:rsidRPr="00734B8B">
            <w:rPr>
              <w:rStyle w:val="Hyperlink"/>
              <w:noProof/>
              <w:lang w:val="el-GR"/>
            </w:rPr>
            <w:t>2.1.1</w:t>
          </w:r>
          <w:r w:rsidR="00DB73A8">
            <w:rPr>
              <w:rFonts w:eastAsiaTheme="minorEastAsia"/>
              <w:noProof/>
            </w:rPr>
            <w:tab/>
          </w:r>
          <w:r w:rsidR="00DB73A8" w:rsidRPr="00734B8B">
            <w:rPr>
              <w:rStyle w:val="Hyperlink"/>
              <w:noProof/>
              <w:lang w:val="el-GR"/>
            </w:rPr>
            <w:t>Το πρόβλημα Προσανατολισμού με Χρονικά Παράθυρα (</w:t>
          </w:r>
          <w:r w:rsidR="00DB73A8" w:rsidRPr="00734B8B">
            <w:rPr>
              <w:rStyle w:val="Hyperlink"/>
              <w:noProof/>
            </w:rPr>
            <w:t>OPTW</w:t>
          </w:r>
          <w:r w:rsidR="00DB73A8" w:rsidRPr="00734B8B">
            <w:rPr>
              <w:rStyle w:val="Hyperlink"/>
              <w:noProof/>
              <w:lang w:val="el-GR"/>
            </w:rPr>
            <w:t>)</w:t>
          </w:r>
          <w:r w:rsidR="00DB73A8">
            <w:rPr>
              <w:noProof/>
              <w:webHidden/>
            </w:rPr>
            <w:tab/>
          </w:r>
          <w:r w:rsidR="00DB73A8">
            <w:rPr>
              <w:noProof/>
              <w:webHidden/>
            </w:rPr>
            <w:fldChar w:fldCharType="begin"/>
          </w:r>
          <w:r w:rsidR="00DB73A8">
            <w:rPr>
              <w:noProof/>
              <w:webHidden/>
            </w:rPr>
            <w:instrText xml:space="preserve"> PAGEREF _Toc124915370 \h </w:instrText>
          </w:r>
          <w:r w:rsidR="00DB73A8">
            <w:rPr>
              <w:noProof/>
              <w:webHidden/>
            </w:rPr>
          </w:r>
          <w:r w:rsidR="00DB73A8">
            <w:rPr>
              <w:noProof/>
              <w:webHidden/>
            </w:rPr>
            <w:fldChar w:fldCharType="separate"/>
          </w:r>
          <w:ins w:id="4" w:author="Στάθης Καπ" w:date="2023-02-12T06:03:00Z">
            <w:r w:rsidR="00237FE3">
              <w:rPr>
                <w:noProof/>
                <w:webHidden/>
              </w:rPr>
              <w:t>8</w:t>
            </w:r>
          </w:ins>
          <w:del w:id="5" w:author="Στάθης Καπ" w:date="2023-02-12T05:59:00Z">
            <w:r w:rsidR="003760EA" w:rsidDel="00237FE3">
              <w:rPr>
                <w:noProof/>
                <w:webHidden/>
              </w:rPr>
              <w:delText>7</w:delText>
            </w:r>
          </w:del>
          <w:r w:rsidR="00DB73A8">
            <w:rPr>
              <w:noProof/>
              <w:webHidden/>
            </w:rPr>
            <w:fldChar w:fldCharType="end"/>
          </w:r>
          <w:r>
            <w:rPr>
              <w:noProof/>
            </w:rPr>
            <w:fldChar w:fldCharType="end"/>
          </w:r>
        </w:p>
        <w:p w14:paraId="206D1AAA" w14:textId="69B25031" w:rsidR="00DB73A8" w:rsidRDefault="00CF30DC">
          <w:pPr>
            <w:pStyle w:val="TOC3"/>
            <w:tabs>
              <w:tab w:val="left" w:pos="1320"/>
              <w:tab w:val="right" w:leader="dot" w:pos="8828"/>
            </w:tabs>
            <w:rPr>
              <w:rFonts w:eastAsiaTheme="minorEastAsia"/>
              <w:noProof/>
            </w:rPr>
          </w:pPr>
          <w:r>
            <w:fldChar w:fldCharType="begin"/>
          </w:r>
          <w:r>
            <w:instrText>HYPERLINK \l "_Toc124915371"</w:instrText>
          </w:r>
          <w:r>
            <w:fldChar w:fldCharType="separate"/>
          </w:r>
          <w:r w:rsidR="00DB73A8" w:rsidRPr="00734B8B">
            <w:rPr>
              <w:rStyle w:val="Hyperlink"/>
              <w:noProof/>
              <w:lang w:val="el-GR"/>
            </w:rPr>
            <w:t>2.1.2</w:t>
          </w:r>
          <w:r w:rsidR="00DB73A8">
            <w:rPr>
              <w:rFonts w:eastAsiaTheme="minorEastAsia"/>
              <w:noProof/>
            </w:rPr>
            <w:tab/>
          </w:r>
          <w:r w:rsidR="00DB73A8" w:rsidRPr="00734B8B">
            <w:rPr>
              <w:rStyle w:val="Hyperlink"/>
              <w:noProof/>
              <w:lang w:val="el-GR"/>
            </w:rPr>
            <w:t>Το Χρονικά Εξαρτώμενο Πρόβλημα Προσανατολισμού (</w:t>
          </w:r>
          <w:r w:rsidR="00DB73A8" w:rsidRPr="00734B8B">
            <w:rPr>
              <w:rStyle w:val="Hyperlink"/>
              <w:noProof/>
            </w:rPr>
            <w:t>TDOP</w:t>
          </w:r>
          <w:r w:rsidR="00DB73A8" w:rsidRPr="00734B8B">
            <w:rPr>
              <w:rStyle w:val="Hyperlink"/>
              <w:noProof/>
              <w:lang w:val="el-GR"/>
            </w:rPr>
            <w:t>)</w:t>
          </w:r>
          <w:r w:rsidR="00DB73A8">
            <w:rPr>
              <w:noProof/>
              <w:webHidden/>
            </w:rPr>
            <w:tab/>
          </w:r>
          <w:r w:rsidR="00DB73A8">
            <w:rPr>
              <w:noProof/>
              <w:webHidden/>
            </w:rPr>
            <w:fldChar w:fldCharType="begin"/>
          </w:r>
          <w:r w:rsidR="00DB73A8">
            <w:rPr>
              <w:noProof/>
              <w:webHidden/>
            </w:rPr>
            <w:instrText xml:space="preserve"> PAGEREF _Toc124915371 \h </w:instrText>
          </w:r>
          <w:r w:rsidR="00DB73A8">
            <w:rPr>
              <w:noProof/>
              <w:webHidden/>
            </w:rPr>
          </w:r>
          <w:r w:rsidR="00DB73A8">
            <w:rPr>
              <w:noProof/>
              <w:webHidden/>
            </w:rPr>
            <w:fldChar w:fldCharType="separate"/>
          </w:r>
          <w:ins w:id="6" w:author="Στάθης Καπ" w:date="2023-02-12T06:03:00Z">
            <w:r w:rsidR="00237FE3">
              <w:rPr>
                <w:noProof/>
                <w:webHidden/>
              </w:rPr>
              <w:t>9</w:t>
            </w:r>
          </w:ins>
          <w:del w:id="7" w:author="Στάθης Καπ" w:date="2023-02-12T05:59:00Z">
            <w:r w:rsidR="003760EA" w:rsidDel="00237FE3">
              <w:rPr>
                <w:noProof/>
                <w:webHidden/>
              </w:rPr>
              <w:delText>8</w:delText>
            </w:r>
          </w:del>
          <w:r w:rsidR="00DB73A8">
            <w:rPr>
              <w:noProof/>
              <w:webHidden/>
            </w:rPr>
            <w:fldChar w:fldCharType="end"/>
          </w:r>
          <w:r>
            <w:rPr>
              <w:noProof/>
            </w:rPr>
            <w:fldChar w:fldCharType="end"/>
          </w:r>
        </w:p>
        <w:p w14:paraId="14A49FB0" w14:textId="482D2490" w:rsidR="00DB73A8" w:rsidRDefault="00CF30DC">
          <w:pPr>
            <w:pStyle w:val="TOC3"/>
            <w:tabs>
              <w:tab w:val="left" w:pos="1320"/>
              <w:tab w:val="right" w:leader="dot" w:pos="8828"/>
            </w:tabs>
            <w:rPr>
              <w:rFonts w:eastAsiaTheme="minorEastAsia"/>
              <w:noProof/>
            </w:rPr>
          </w:pPr>
          <w:r>
            <w:fldChar w:fldCharType="begin"/>
          </w:r>
          <w:r>
            <w:instrText>HYPERLINK \l "_Toc124915372"</w:instrText>
          </w:r>
          <w:r>
            <w:fldChar w:fldCharType="separate"/>
          </w:r>
          <w:r w:rsidR="00DB73A8" w:rsidRPr="00734B8B">
            <w:rPr>
              <w:rStyle w:val="Hyperlink"/>
              <w:noProof/>
              <w:lang w:val="el-GR"/>
            </w:rPr>
            <w:t>2.1.3</w:t>
          </w:r>
          <w:r w:rsidR="00DB73A8">
            <w:rPr>
              <w:rFonts w:eastAsiaTheme="minorEastAsia"/>
              <w:noProof/>
            </w:rPr>
            <w:tab/>
          </w:r>
          <w:r w:rsidR="00DB73A8" w:rsidRPr="00734B8B">
            <w:rPr>
              <w:rStyle w:val="Hyperlink"/>
              <w:noProof/>
              <w:lang w:val="el-GR"/>
            </w:rPr>
            <w:t>Το πρόβλημα Ομαδικού Προσανατολισμού (</w:t>
          </w:r>
          <w:r w:rsidR="00DB73A8" w:rsidRPr="00734B8B">
            <w:rPr>
              <w:rStyle w:val="Hyperlink"/>
              <w:noProof/>
            </w:rPr>
            <w:t>TOP</w:t>
          </w:r>
          <w:r w:rsidR="00DB73A8" w:rsidRPr="00734B8B">
            <w:rPr>
              <w:rStyle w:val="Hyperlink"/>
              <w:noProof/>
              <w:lang w:val="el-GR"/>
            </w:rPr>
            <w:t>)</w:t>
          </w:r>
          <w:r w:rsidR="00DB73A8">
            <w:rPr>
              <w:noProof/>
              <w:webHidden/>
            </w:rPr>
            <w:tab/>
          </w:r>
          <w:r w:rsidR="00DB73A8">
            <w:rPr>
              <w:noProof/>
              <w:webHidden/>
            </w:rPr>
            <w:fldChar w:fldCharType="begin"/>
          </w:r>
          <w:r w:rsidR="00DB73A8">
            <w:rPr>
              <w:noProof/>
              <w:webHidden/>
            </w:rPr>
            <w:instrText xml:space="preserve"> PAGEREF _Toc124915372 \h </w:instrText>
          </w:r>
          <w:r w:rsidR="00DB73A8">
            <w:rPr>
              <w:noProof/>
              <w:webHidden/>
            </w:rPr>
          </w:r>
          <w:r w:rsidR="00DB73A8">
            <w:rPr>
              <w:noProof/>
              <w:webHidden/>
            </w:rPr>
            <w:fldChar w:fldCharType="separate"/>
          </w:r>
          <w:ins w:id="8" w:author="Στάθης Καπ" w:date="2023-02-12T06:03:00Z">
            <w:r w:rsidR="00237FE3">
              <w:rPr>
                <w:noProof/>
                <w:webHidden/>
              </w:rPr>
              <w:t>13</w:t>
            </w:r>
          </w:ins>
          <w:del w:id="9" w:author="Στάθης Καπ" w:date="2023-02-12T05:59:00Z">
            <w:r w:rsidR="003760EA" w:rsidDel="00237FE3">
              <w:rPr>
                <w:noProof/>
                <w:webHidden/>
              </w:rPr>
              <w:delText>12</w:delText>
            </w:r>
          </w:del>
          <w:r w:rsidR="00DB73A8">
            <w:rPr>
              <w:noProof/>
              <w:webHidden/>
            </w:rPr>
            <w:fldChar w:fldCharType="end"/>
          </w:r>
          <w:r>
            <w:rPr>
              <w:noProof/>
            </w:rPr>
            <w:fldChar w:fldCharType="end"/>
          </w:r>
        </w:p>
        <w:p w14:paraId="0A8ED1B2" w14:textId="6C7DF464" w:rsidR="00DB73A8" w:rsidRDefault="00CF30DC">
          <w:pPr>
            <w:pStyle w:val="TOC3"/>
            <w:tabs>
              <w:tab w:val="left" w:pos="1320"/>
              <w:tab w:val="right" w:leader="dot" w:pos="8828"/>
            </w:tabs>
            <w:rPr>
              <w:rFonts w:eastAsiaTheme="minorEastAsia"/>
              <w:noProof/>
            </w:rPr>
          </w:pPr>
          <w:r>
            <w:fldChar w:fldCharType="begin"/>
          </w:r>
          <w:r>
            <w:instrText>HYPERLINK \l "_Toc124915373"</w:instrText>
          </w:r>
          <w:r>
            <w:fldChar w:fldCharType="separate"/>
          </w:r>
          <w:r w:rsidR="00DB73A8" w:rsidRPr="00734B8B">
            <w:rPr>
              <w:rStyle w:val="Hyperlink"/>
              <w:noProof/>
              <w:lang w:val="el-GR"/>
            </w:rPr>
            <w:t>2.1.4</w:t>
          </w:r>
          <w:r w:rsidR="00DB73A8">
            <w:rPr>
              <w:rFonts w:eastAsiaTheme="minorEastAsia"/>
              <w:noProof/>
            </w:rPr>
            <w:tab/>
          </w:r>
          <w:r w:rsidR="00DB73A8" w:rsidRPr="00734B8B">
            <w:rPr>
              <w:rStyle w:val="Hyperlink"/>
              <w:noProof/>
              <w:lang w:val="el-GR"/>
            </w:rPr>
            <w:t>Το πρόβλημα του Ομαδικού Προσανατολισμού με Χρονικά Παράθυρα</w:t>
          </w:r>
          <w:r w:rsidR="00DB73A8">
            <w:rPr>
              <w:noProof/>
              <w:webHidden/>
            </w:rPr>
            <w:tab/>
          </w:r>
          <w:r w:rsidR="00DB73A8">
            <w:rPr>
              <w:noProof/>
              <w:webHidden/>
            </w:rPr>
            <w:fldChar w:fldCharType="begin"/>
          </w:r>
          <w:r w:rsidR="00DB73A8">
            <w:rPr>
              <w:noProof/>
              <w:webHidden/>
            </w:rPr>
            <w:instrText xml:space="preserve"> PAGEREF _Toc124915373 \h </w:instrText>
          </w:r>
          <w:r w:rsidR="00DB73A8">
            <w:rPr>
              <w:noProof/>
              <w:webHidden/>
            </w:rPr>
          </w:r>
          <w:r w:rsidR="00DB73A8">
            <w:rPr>
              <w:noProof/>
              <w:webHidden/>
            </w:rPr>
            <w:fldChar w:fldCharType="separate"/>
          </w:r>
          <w:ins w:id="10" w:author="Στάθης Καπ" w:date="2023-02-12T06:03:00Z">
            <w:r w:rsidR="00237FE3">
              <w:rPr>
                <w:noProof/>
                <w:webHidden/>
              </w:rPr>
              <w:t>17</w:t>
            </w:r>
          </w:ins>
          <w:del w:id="11" w:author="Στάθης Καπ" w:date="2023-02-12T05:59:00Z">
            <w:r w:rsidR="003760EA" w:rsidDel="00237FE3">
              <w:rPr>
                <w:noProof/>
                <w:webHidden/>
              </w:rPr>
              <w:delText>14</w:delText>
            </w:r>
          </w:del>
          <w:r w:rsidR="00DB73A8">
            <w:rPr>
              <w:noProof/>
              <w:webHidden/>
            </w:rPr>
            <w:fldChar w:fldCharType="end"/>
          </w:r>
          <w:r>
            <w:rPr>
              <w:noProof/>
            </w:rPr>
            <w:fldChar w:fldCharType="end"/>
          </w:r>
        </w:p>
        <w:p w14:paraId="240F5A54" w14:textId="523B247B" w:rsidR="00DB73A8" w:rsidRDefault="00CF30DC">
          <w:pPr>
            <w:pStyle w:val="TOC3"/>
            <w:tabs>
              <w:tab w:val="left" w:pos="1320"/>
              <w:tab w:val="right" w:leader="dot" w:pos="8828"/>
            </w:tabs>
            <w:rPr>
              <w:rFonts w:eastAsiaTheme="minorEastAsia"/>
              <w:noProof/>
            </w:rPr>
          </w:pPr>
          <w:r>
            <w:fldChar w:fldCharType="begin"/>
          </w:r>
          <w:r>
            <w:instrText>HYPERLINK \l "_Toc124915374"</w:instrText>
          </w:r>
          <w:r>
            <w:fldChar w:fldCharType="separate"/>
          </w:r>
          <w:r w:rsidR="00DB73A8" w:rsidRPr="00734B8B">
            <w:rPr>
              <w:rStyle w:val="Hyperlink"/>
              <w:noProof/>
              <w:lang w:val="el-GR"/>
            </w:rPr>
            <w:t>2.1.5</w:t>
          </w:r>
          <w:r w:rsidR="00DB73A8">
            <w:rPr>
              <w:rFonts w:eastAsiaTheme="minorEastAsia"/>
              <w:noProof/>
            </w:rPr>
            <w:tab/>
          </w:r>
          <w:r w:rsidR="00DB73A8" w:rsidRPr="00734B8B">
            <w:rPr>
              <w:rStyle w:val="Hyperlink"/>
              <w:noProof/>
              <w:lang w:val="el-GR"/>
            </w:rPr>
            <w:t>Το Πρόβλημα Χρονικά Εξαρτώμενου Ομαδικού Προσανατολισμού με Χρονικά Παράθυρα (</w:t>
          </w:r>
          <w:r w:rsidR="00DB73A8" w:rsidRPr="00734B8B">
            <w:rPr>
              <w:rStyle w:val="Hyperlink"/>
              <w:noProof/>
            </w:rPr>
            <w:t>TDTOPTW</w:t>
          </w:r>
          <w:r w:rsidR="00DB73A8" w:rsidRPr="00734B8B">
            <w:rPr>
              <w:rStyle w:val="Hyperlink"/>
              <w:noProof/>
              <w:lang w:val="el-GR"/>
            </w:rPr>
            <w:t>)</w:t>
          </w:r>
          <w:r w:rsidR="00DB73A8">
            <w:rPr>
              <w:noProof/>
              <w:webHidden/>
            </w:rPr>
            <w:tab/>
          </w:r>
          <w:r w:rsidR="00DB73A8">
            <w:rPr>
              <w:noProof/>
              <w:webHidden/>
            </w:rPr>
            <w:fldChar w:fldCharType="begin"/>
          </w:r>
          <w:r w:rsidR="00DB73A8">
            <w:rPr>
              <w:noProof/>
              <w:webHidden/>
            </w:rPr>
            <w:instrText xml:space="preserve"> PAGEREF _Toc124915374 \h </w:instrText>
          </w:r>
          <w:r w:rsidR="00DB73A8">
            <w:rPr>
              <w:noProof/>
              <w:webHidden/>
            </w:rPr>
          </w:r>
          <w:r w:rsidR="00DB73A8">
            <w:rPr>
              <w:noProof/>
              <w:webHidden/>
            </w:rPr>
            <w:fldChar w:fldCharType="separate"/>
          </w:r>
          <w:ins w:id="12" w:author="Στάθης Καπ" w:date="2023-02-12T06:03:00Z">
            <w:r w:rsidR="00237FE3">
              <w:rPr>
                <w:noProof/>
                <w:webHidden/>
              </w:rPr>
              <w:t>21</w:t>
            </w:r>
          </w:ins>
          <w:del w:id="13" w:author="Στάθης Καπ" w:date="2023-02-12T05:59:00Z">
            <w:r w:rsidR="003760EA" w:rsidDel="00237FE3">
              <w:rPr>
                <w:noProof/>
                <w:webHidden/>
              </w:rPr>
              <w:delText>18</w:delText>
            </w:r>
          </w:del>
          <w:r w:rsidR="00DB73A8">
            <w:rPr>
              <w:noProof/>
              <w:webHidden/>
            </w:rPr>
            <w:fldChar w:fldCharType="end"/>
          </w:r>
          <w:r>
            <w:rPr>
              <w:noProof/>
            </w:rPr>
            <w:fldChar w:fldCharType="end"/>
          </w:r>
        </w:p>
        <w:p w14:paraId="7C0918FC" w14:textId="33700CFA" w:rsidR="00DB73A8" w:rsidRDefault="00CF30DC">
          <w:pPr>
            <w:pStyle w:val="TOC2"/>
            <w:tabs>
              <w:tab w:val="left" w:pos="880"/>
              <w:tab w:val="right" w:leader="dot" w:pos="8828"/>
            </w:tabs>
            <w:rPr>
              <w:rFonts w:eastAsiaTheme="minorEastAsia"/>
              <w:noProof/>
            </w:rPr>
          </w:pPr>
          <w:r>
            <w:fldChar w:fldCharType="begin"/>
          </w:r>
          <w:r>
            <w:instrText>HYPERLINK \l "_Toc124915375"</w:instrText>
          </w:r>
          <w:r>
            <w:fldChar w:fldCharType="separate"/>
          </w:r>
          <w:r w:rsidR="00DB73A8" w:rsidRPr="00734B8B">
            <w:rPr>
              <w:rStyle w:val="Hyperlink"/>
              <w:noProof/>
              <w:lang w:val="el-GR"/>
            </w:rPr>
            <w:t>2.2</w:t>
          </w:r>
          <w:r w:rsidR="00DB73A8">
            <w:rPr>
              <w:rFonts w:eastAsiaTheme="minorEastAsia"/>
              <w:noProof/>
            </w:rPr>
            <w:tab/>
          </w:r>
          <w:r w:rsidR="00DB73A8" w:rsidRPr="00734B8B">
            <w:rPr>
              <w:rStyle w:val="Hyperlink"/>
              <w:noProof/>
              <w:lang w:val="el-GR"/>
            </w:rPr>
            <w:t>Το πρόβλημα Δρομολόγησης Οχημάτων</w:t>
          </w:r>
          <w:r w:rsidR="00DB73A8">
            <w:rPr>
              <w:noProof/>
              <w:webHidden/>
            </w:rPr>
            <w:tab/>
          </w:r>
          <w:r w:rsidR="00DB73A8">
            <w:rPr>
              <w:noProof/>
              <w:webHidden/>
            </w:rPr>
            <w:fldChar w:fldCharType="begin"/>
          </w:r>
          <w:r w:rsidR="00DB73A8">
            <w:rPr>
              <w:noProof/>
              <w:webHidden/>
            </w:rPr>
            <w:instrText xml:space="preserve"> PAGEREF _Toc124915375 \h </w:instrText>
          </w:r>
          <w:r w:rsidR="00DB73A8">
            <w:rPr>
              <w:noProof/>
              <w:webHidden/>
            </w:rPr>
          </w:r>
          <w:r w:rsidR="00DB73A8">
            <w:rPr>
              <w:noProof/>
              <w:webHidden/>
            </w:rPr>
            <w:fldChar w:fldCharType="separate"/>
          </w:r>
          <w:ins w:id="14" w:author="Στάθης Καπ" w:date="2023-02-12T06:03:00Z">
            <w:r w:rsidR="00237FE3">
              <w:rPr>
                <w:noProof/>
                <w:webHidden/>
              </w:rPr>
              <w:t>22</w:t>
            </w:r>
          </w:ins>
          <w:del w:id="15" w:author="Στάθης Καπ" w:date="2023-02-12T05:59:00Z">
            <w:r w:rsidR="003760EA" w:rsidDel="00237FE3">
              <w:rPr>
                <w:noProof/>
                <w:webHidden/>
              </w:rPr>
              <w:delText>19</w:delText>
            </w:r>
          </w:del>
          <w:r w:rsidR="00DB73A8">
            <w:rPr>
              <w:noProof/>
              <w:webHidden/>
            </w:rPr>
            <w:fldChar w:fldCharType="end"/>
          </w:r>
          <w:r>
            <w:rPr>
              <w:noProof/>
            </w:rPr>
            <w:fldChar w:fldCharType="end"/>
          </w:r>
        </w:p>
        <w:p w14:paraId="04107EE6" w14:textId="03CF44D2" w:rsidR="00DB73A8" w:rsidRDefault="00CF30DC">
          <w:pPr>
            <w:pStyle w:val="TOC3"/>
            <w:tabs>
              <w:tab w:val="right" w:leader="dot" w:pos="8828"/>
            </w:tabs>
            <w:rPr>
              <w:rFonts w:eastAsiaTheme="minorEastAsia"/>
              <w:noProof/>
            </w:rPr>
          </w:pPr>
          <w:r>
            <w:fldChar w:fldCharType="begin"/>
          </w:r>
          <w:r>
            <w:instrText>HYPERLINK \l "_Toc124915376"</w:instrText>
          </w:r>
          <w:r>
            <w:fldChar w:fldCharType="separate"/>
          </w:r>
          <w:r w:rsidR="00DB73A8" w:rsidRPr="00734B8B">
            <w:rPr>
              <w:rStyle w:val="Hyperlink"/>
              <w:noProof/>
              <w:lang w:val="el-GR"/>
            </w:rPr>
            <w:t>2.1.1 Το πρόβλημα Δυναμικής Δρομολόγησης Οχημάτων (</w:t>
          </w:r>
          <w:r w:rsidR="00DB73A8" w:rsidRPr="00734B8B">
            <w:rPr>
              <w:rStyle w:val="Hyperlink"/>
              <w:noProof/>
            </w:rPr>
            <w:t>DVRP</w:t>
          </w:r>
          <w:r w:rsidR="00DB73A8" w:rsidRPr="00734B8B">
            <w:rPr>
              <w:rStyle w:val="Hyperlink"/>
              <w:noProof/>
              <w:lang w:val="el-GR"/>
            </w:rPr>
            <w:t>)</w:t>
          </w:r>
          <w:r w:rsidR="00DB73A8">
            <w:rPr>
              <w:noProof/>
              <w:webHidden/>
            </w:rPr>
            <w:tab/>
          </w:r>
          <w:r w:rsidR="00DB73A8">
            <w:rPr>
              <w:noProof/>
              <w:webHidden/>
            </w:rPr>
            <w:fldChar w:fldCharType="begin"/>
          </w:r>
          <w:r w:rsidR="00DB73A8">
            <w:rPr>
              <w:noProof/>
              <w:webHidden/>
            </w:rPr>
            <w:instrText xml:space="preserve"> PAGEREF _Toc124915376 \h </w:instrText>
          </w:r>
          <w:r w:rsidR="00DB73A8">
            <w:rPr>
              <w:noProof/>
              <w:webHidden/>
            </w:rPr>
          </w:r>
          <w:r w:rsidR="00DB73A8">
            <w:rPr>
              <w:noProof/>
              <w:webHidden/>
            </w:rPr>
            <w:fldChar w:fldCharType="separate"/>
          </w:r>
          <w:ins w:id="16" w:author="Στάθης Καπ" w:date="2023-02-12T06:03:00Z">
            <w:r w:rsidR="00237FE3">
              <w:rPr>
                <w:noProof/>
                <w:webHidden/>
              </w:rPr>
              <w:t>24</w:t>
            </w:r>
          </w:ins>
          <w:del w:id="17" w:author="Στάθης Καπ" w:date="2023-02-12T05:59:00Z">
            <w:r w:rsidR="003760EA" w:rsidDel="00237FE3">
              <w:rPr>
                <w:noProof/>
                <w:webHidden/>
              </w:rPr>
              <w:delText>21</w:delText>
            </w:r>
          </w:del>
          <w:r w:rsidR="00DB73A8">
            <w:rPr>
              <w:noProof/>
              <w:webHidden/>
            </w:rPr>
            <w:fldChar w:fldCharType="end"/>
          </w:r>
          <w:r>
            <w:rPr>
              <w:noProof/>
            </w:rPr>
            <w:fldChar w:fldCharType="end"/>
          </w:r>
        </w:p>
        <w:p w14:paraId="07E10112" w14:textId="48236CE4" w:rsidR="00DB73A8" w:rsidRDefault="00CF30DC">
          <w:pPr>
            <w:pStyle w:val="TOC1"/>
            <w:tabs>
              <w:tab w:val="left" w:pos="440"/>
              <w:tab w:val="right" w:leader="dot" w:pos="8828"/>
            </w:tabs>
            <w:rPr>
              <w:rFonts w:eastAsiaTheme="minorEastAsia"/>
              <w:noProof/>
            </w:rPr>
          </w:pPr>
          <w:r>
            <w:fldChar w:fldCharType="begin"/>
          </w:r>
          <w:r>
            <w:instrText>HYPERLINK \l "_Toc124915377"</w:instrText>
          </w:r>
          <w:r>
            <w:fldChar w:fldCharType="separate"/>
          </w:r>
          <w:r w:rsidR="00DB73A8" w:rsidRPr="00734B8B">
            <w:rPr>
              <w:rStyle w:val="Hyperlink"/>
              <w:noProof/>
            </w:rPr>
            <w:t>3.</w:t>
          </w:r>
          <w:r w:rsidR="00DB73A8">
            <w:rPr>
              <w:rFonts w:eastAsiaTheme="minorEastAsia"/>
              <w:noProof/>
            </w:rPr>
            <w:tab/>
          </w:r>
          <w:r w:rsidR="00DB73A8" w:rsidRPr="00734B8B">
            <w:rPr>
              <w:rStyle w:val="Hyperlink"/>
              <w:noProof/>
              <w:lang w:val="el-GR"/>
            </w:rPr>
            <w:t xml:space="preserve">Αλγόριθμος Επίλυσης </w:t>
          </w:r>
          <w:r w:rsidR="00DB73A8" w:rsidRPr="00734B8B">
            <w:rPr>
              <w:rStyle w:val="Hyperlink"/>
              <w:noProof/>
            </w:rPr>
            <w:t>TOPTW</w:t>
          </w:r>
          <w:r w:rsidR="00DB73A8">
            <w:rPr>
              <w:noProof/>
              <w:webHidden/>
            </w:rPr>
            <w:tab/>
          </w:r>
          <w:r w:rsidR="00DB73A8">
            <w:rPr>
              <w:noProof/>
              <w:webHidden/>
            </w:rPr>
            <w:fldChar w:fldCharType="begin"/>
          </w:r>
          <w:r w:rsidR="00DB73A8">
            <w:rPr>
              <w:noProof/>
              <w:webHidden/>
            </w:rPr>
            <w:instrText xml:space="preserve"> PAGEREF _Toc124915377 \h </w:instrText>
          </w:r>
          <w:r w:rsidR="00DB73A8">
            <w:rPr>
              <w:noProof/>
              <w:webHidden/>
            </w:rPr>
          </w:r>
          <w:r w:rsidR="00DB73A8">
            <w:rPr>
              <w:noProof/>
              <w:webHidden/>
            </w:rPr>
            <w:fldChar w:fldCharType="separate"/>
          </w:r>
          <w:ins w:id="18" w:author="Στάθης Καπ" w:date="2023-02-12T06:03:00Z">
            <w:r w:rsidR="00237FE3">
              <w:rPr>
                <w:noProof/>
                <w:webHidden/>
              </w:rPr>
              <w:t>31</w:t>
            </w:r>
          </w:ins>
          <w:del w:id="19" w:author="Στάθης Καπ" w:date="2023-02-12T05:59:00Z">
            <w:r w:rsidR="003760EA" w:rsidDel="00237FE3">
              <w:rPr>
                <w:noProof/>
                <w:webHidden/>
              </w:rPr>
              <w:delText>28</w:delText>
            </w:r>
          </w:del>
          <w:r w:rsidR="00DB73A8">
            <w:rPr>
              <w:noProof/>
              <w:webHidden/>
            </w:rPr>
            <w:fldChar w:fldCharType="end"/>
          </w:r>
          <w:r>
            <w:rPr>
              <w:noProof/>
            </w:rPr>
            <w:fldChar w:fldCharType="end"/>
          </w:r>
        </w:p>
        <w:p w14:paraId="5DF2B5E7" w14:textId="5572A560" w:rsidR="00DB73A8" w:rsidRDefault="00CF30DC">
          <w:pPr>
            <w:pStyle w:val="TOC2"/>
            <w:tabs>
              <w:tab w:val="left" w:pos="880"/>
              <w:tab w:val="right" w:leader="dot" w:pos="8828"/>
            </w:tabs>
            <w:rPr>
              <w:rFonts w:eastAsiaTheme="minorEastAsia"/>
              <w:noProof/>
            </w:rPr>
          </w:pPr>
          <w:r>
            <w:fldChar w:fldCharType="begin"/>
          </w:r>
          <w:r>
            <w:instrText>HYPERLINK \l "_Toc124915378"</w:instrText>
          </w:r>
          <w:r>
            <w:fldChar w:fldCharType="separate"/>
          </w:r>
          <w:r w:rsidR="00DB73A8" w:rsidRPr="00734B8B">
            <w:rPr>
              <w:rStyle w:val="Hyperlink"/>
              <w:noProof/>
              <w:lang w:val="el-GR"/>
            </w:rPr>
            <w:t>3.1</w:t>
          </w:r>
          <w:r w:rsidR="00DB73A8">
            <w:rPr>
              <w:rFonts w:eastAsiaTheme="minorEastAsia"/>
              <w:noProof/>
            </w:rPr>
            <w:tab/>
          </w:r>
          <w:r w:rsidR="00DB73A8" w:rsidRPr="00734B8B">
            <w:rPr>
              <w:rStyle w:val="Hyperlink"/>
              <w:noProof/>
              <w:lang w:val="el-GR"/>
            </w:rPr>
            <w:t>Τεχνική Επαναλαμβανόμενης Τοπικής Αναζήτησης</w:t>
          </w:r>
          <w:r w:rsidR="00DB73A8">
            <w:rPr>
              <w:noProof/>
              <w:webHidden/>
            </w:rPr>
            <w:tab/>
          </w:r>
          <w:r w:rsidR="00DB73A8">
            <w:rPr>
              <w:noProof/>
              <w:webHidden/>
            </w:rPr>
            <w:fldChar w:fldCharType="begin"/>
          </w:r>
          <w:r w:rsidR="00DB73A8">
            <w:rPr>
              <w:noProof/>
              <w:webHidden/>
            </w:rPr>
            <w:instrText xml:space="preserve"> PAGEREF _Toc124915378 \h </w:instrText>
          </w:r>
          <w:r w:rsidR="00DB73A8">
            <w:rPr>
              <w:noProof/>
              <w:webHidden/>
            </w:rPr>
          </w:r>
          <w:r w:rsidR="00DB73A8">
            <w:rPr>
              <w:noProof/>
              <w:webHidden/>
            </w:rPr>
            <w:fldChar w:fldCharType="separate"/>
          </w:r>
          <w:ins w:id="20" w:author="Στάθης Καπ" w:date="2023-02-12T06:03:00Z">
            <w:r w:rsidR="00237FE3">
              <w:rPr>
                <w:noProof/>
                <w:webHidden/>
              </w:rPr>
              <w:t>31</w:t>
            </w:r>
          </w:ins>
          <w:del w:id="21" w:author="Στάθης Καπ" w:date="2023-02-12T05:59:00Z">
            <w:r w:rsidR="003760EA" w:rsidDel="00237FE3">
              <w:rPr>
                <w:noProof/>
                <w:webHidden/>
              </w:rPr>
              <w:delText>28</w:delText>
            </w:r>
          </w:del>
          <w:r w:rsidR="00DB73A8">
            <w:rPr>
              <w:noProof/>
              <w:webHidden/>
            </w:rPr>
            <w:fldChar w:fldCharType="end"/>
          </w:r>
          <w:r>
            <w:rPr>
              <w:noProof/>
            </w:rPr>
            <w:fldChar w:fldCharType="end"/>
          </w:r>
        </w:p>
        <w:p w14:paraId="433938C2" w14:textId="58AC2A68" w:rsidR="00DB73A8" w:rsidRDefault="00CF30DC">
          <w:pPr>
            <w:pStyle w:val="TOC2"/>
            <w:tabs>
              <w:tab w:val="right" w:leader="dot" w:pos="8828"/>
            </w:tabs>
            <w:rPr>
              <w:rFonts w:eastAsiaTheme="minorEastAsia"/>
              <w:noProof/>
            </w:rPr>
          </w:pPr>
          <w:r>
            <w:fldChar w:fldCharType="begin"/>
          </w:r>
          <w:r>
            <w:instrText>HYPERLINK \l "_Toc124915379"</w:instrText>
          </w:r>
          <w:r>
            <w:fldChar w:fldCharType="separate"/>
          </w:r>
          <w:r w:rsidR="00DB73A8" w:rsidRPr="00734B8B">
            <w:rPr>
              <w:rStyle w:val="Hyperlink"/>
              <w:noProof/>
              <w:lang w:val="el-GR"/>
            </w:rPr>
            <w:t xml:space="preserve">3.2 Υλοποίηση Επαναλαμβανόμενης Τοπικής Αναζήτησης στο </w:t>
          </w:r>
          <w:r w:rsidR="00DB73A8" w:rsidRPr="00734B8B">
            <w:rPr>
              <w:rStyle w:val="Hyperlink"/>
              <w:noProof/>
            </w:rPr>
            <w:t>TOPTW</w:t>
          </w:r>
          <w:r w:rsidR="00DB73A8">
            <w:rPr>
              <w:noProof/>
              <w:webHidden/>
            </w:rPr>
            <w:tab/>
          </w:r>
          <w:r w:rsidR="00DB73A8">
            <w:rPr>
              <w:noProof/>
              <w:webHidden/>
            </w:rPr>
            <w:fldChar w:fldCharType="begin"/>
          </w:r>
          <w:r w:rsidR="00DB73A8">
            <w:rPr>
              <w:noProof/>
              <w:webHidden/>
            </w:rPr>
            <w:instrText xml:space="preserve"> PAGEREF _Toc124915379 \h </w:instrText>
          </w:r>
          <w:r w:rsidR="00DB73A8">
            <w:rPr>
              <w:noProof/>
              <w:webHidden/>
            </w:rPr>
          </w:r>
          <w:r w:rsidR="00DB73A8">
            <w:rPr>
              <w:noProof/>
              <w:webHidden/>
            </w:rPr>
            <w:fldChar w:fldCharType="separate"/>
          </w:r>
          <w:ins w:id="22" w:author="Στάθης Καπ" w:date="2023-02-12T06:03:00Z">
            <w:r w:rsidR="00237FE3">
              <w:rPr>
                <w:noProof/>
                <w:webHidden/>
              </w:rPr>
              <w:t>32</w:t>
            </w:r>
          </w:ins>
          <w:del w:id="23" w:author="Στάθης Καπ" w:date="2023-02-12T05:59:00Z">
            <w:r w:rsidR="003760EA" w:rsidDel="00237FE3">
              <w:rPr>
                <w:noProof/>
                <w:webHidden/>
              </w:rPr>
              <w:delText>29</w:delText>
            </w:r>
          </w:del>
          <w:r w:rsidR="00DB73A8">
            <w:rPr>
              <w:noProof/>
              <w:webHidden/>
            </w:rPr>
            <w:fldChar w:fldCharType="end"/>
          </w:r>
          <w:r>
            <w:rPr>
              <w:noProof/>
            </w:rPr>
            <w:fldChar w:fldCharType="end"/>
          </w:r>
        </w:p>
        <w:p w14:paraId="05433C27" w14:textId="3C197E55" w:rsidR="00DB73A8" w:rsidRDefault="00CF30DC">
          <w:pPr>
            <w:pStyle w:val="TOC3"/>
            <w:tabs>
              <w:tab w:val="right" w:leader="dot" w:pos="8828"/>
            </w:tabs>
            <w:rPr>
              <w:rFonts w:eastAsiaTheme="minorEastAsia"/>
              <w:noProof/>
            </w:rPr>
          </w:pPr>
          <w:r>
            <w:fldChar w:fldCharType="begin"/>
          </w:r>
          <w:r>
            <w:instrText>HYPERLINK \l "_Toc124915380"</w:instrText>
          </w:r>
          <w:r>
            <w:fldChar w:fldCharType="separate"/>
          </w:r>
          <w:r w:rsidR="00DB73A8" w:rsidRPr="00734B8B">
            <w:rPr>
              <w:rStyle w:val="Hyperlink"/>
              <w:noProof/>
              <w:lang w:val="el-GR"/>
            </w:rPr>
            <w:t>3.2.1 Βήμα Εισαγωγής</w:t>
          </w:r>
          <w:r w:rsidR="00DB73A8">
            <w:rPr>
              <w:noProof/>
              <w:webHidden/>
            </w:rPr>
            <w:tab/>
          </w:r>
          <w:r w:rsidR="00DB73A8">
            <w:rPr>
              <w:noProof/>
              <w:webHidden/>
            </w:rPr>
            <w:fldChar w:fldCharType="begin"/>
          </w:r>
          <w:r w:rsidR="00DB73A8">
            <w:rPr>
              <w:noProof/>
              <w:webHidden/>
            </w:rPr>
            <w:instrText xml:space="preserve"> PAGEREF _Toc124915380 \h </w:instrText>
          </w:r>
          <w:r w:rsidR="00DB73A8">
            <w:rPr>
              <w:noProof/>
              <w:webHidden/>
            </w:rPr>
          </w:r>
          <w:r w:rsidR="00DB73A8">
            <w:rPr>
              <w:noProof/>
              <w:webHidden/>
            </w:rPr>
            <w:fldChar w:fldCharType="separate"/>
          </w:r>
          <w:ins w:id="24" w:author="Στάθης Καπ" w:date="2023-02-12T06:03:00Z">
            <w:r w:rsidR="00237FE3">
              <w:rPr>
                <w:noProof/>
                <w:webHidden/>
              </w:rPr>
              <w:t>32</w:t>
            </w:r>
          </w:ins>
          <w:del w:id="25" w:author="Στάθης Καπ" w:date="2023-02-12T05:59:00Z">
            <w:r w:rsidR="003760EA" w:rsidDel="00237FE3">
              <w:rPr>
                <w:noProof/>
                <w:webHidden/>
              </w:rPr>
              <w:delText>29</w:delText>
            </w:r>
          </w:del>
          <w:r w:rsidR="00DB73A8">
            <w:rPr>
              <w:noProof/>
              <w:webHidden/>
            </w:rPr>
            <w:fldChar w:fldCharType="end"/>
          </w:r>
          <w:r>
            <w:rPr>
              <w:noProof/>
            </w:rPr>
            <w:fldChar w:fldCharType="end"/>
          </w:r>
        </w:p>
        <w:p w14:paraId="7F675731" w14:textId="4304190D" w:rsidR="00DB73A8" w:rsidRDefault="00CF30DC">
          <w:pPr>
            <w:pStyle w:val="TOC3"/>
            <w:tabs>
              <w:tab w:val="right" w:leader="dot" w:pos="8828"/>
            </w:tabs>
            <w:rPr>
              <w:rFonts w:eastAsiaTheme="minorEastAsia"/>
              <w:noProof/>
            </w:rPr>
          </w:pPr>
          <w:r>
            <w:fldChar w:fldCharType="begin"/>
          </w:r>
          <w:r>
            <w:instrText>HYPERLINK \l "_Toc124915381"</w:instrText>
          </w:r>
          <w:r>
            <w:fldChar w:fldCharType="separate"/>
          </w:r>
          <w:r w:rsidR="00DB73A8" w:rsidRPr="00734B8B">
            <w:rPr>
              <w:rStyle w:val="Hyperlink"/>
              <w:noProof/>
              <w:lang w:val="el-GR"/>
            </w:rPr>
            <w:t>3.2.2 Βήμα Διαταραχής</w:t>
          </w:r>
          <w:r w:rsidR="00DB73A8">
            <w:rPr>
              <w:noProof/>
              <w:webHidden/>
            </w:rPr>
            <w:tab/>
          </w:r>
          <w:r w:rsidR="00DB73A8">
            <w:rPr>
              <w:noProof/>
              <w:webHidden/>
            </w:rPr>
            <w:fldChar w:fldCharType="begin"/>
          </w:r>
          <w:r w:rsidR="00DB73A8">
            <w:rPr>
              <w:noProof/>
              <w:webHidden/>
            </w:rPr>
            <w:instrText xml:space="preserve"> PAGEREF _Toc124915381 \h </w:instrText>
          </w:r>
          <w:r w:rsidR="00DB73A8">
            <w:rPr>
              <w:noProof/>
              <w:webHidden/>
            </w:rPr>
          </w:r>
          <w:r w:rsidR="00DB73A8">
            <w:rPr>
              <w:noProof/>
              <w:webHidden/>
            </w:rPr>
            <w:fldChar w:fldCharType="separate"/>
          </w:r>
          <w:ins w:id="26" w:author="Στάθης Καπ" w:date="2023-02-12T06:03:00Z">
            <w:r w:rsidR="00237FE3">
              <w:rPr>
                <w:noProof/>
                <w:webHidden/>
              </w:rPr>
              <w:t>35</w:t>
            </w:r>
          </w:ins>
          <w:del w:id="27" w:author="Στάθης Καπ" w:date="2023-02-12T05:59:00Z">
            <w:r w:rsidR="003760EA" w:rsidDel="00237FE3">
              <w:rPr>
                <w:noProof/>
                <w:webHidden/>
              </w:rPr>
              <w:delText>31</w:delText>
            </w:r>
          </w:del>
          <w:r w:rsidR="00DB73A8">
            <w:rPr>
              <w:noProof/>
              <w:webHidden/>
            </w:rPr>
            <w:fldChar w:fldCharType="end"/>
          </w:r>
          <w:r>
            <w:rPr>
              <w:noProof/>
            </w:rPr>
            <w:fldChar w:fldCharType="end"/>
          </w:r>
        </w:p>
        <w:p w14:paraId="3A88E764" w14:textId="6DEA1DCF" w:rsidR="00DB73A8" w:rsidRDefault="00CF30DC">
          <w:pPr>
            <w:pStyle w:val="TOC3"/>
            <w:tabs>
              <w:tab w:val="right" w:leader="dot" w:pos="8828"/>
            </w:tabs>
            <w:rPr>
              <w:rFonts w:eastAsiaTheme="minorEastAsia"/>
              <w:noProof/>
            </w:rPr>
          </w:pPr>
          <w:r>
            <w:fldChar w:fldCharType="begin"/>
          </w:r>
          <w:r>
            <w:instrText>HYPERLINK \l "_Toc124915382"</w:instrText>
          </w:r>
          <w:r>
            <w:fldChar w:fldCharType="separate"/>
          </w:r>
          <w:r w:rsidR="00DB73A8" w:rsidRPr="00734B8B">
            <w:rPr>
              <w:rStyle w:val="Hyperlink"/>
              <w:noProof/>
              <w:lang w:val="el-GR"/>
            </w:rPr>
            <w:t>3.2.3 Ευρετικός Αλγόριθμος Επαναλαμβανόμενης Τοπικής Αναζήτησης</w:t>
          </w:r>
          <w:r w:rsidR="00DB73A8">
            <w:rPr>
              <w:noProof/>
              <w:webHidden/>
            </w:rPr>
            <w:tab/>
          </w:r>
          <w:r w:rsidR="00DB73A8">
            <w:rPr>
              <w:noProof/>
              <w:webHidden/>
            </w:rPr>
            <w:fldChar w:fldCharType="begin"/>
          </w:r>
          <w:r w:rsidR="00DB73A8">
            <w:rPr>
              <w:noProof/>
              <w:webHidden/>
            </w:rPr>
            <w:instrText xml:space="preserve"> PAGEREF _Toc124915382 \h </w:instrText>
          </w:r>
          <w:r w:rsidR="00DB73A8">
            <w:rPr>
              <w:noProof/>
              <w:webHidden/>
            </w:rPr>
          </w:r>
          <w:r w:rsidR="00DB73A8">
            <w:rPr>
              <w:noProof/>
              <w:webHidden/>
            </w:rPr>
            <w:fldChar w:fldCharType="separate"/>
          </w:r>
          <w:ins w:id="28" w:author="Στάθης Καπ" w:date="2023-02-12T06:03:00Z">
            <w:r w:rsidR="00237FE3">
              <w:rPr>
                <w:noProof/>
                <w:webHidden/>
              </w:rPr>
              <w:t>36</w:t>
            </w:r>
          </w:ins>
          <w:del w:id="29" w:author="Στάθης Καπ" w:date="2023-02-12T05:59:00Z">
            <w:r w:rsidR="003760EA" w:rsidDel="00237FE3">
              <w:rPr>
                <w:noProof/>
                <w:webHidden/>
              </w:rPr>
              <w:delText>32</w:delText>
            </w:r>
          </w:del>
          <w:r w:rsidR="00DB73A8">
            <w:rPr>
              <w:noProof/>
              <w:webHidden/>
            </w:rPr>
            <w:fldChar w:fldCharType="end"/>
          </w:r>
          <w:r>
            <w:rPr>
              <w:noProof/>
            </w:rPr>
            <w:fldChar w:fldCharType="end"/>
          </w:r>
        </w:p>
        <w:p w14:paraId="3121B315" w14:textId="484BAB99" w:rsidR="00DB73A8" w:rsidRDefault="00CF30DC">
          <w:pPr>
            <w:pStyle w:val="TOC1"/>
            <w:tabs>
              <w:tab w:val="left" w:pos="440"/>
              <w:tab w:val="right" w:leader="dot" w:pos="8828"/>
            </w:tabs>
            <w:rPr>
              <w:rFonts w:eastAsiaTheme="minorEastAsia"/>
              <w:noProof/>
            </w:rPr>
          </w:pPr>
          <w:r>
            <w:fldChar w:fldCharType="begin"/>
          </w:r>
          <w:r>
            <w:instrText>HYPERLINK \l "_Toc124915383"</w:instrText>
          </w:r>
          <w:r>
            <w:fldChar w:fldCharType="separate"/>
          </w:r>
          <w:r w:rsidR="00DB73A8" w:rsidRPr="00734B8B">
            <w:rPr>
              <w:rStyle w:val="Hyperlink"/>
              <w:noProof/>
              <w:lang w:val="el-GR"/>
            </w:rPr>
            <w:t>4.</w:t>
          </w:r>
          <w:r w:rsidR="00DB73A8">
            <w:rPr>
              <w:rFonts w:eastAsiaTheme="minorEastAsia"/>
              <w:noProof/>
            </w:rPr>
            <w:tab/>
          </w:r>
          <w:r w:rsidR="00DB73A8" w:rsidRPr="00734B8B">
            <w:rPr>
              <w:rStyle w:val="Hyperlink"/>
              <w:noProof/>
              <w:lang w:val="el-GR"/>
            </w:rPr>
            <w:t>Διαχωρισμός Τοπικής Αναζήτησης</w:t>
          </w:r>
          <w:r w:rsidR="00DB73A8">
            <w:rPr>
              <w:noProof/>
              <w:webHidden/>
            </w:rPr>
            <w:tab/>
          </w:r>
          <w:r w:rsidR="00DB73A8">
            <w:rPr>
              <w:noProof/>
              <w:webHidden/>
            </w:rPr>
            <w:fldChar w:fldCharType="begin"/>
          </w:r>
          <w:r w:rsidR="00DB73A8">
            <w:rPr>
              <w:noProof/>
              <w:webHidden/>
            </w:rPr>
            <w:instrText xml:space="preserve"> PAGEREF _Toc124915383 \h </w:instrText>
          </w:r>
          <w:r w:rsidR="00DB73A8">
            <w:rPr>
              <w:noProof/>
              <w:webHidden/>
            </w:rPr>
          </w:r>
          <w:r w:rsidR="00DB73A8">
            <w:rPr>
              <w:noProof/>
              <w:webHidden/>
            </w:rPr>
            <w:fldChar w:fldCharType="separate"/>
          </w:r>
          <w:ins w:id="30" w:author="Στάθης Καπ" w:date="2023-02-12T06:03:00Z">
            <w:r w:rsidR="00237FE3">
              <w:rPr>
                <w:noProof/>
                <w:webHidden/>
              </w:rPr>
              <w:t>38</w:t>
            </w:r>
          </w:ins>
          <w:del w:id="31" w:author="Στάθης Καπ" w:date="2023-02-12T05:59:00Z">
            <w:r w:rsidR="003760EA" w:rsidDel="00237FE3">
              <w:rPr>
                <w:noProof/>
                <w:webHidden/>
              </w:rPr>
              <w:delText>34</w:delText>
            </w:r>
          </w:del>
          <w:r w:rsidR="00DB73A8">
            <w:rPr>
              <w:noProof/>
              <w:webHidden/>
            </w:rPr>
            <w:fldChar w:fldCharType="end"/>
          </w:r>
          <w:r>
            <w:rPr>
              <w:noProof/>
            </w:rPr>
            <w:fldChar w:fldCharType="end"/>
          </w:r>
        </w:p>
        <w:p w14:paraId="74DFF89A" w14:textId="7D206576" w:rsidR="00DB73A8" w:rsidRDefault="00CF30DC">
          <w:pPr>
            <w:pStyle w:val="TOC2"/>
            <w:tabs>
              <w:tab w:val="left" w:pos="880"/>
              <w:tab w:val="right" w:leader="dot" w:pos="8828"/>
            </w:tabs>
            <w:rPr>
              <w:rFonts w:eastAsiaTheme="minorEastAsia"/>
              <w:noProof/>
            </w:rPr>
          </w:pPr>
          <w:r>
            <w:fldChar w:fldCharType="begin"/>
          </w:r>
          <w:r>
            <w:instrText>HYPERLINK \l "_Toc124915384"</w:instrText>
          </w:r>
          <w:r>
            <w:fldChar w:fldCharType="separate"/>
          </w:r>
          <w:r w:rsidR="00DB73A8" w:rsidRPr="00734B8B">
            <w:rPr>
              <w:rStyle w:val="Hyperlink"/>
              <w:noProof/>
              <w:lang w:val="el-GR"/>
            </w:rPr>
            <w:t>4.1</w:t>
          </w:r>
          <w:r w:rsidR="00DB73A8">
            <w:rPr>
              <w:rFonts w:eastAsiaTheme="minorEastAsia"/>
              <w:noProof/>
            </w:rPr>
            <w:tab/>
          </w:r>
          <w:r w:rsidR="00DB73A8" w:rsidRPr="00734B8B">
            <w:rPr>
              <w:rStyle w:val="Hyperlink"/>
              <w:noProof/>
              <w:lang w:val="el-GR"/>
            </w:rPr>
            <w:t>Αρχικοποίηση των χρονικών υπο-διαστημάτων</w:t>
          </w:r>
          <w:r w:rsidR="00DB73A8">
            <w:rPr>
              <w:noProof/>
              <w:webHidden/>
            </w:rPr>
            <w:tab/>
          </w:r>
          <w:r w:rsidR="00DB73A8">
            <w:rPr>
              <w:noProof/>
              <w:webHidden/>
            </w:rPr>
            <w:fldChar w:fldCharType="begin"/>
          </w:r>
          <w:r w:rsidR="00DB73A8">
            <w:rPr>
              <w:noProof/>
              <w:webHidden/>
            </w:rPr>
            <w:instrText xml:space="preserve"> PAGEREF _Toc124915384 \h </w:instrText>
          </w:r>
          <w:r w:rsidR="00DB73A8">
            <w:rPr>
              <w:noProof/>
              <w:webHidden/>
            </w:rPr>
          </w:r>
          <w:r w:rsidR="00DB73A8">
            <w:rPr>
              <w:noProof/>
              <w:webHidden/>
            </w:rPr>
            <w:fldChar w:fldCharType="separate"/>
          </w:r>
          <w:ins w:id="32" w:author="Στάθης Καπ" w:date="2023-02-12T06:03:00Z">
            <w:r w:rsidR="00237FE3">
              <w:rPr>
                <w:noProof/>
                <w:webHidden/>
              </w:rPr>
              <w:t>40</w:t>
            </w:r>
          </w:ins>
          <w:del w:id="33" w:author="Στάθης Καπ" w:date="2023-02-12T05:59:00Z">
            <w:r w:rsidR="003760EA" w:rsidDel="00237FE3">
              <w:rPr>
                <w:noProof/>
                <w:webHidden/>
              </w:rPr>
              <w:delText>36</w:delText>
            </w:r>
          </w:del>
          <w:r w:rsidR="00DB73A8">
            <w:rPr>
              <w:noProof/>
              <w:webHidden/>
            </w:rPr>
            <w:fldChar w:fldCharType="end"/>
          </w:r>
          <w:r>
            <w:rPr>
              <w:noProof/>
            </w:rPr>
            <w:fldChar w:fldCharType="end"/>
          </w:r>
        </w:p>
        <w:p w14:paraId="4F513331" w14:textId="0806FAAA" w:rsidR="00DB73A8" w:rsidRDefault="00CF30DC">
          <w:pPr>
            <w:pStyle w:val="TOC2"/>
            <w:tabs>
              <w:tab w:val="left" w:pos="880"/>
              <w:tab w:val="right" w:leader="dot" w:pos="8828"/>
            </w:tabs>
            <w:rPr>
              <w:rFonts w:eastAsiaTheme="minorEastAsia"/>
              <w:noProof/>
            </w:rPr>
          </w:pPr>
          <w:r>
            <w:fldChar w:fldCharType="begin"/>
          </w:r>
          <w:r>
            <w:instrText>HYPERLINK \l "_Toc124915385"</w:instrText>
          </w:r>
          <w:r>
            <w:fldChar w:fldCharType="separate"/>
          </w:r>
          <w:r w:rsidR="00DB73A8" w:rsidRPr="00734B8B">
            <w:rPr>
              <w:rStyle w:val="Hyperlink"/>
              <w:noProof/>
            </w:rPr>
            <w:t>4.2</w:t>
          </w:r>
          <w:r w:rsidR="00DB73A8">
            <w:rPr>
              <w:rFonts w:eastAsiaTheme="minorEastAsia"/>
              <w:noProof/>
            </w:rPr>
            <w:tab/>
          </w:r>
          <w:r w:rsidR="00DB73A8" w:rsidRPr="00734B8B">
            <w:rPr>
              <w:rStyle w:val="Hyperlink"/>
              <w:noProof/>
              <w:lang w:val="el-GR"/>
            </w:rPr>
            <w:t xml:space="preserve">Διαχωρισμός των </w:t>
          </w:r>
          <w:r w:rsidR="00DB73A8" w:rsidRPr="00734B8B">
            <w:rPr>
              <w:rStyle w:val="Hyperlink"/>
              <w:noProof/>
            </w:rPr>
            <w:t xml:space="preserve">Unvisited </w:t>
          </w:r>
          <w:r w:rsidR="00DB73A8" w:rsidRPr="00734B8B">
            <w:rPr>
              <w:rStyle w:val="Hyperlink"/>
              <w:noProof/>
              <w:lang w:val="el-GR"/>
            </w:rPr>
            <w:t>κόμβων</w:t>
          </w:r>
          <w:r w:rsidR="00DB73A8">
            <w:rPr>
              <w:noProof/>
              <w:webHidden/>
            </w:rPr>
            <w:tab/>
          </w:r>
          <w:r w:rsidR="00DB73A8">
            <w:rPr>
              <w:noProof/>
              <w:webHidden/>
            </w:rPr>
            <w:fldChar w:fldCharType="begin"/>
          </w:r>
          <w:r w:rsidR="00DB73A8">
            <w:rPr>
              <w:noProof/>
              <w:webHidden/>
            </w:rPr>
            <w:instrText xml:space="preserve"> PAGEREF _Toc124915385 \h </w:instrText>
          </w:r>
          <w:r w:rsidR="00DB73A8">
            <w:rPr>
              <w:noProof/>
              <w:webHidden/>
            </w:rPr>
          </w:r>
          <w:r w:rsidR="00DB73A8">
            <w:rPr>
              <w:noProof/>
              <w:webHidden/>
            </w:rPr>
            <w:fldChar w:fldCharType="separate"/>
          </w:r>
          <w:ins w:id="34" w:author="Στάθης Καπ" w:date="2023-02-12T06:03:00Z">
            <w:r w:rsidR="00237FE3">
              <w:rPr>
                <w:noProof/>
                <w:webHidden/>
              </w:rPr>
              <w:t>40</w:t>
            </w:r>
          </w:ins>
          <w:del w:id="35" w:author="Στάθης Καπ" w:date="2023-02-12T05:59:00Z">
            <w:r w:rsidR="003760EA" w:rsidDel="00237FE3">
              <w:rPr>
                <w:noProof/>
                <w:webHidden/>
              </w:rPr>
              <w:delText>36</w:delText>
            </w:r>
          </w:del>
          <w:r w:rsidR="00DB73A8">
            <w:rPr>
              <w:noProof/>
              <w:webHidden/>
            </w:rPr>
            <w:fldChar w:fldCharType="end"/>
          </w:r>
          <w:r>
            <w:rPr>
              <w:noProof/>
            </w:rPr>
            <w:fldChar w:fldCharType="end"/>
          </w:r>
        </w:p>
        <w:p w14:paraId="7925B364" w14:textId="1E607EF1" w:rsidR="00DB73A8" w:rsidRDefault="00CF30DC">
          <w:pPr>
            <w:pStyle w:val="TOC2"/>
            <w:tabs>
              <w:tab w:val="left" w:pos="880"/>
              <w:tab w:val="right" w:leader="dot" w:pos="8828"/>
            </w:tabs>
            <w:rPr>
              <w:rFonts w:eastAsiaTheme="minorEastAsia"/>
              <w:noProof/>
            </w:rPr>
          </w:pPr>
          <w:r>
            <w:fldChar w:fldCharType="begin"/>
          </w:r>
          <w:r>
            <w:instrText>HYPERLINK \l "_Toc124915386"</w:instrText>
          </w:r>
          <w:r>
            <w:fldChar w:fldCharType="separate"/>
          </w:r>
          <w:r w:rsidR="00DB73A8" w:rsidRPr="00734B8B">
            <w:rPr>
              <w:rStyle w:val="Hyperlink"/>
              <w:noProof/>
            </w:rPr>
            <w:t>4.3</w:t>
          </w:r>
          <w:r w:rsidR="00DB73A8">
            <w:rPr>
              <w:rFonts w:eastAsiaTheme="minorEastAsia"/>
              <w:noProof/>
            </w:rPr>
            <w:tab/>
          </w:r>
          <w:r w:rsidR="00DB73A8" w:rsidRPr="00734B8B">
            <w:rPr>
              <w:rStyle w:val="Hyperlink"/>
              <w:noProof/>
              <w:lang w:val="el-GR"/>
            </w:rPr>
            <w:t>Διαχωρισμένη Τοπική Αναζήτηση</w:t>
          </w:r>
          <w:r w:rsidR="00DB73A8">
            <w:rPr>
              <w:noProof/>
              <w:webHidden/>
            </w:rPr>
            <w:tab/>
          </w:r>
          <w:r w:rsidR="00DB73A8">
            <w:rPr>
              <w:noProof/>
              <w:webHidden/>
            </w:rPr>
            <w:fldChar w:fldCharType="begin"/>
          </w:r>
          <w:r w:rsidR="00DB73A8">
            <w:rPr>
              <w:noProof/>
              <w:webHidden/>
            </w:rPr>
            <w:instrText xml:space="preserve"> PAGEREF _Toc124915386 \h </w:instrText>
          </w:r>
          <w:r w:rsidR="00DB73A8">
            <w:rPr>
              <w:noProof/>
              <w:webHidden/>
            </w:rPr>
          </w:r>
          <w:r w:rsidR="00DB73A8">
            <w:rPr>
              <w:noProof/>
              <w:webHidden/>
            </w:rPr>
            <w:fldChar w:fldCharType="separate"/>
          </w:r>
          <w:ins w:id="36" w:author="Στάθης Καπ" w:date="2023-02-12T06:03:00Z">
            <w:r w:rsidR="00237FE3">
              <w:rPr>
                <w:noProof/>
                <w:webHidden/>
              </w:rPr>
              <w:t>41</w:t>
            </w:r>
          </w:ins>
          <w:del w:id="37" w:author="Στάθης Καπ" w:date="2023-02-12T05:59:00Z">
            <w:r w:rsidR="003760EA" w:rsidDel="00237FE3">
              <w:rPr>
                <w:noProof/>
                <w:webHidden/>
              </w:rPr>
              <w:delText>37</w:delText>
            </w:r>
          </w:del>
          <w:r w:rsidR="00DB73A8">
            <w:rPr>
              <w:noProof/>
              <w:webHidden/>
            </w:rPr>
            <w:fldChar w:fldCharType="end"/>
          </w:r>
          <w:r>
            <w:rPr>
              <w:noProof/>
            </w:rPr>
            <w:fldChar w:fldCharType="end"/>
          </w:r>
        </w:p>
        <w:p w14:paraId="3660064E" w14:textId="58026663" w:rsidR="00DB73A8" w:rsidRDefault="00CF30DC">
          <w:pPr>
            <w:pStyle w:val="TOC3"/>
            <w:tabs>
              <w:tab w:val="left" w:pos="1320"/>
              <w:tab w:val="right" w:leader="dot" w:pos="8828"/>
            </w:tabs>
            <w:rPr>
              <w:rFonts w:eastAsiaTheme="minorEastAsia"/>
              <w:noProof/>
            </w:rPr>
          </w:pPr>
          <w:r>
            <w:fldChar w:fldCharType="begin"/>
          </w:r>
          <w:r>
            <w:instrText>HYPERLINK \l "_Toc124915387"</w:instrText>
          </w:r>
          <w:r>
            <w:fldChar w:fldCharType="separate"/>
          </w:r>
          <w:r w:rsidR="00DB73A8" w:rsidRPr="00734B8B">
            <w:rPr>
              <w:rStyle w:val="Hyperlink"/>
              <w:noProof/>
              <w:lang w:val="el-GR"/>
            </w:rPr>
            <w:t>4.3.1</w:t>
          </w:r>
          <w:r w:rsidR="00DB73A8">
            <w:rPr>
              <w:rFonts w:eastAsiaTheme="minorEastAsia"/>
              <w:noProof/>
            </w:rPr>
            <w:tab/>
          </w:r>
          <w:r w:rsidR="00DB73A8" w:rsidRPr="00734B8B">
            <w:rPr>
              <w:rStyle w:val="Hyperlink"/>
              <w:noProof/>
              <w:lang w:val="el-GR"/>
            </w:rPr>
            <w:t>Προσθήκη τελικών κόμβων</w:t>
          </w:r>
          <w:r w:rsidR="00DB73A8">
            <w:rPr>
              <w:noProof/>
              <w:webHidden/>
            </w:rPr>
            <w:tab/>
          </w:r>
          <w:r w:rsidR="00DB73A8">
            <w:rPr>
              <w:noProof/>
              <w:webHidden/>
            </w:rPr>
            <w:fldChar w:fldCharType="begin"/>
          </w:r>
          <w:r w:rsidR="00DB73A8">
            <w:rPr>
              <w:noProof/>
              <w:webHidden/>
            </w:rPr>
            <w:instrText xml:space="preserve"> PAGEREF _Toc124915387 \h </w:instrText>
          </w:r>
          <w:r w:rsidR="00DB73A8">
            <w:rPr>
              <w:noProof/>
              <w:webHidden/>
            </w:rPr>
          </w:r>
          <w:r w:rsidR="00DB73A8">
            <w:rPr>
              <w:noProof/>
              <w:webHidden/>
            </w:rPr>
            <w:fldChar w:fldCharType="separate"/>
          </w:r>
          <w:ins w:id="38" w:author="Στάθης Καπ" w:date="2023-02-12T06:03:00Z">
            <w:r w:rsidR="00237FE3">
              <w:rPr>
                <w:noProof/>
                <w:webHidden/>
              </w:rPr>
              <w:t>44</w:t>
            </w:r>
          </w:ins>
          <w:del w:id="39" w:author="Στάθης Καπ" w:date="2023-02-12T05:59:00Z">
            <w:r w:rsidR="003760EA" w:rsidDel="00237FE3">
              <w:rPr>
                <w:noProof/>
                <w:webHidden/>
              </w:rPr>
              <w:delText>37</w:delText>
            </w:r>
          </w:del>
          <w:r w:rsidR="00DB73A8">
            <w:rPr>
              <w:noProof/>
              <w:webHidden/>
            </w:rPr>
            <w:fldChar w:fldCharType="end"/>
          </w:r>
          <w:r>
            <w:rPr>
              <w:noProof/>
            </w:rPr>
            <w:fldChar w:fldCharType="end"/>
          </w:r>
        </w:p>
        <w:p w14:paraId="1CDEA54C" w14:textId="0DD6A64C" w:rsidR="00DB73A8" w:rsidRDefault="00CF30DC">
          <w:pPr>
            <w:pStyle w:val="TOC3"/>
            <w:tabs>
              <w:tab w:val="left" w:pos="1320"/>
              <w:tab w:val="right" w:leader="dot" w:pos="8828"/>
            </w:tabs>
            <w:rPr>
              <w:rFonts w:eastAsiaTheme="minorEastAsia"/>
              <w:noProof/>
            </w:rPr>
          </w:pPr>
          <w:r>
            <w:fldChar w:fldCharType="begin"/>
          </w:r>
          <w:r>
            <w:instrText>HYPERLINK \l "_Toc124915388"</w:instrText>
          </w:r>
          <w:r>
            <w:fldChar w:fldCharType="separate"/>
          </w:r>
          <w:r w:rsidR="00DB73A8" w:rsidRPr="00734B8B">
            <w:rPr>
              <w:rStyle w:val="Hyperlink"/>
              <w:noProof/>
              <w:lang w:val="el-GR"/>
            </w:rPr>
            <w:t>4.3.2</w:t>
          </w:r>
          <w:r w:rsidR="00DB73A8">
            <w:rPr>
              <w:rFonts w:eastAsiaTheme="minorEastAsia"/>
              <w:noProof/>
            </w:rPr>
            <w:tab/>
          </w:r>
          <w:r w:rsidR="00DB73A8" w:rsidRPr="00734B8B">
            <w:rPr>
              <w:rStyle w:val="Hyperlink"/>
              <w:noProof/>
              <w:lang w:val="el-GR"/>
            </w:rPr>
            <w:t>Προσθήκη αρχικών κόμβων</w:t>
          </w:r>
          <w:r w:rsidR="00DB73A8">
            <w:rPr>
              <w:noProof/>
              <w:webHidden/>
            </w:rPr>
            <w:tab/>
          </w:r>
          <w:r w:rsidR="00DB73A8">
            <w:rPr>
              <w:noProof/>
              <w:webHidden/>
            </w:rPr>
            <w:fldChar w:fldCharType="begin"/>
          </w:r>
          <w:r w:rsidR="00DB73A8">
            <w:rPr>
              <w:noProof/>
              <w:webHidden/>
            </w:rPr>
            <w:instrText xml:space="preserve"> PAGEREF _Toc124915388 \h </w:instrText>
          </w:r>
          <w:r w:rsidR="00DB73A8">
            <w:rPr>
              <w:noProof/>
              <w:webHidden/>
            </w:rPr>
          </w:r>
          <w:r w:rsidR="00DB73A8">
            <w:rPr>
              <w:noProof/>
              <w:webHidden/>
            </w:rPr>
            <w:fldChar w:fldCharType="separate"/>
          </w:r>
          <w:ins w:id="40" w:author="Στάθης Καπ" w:date="2023-02-12T06:03:00Z">
            <w:r w:rsidR="00237FE3">
              <w:rPr>
                <w:noProof/>
                <w:webHidden/>
              </w:rPr>
              <w:t>46</w:t>
            </w:r>
          </w:ins>
          <w:del w:id="41" w:author="Στάθης Καπ" w:date="2023-02-12T05:59:00Z">
            <w:r w:rsidR="003760EA" w:rsidDel="00237FE3">
              <w:rPr>
                <w:noProof/>
                <w:webHidden/>
              </w:rPr>
              <w:delText>40</w:delText>
            </w:r>
          </w:del>
          <w:r w:rsidR="00DB73A8">
            <w:rPr>
              <w:noProof/>
              <w:webHidden/>
            </w:rPr>
            <w:fldChar w:fldCharType="end"/>
          </w:r>
          <w:r>
            <w:rPr>
              <w:noProof/>
            </w:rPr>
            <w:fldChar w:fldCharType="end"/>
          </w:r>
        </w:p>
        <w:p w14:paraId="06670AFA" w14:textId="2478089D" w:rsidR="003B0EB5" w:rsidRDefault="003B0EB5">
          <w:r>
            <w:rPr>
              <w:b/>
              <w:bCs/>
              <w:noProof/>
            </w:rPr>
            <w:fldChar w:fldCharType="end"/>
          </w:r>
        </w:p>
      </w:sdtContent>
    </w:sdt>
    <w:p w14:paraId="4EDFD07D" w14:textId="77777777" w:rsidR="002716FD" w:rsidRDefault="002716FD" w:rsidP="002716FD">
      <w:pPr>
        <w:jc w:val="center"/>
        <w:rPr>
          <w:rFonts w:ascii="Arial Black" w:hAnsi="Arial Black" w:cs="Arial Black"/>
        </w:rPr>
      </w:pPr>
    </w:p>
    <w:p w14:paraId="0D660930" w14:textId="77777777" w:rsidR="002716FD" w:rsidRDefault="002716FD" w:rsidP="002716FD">
      <w:pPr>
        <w:jc w:val="center"/>
        <w:rPr>
          <w:rFonts w:ascii="Arial Black" w:hAnsi="Arial Black" w:cs="Arial Black"/>
        </w:rPr>
      </w:pPr>
    </w:p>
    <w:p w14:paraId="1E7B3036" w14:textId="77777777" w:rsidR="002716FD" w:rsidRDefault="002716FD" w:rsidP="002716FD">
      <w:pPr>
        <w:jc w:val="center"/>
        <w:rPr>
          <w:rFonts w:ascii="Arial Black" w:hAnsi="Arial Black" w:cs="Arial Black"/>
        </w:rPr>
      </w:pPr>
    </w:p>
    <w:p w14:paraId="76F53CD0" w14:textId="77777777" w:rsidR="002716FD" w:rsidRDefault="002716FD" w:rsidP="002716FD">
      <w:pPr>
        <w:jc w:val="center"/>
        <w:rPr>
          <w:rFonts w:ascii="Arial Black" w:hAnsi="Arial Black" w:cs="Arial Black"/>
        </w:rPr>
      </w:pPr>
    </w:p>
    <w:p w14:paraId="7F2613D4" w14:textId="77777777" w:rsidR="002716FD" w:rsidRDefault="002716FD">
      <w:pPr>
        <w:rPr>
          <w:rFonts w:ascii="Arial Black" w:eastAsiaTheme="majorEastAsia" w:hAnsi="Arial Black" w:cstheme="majorBidi"/>
          <w:color w:val="000000" w:themeColor="text1"/>
          <w:szCs w:val="26"/>
          <w:lang w:val="el-GR"/>
        </w:rPr>
      </w:pPr>
      <w:r>
        <w:rPr>
          <w:lang w:val="el-GR"/>
        </w:rPr>
        <w:br w:type="page"/>
      </w:r>
    </w:p>
    <w:p w14:paraId="25A6FB52" w14:textId="279E4E14" w:rsidR="00F80B14" w:rsidRDefault="00F80B14" w:rsidP="009917AD">
      <w:pPr>
        <w:pStyle w:val="Heading2"/>
        <w:numPr>
          <w:ilvl w:val="0"/>
          <w:numId w:val="4"/>
        </w:numPr>
        <w:rPr>
          <w:lang w:val="el-GR"/>
        </w:rPr>
      </w:pPr>
      <w:bookmarkStart w:id="42" w:name="_Toc124915367"/>
      <w:r>
        <w:rPr>
          <w:lang w:val="el-GR"/>
        </w:rPr>
        <w:lastRenderedPageBreak/>
        <w:t>Εισαγωγή</w:t>
      </w:r>
      <w:bookmarkEnd w:id="42"/>
    </w:p>
    <w:p w14:paraId="12043782" w14:textId="77777777" w:rsidR="004D10C1" w:rsidRPr="00DC4423" w:rsidRDefault="00F80B14" w:rsidP="00F80B14">
      <w:pPr>
        <w:rPr>
          <w:rFonts w:cstheme="minorHAnsi"/>
          <w:lang w:val="el-GR"/>
        </w:rPr>
      </w:pPr>
      <w:r w:rsidRPr="00DC4423">
        <w:rPr>
          <w:rFonts w:cstheme="minorHAnsi"/>
          <w:lang w:val="el-GR"/>
        </w:rPr>
        <w:t>Το Πρόβλημα Προσανατολισμού (</w:t>
      </w:r>
      <w:r w:rsidRPr="00DC4423">
        <w:rPr>
          <w:rFonts w:cstheme="minorHAnsi"/>
        </w:rPr>
        <w:t>Orienteering</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OP</w:t>
      </w:r>
      <w:r w:rsidRPr="00DC4423">
        <w:rPr>
          <w:rFonts w:cstheme="minorHAnsi"/>
          <w:lang w:val="el-GR"/>
        </w:rPr>
        <w:t xml:space="preserve">) αναφέρθηκε για πρώτη φορά από τον </w:t>
      </w:r>
      <w:r w:rsidRPr="00DC4423">
        <w:rPr>
          <w:rFonts w:cstheme="minorHAnsi"/>
        </w:rPr>
        <w:t>Tsiligirides</w:t>
      </w:r>
      <w:r w:rsidRPr="00DC4423">
        <w:rPr>
          <w:rFonts w:cstheme="minorHAnsi"/>
          <w:lang w:val="el-GR"/>
        </w:rPr>
        <w:t xml:space="preserve"> (1984) και οφείλει το όνομα του στο άθλημα «</w:t>
      </w:r>
      <w:r w:rsidRPr="00DC4423">
        <w:rPr>
          <w:rFonts w:cstheme="minorHAnsi"/>
        </w:rPr>
        <w:t>orienteering</w:t>
      </w:r>
      <w:r w:rsidRPr="00DC4423">
        <w:rPr>
          <w:rFonts w:cstheme="minorHAnsi"/>
          <w:lang w:val="el-GR"/>
        </w:rPr>
        <w:t xml:space="preserve">» που πραγματοποιείται συνήθως σε ορεινές ή δασικές περιοχές. Οι αθλητές , χρησιμοποιώντας μια πυξίδα και ένα χάρτη, πρέπει να επισκεφτούν όσο το δυνατόν περισσότερα σημεία ενδιαφέροντος χωρίς να παραβιάζεται ένα προκαθορισμένο χρονικό παράθυρο. Σε κάθε σημείο ενδιαφέροντος αντιστοιχεί μία τιμή κέρδους και στόχος των συμμετεχόντων είναι να μεγιστοποιήσουν την τιμή αυτή. Το </w:t>
      </w:r>
      <w:r w:rsidRPr="00DC4423">
        <w:rPr>
          <w:rFonts w:cstheme="minorHAnsi"/>
        </w:rPr>
        <w:t>OP</w:t>
      </w:r>
      <w:r w:rsidRPr="00DC4423">
        <w:rPr>
          <w:rFonts w:cstheme="minorHAnsi"/>
          <w:lang w:val="el-GR"/>
        </w:rPr>
        <w:t xml:space="preserve"> συναντάται στην βιβλιογραφία επίσης ως το Πρόβλημα του Επιλεκτικού Περιοδεύοντος Πωλητή (</w:t>
      </w:r>
      <w:r w:rsidRPr="00DC4423">
        <w:rPr>
          <w:rFonts w:cstheme="minorHAnsi"/>
        </w:rPr>
        <w:t>Selective</w:t>
      </w:r>
      <w:r w:rsidRPr="00DC4423">
        <w:rPr>
          <w:rFonts w:cstheme="minorHAnsi"/>
          <w:lang w:val="el-GR"/>
        </w:rPr>
        <w:t xml:space="preserve"> </w:t>
      </w:r>
      <w:r w:rsidRPr="00DC4423">
        <w:rPr>
          <w:rFonts w:cstheme="minorHAnsi"/>
        </w:rPr>
        <w:t>Traveling</w:t>
      </w:r>
      <w:r w:rsidRPr="00DC4423">
        <w:rPr>
          <w:rFonts w:cstheme="minorHAnsi"/>
          <w:lang w:val="el-GR"/>
        </w:rPr>
        <w:t xml:space="preserve"> </w:t>
      </w:r>
      <w:r w:rsidRPr="00DC4423">
        <w:rPr>
          <w:rFonts w:cstheme="minorHAnsi"/>
        </w:rPr>
        <w:t>Salesman</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Laporte</w:t>
      </w:r>
      <w:r w:rsidRPr="00DC4423">
        <w:rPr>
          <w:rFonts w:cstheme="minorHAnsi"/>
          <w:lang w:val="el-GR"/>
        </w:rPr>
        <w:t xml:space="preserve"> &amp; </w:t>
      </w:r>
      <w:r w:rsidRPr="00DC4423">
        <w:rPr>
          <w:rFonts w:cstheme="minorHAnsi"/>
        </w:rPr>
        <w:t>Martelo</w:t>
      </w:r>
      <w:r w:rsidRPr="00DC4423">
        <w:rPr>
          <w:rFonts w:cstheme="minorHAnsi"/>
          <w:lang w:val="el-GR"/>
        </w:rPr>
        <w:t>, 1990) και σαν το Πρόβλημα της Μέγιστης Συλλογής (</w:t>
      </w:r>
      <w:r w:rsidRPr="00DC4423">
        <w:rPr>
          <w:rFonts w:cstheme="minorHAnsi"/>
        </w:rPr>
        <w:t>Maximum</w:t>
      </w:r>
      <w:r w:rsidRPr="00DC4423">
        <w:rPr>
          <w:rFonts w:cstheme="minorHAnsi"/>
          <w:lang w:val="el-GR"/>
        </w:rPr>
        <w:t xml:space="preserve"> </w:t>
      </w:r>
      <w:r w:rsidRPr="00DC4423">
        <w:rPr>
          <w:rFonts w:cstheme="minorHAnsi"/>
        </w:rPr>
        <w:t>Collection</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Kataoka</w:t>
      </w:r>
      <w:r w:rsidRPr="00DC4423">
        <w:rPr>
          <w:rFonts w:cstheme="minorHAnsi"/>
          <w:lang w:val="el-GR"/>
        </w:rPr>
        <w:t xml:space="preserve"> &amp; </w:t>
      </w:r>
      <w:r w:rsidRPr="00DC4423">
        <w:rPr>
          <w:rFonts w:cstheme="minorHAnsi"/>
        </w:rPr>
        <w:t>Morito</w:t>
      </w:r>
      <w:r w:rsidRPr="00DC4423">
        <w:rPr>
          <w:rFonts w:cstheme="minorHAnsi"/>
          <w:lang w:val="el-GR"/>
        </w:rPr>
        <w:t>, 1988).</w:t>
      </w:r>
    </w:p>
    <w:p w14:paraId="46D22AFA" w14:textId="77777777" w:rsidR="00F80B14" w:rsidRPr="00DC4423" w:rsidRDefault="004D10C1" w:rsidP="00F80B14">
      <w:pPr>
        <w:rPr>
          <w:rFonts w:cstheme="minorHAnsi"/>
          <w:lang w:val="el-GR"/>
        </w:rPr>
      </w:pPr>
      <w:r w:rsidRPr="00DC4423">
        <w:rPr>
          <w:rFonts w:cstheme="minorHAnsi"/>
          <w:lang w:val="el-GR"/>
        </w:rPr>
        <w:t>Ένα</w:t>
      </w:r>
      <w:r w:rsidR="00F80B14" w:rsidRPr="00DC4423">
        <w:rPr>
          <w:rFonts w:cstheme="minorHAnsi"/>
          <w:lang w:val="el-GR"/>
        </w:rPr>
        <w:t xml:space="preserve"> από τα σημαντικότερα πεδία εφαρμογής του </w:t>
      </w:r>
      <w:r w:rsidR="00F80B14" w:rsidRPr="00DC4423">
        <w:rPr>
          <w:rFonts w:cstheme="minorHAnsi"/>
        </w:rPr>
        <w:t>OP</w:t>
      </w:r>
      <w:r w:rsidR="00F80B14" w:rsidRPr="00DC4423">
        <w:rPr>
          <w:rFonts w:cstheme="minorHAnsi"/>
          <w:lang w:val="el-GR"/>
        </w:rPr>
        <w:t xml:space="preserve"> είναι ο τουρισμός.</w:t>
      </w:r>
      <w:r w:rsidRPr="00DC4423">
        <w:rPr>
          <w:rFonts w:cstheme="minorHAnsi"/>
          <w:lang w:val="el-GR"/>
        </w:rPr>
        <w:t xml:space="preserve"> Ένα</w:t>
      </w:r>
      <w:r w:rsidR="00F80B14" w:rsidRPr="00DC4423">
        <w:rPr>
          <w:rFonts w:cstheme="minorHAnsi"/>
          <w:lang w:val="el-GR"/>
        </w:rPr>
        <w:t xml:space="preserve"> πρόβλημα που συναντούν συχνά οι τουρίστες είναι πως δεν μπορούν να αποφασίσουν ποια </w:t>
      </w:r>
      <w:r w:rsidRPr="00DC4423">
        <w:rPr>
          <w:rFonts w:cstheme="minorHAnsi"/>
          <w:lang w:val="el-GR"/>
        </w:rPr>
        <w:t>αξιοθέατα</w:t>
      </w:r>
      <w:r w:rsidR="00F80B14" w:rsidRPr="00DC4423">
        <w:rPr>
          <w:rFonts w:cstheme="minorHAnsi"/>
          <w:lang w:val="el-GR"/>
        </w:rPr>
        <w:t xml:space="preserve"> πρέπει να </w:t>
      </w:r>
      <w:r w:rsidRPr="00DC4423">
        <w:rPr>
          <w:rFonts w:cstheme="minorHAnsi"/>
          <w:lang w:val="el-GR"/>
        </w:rPr>
        <w:t>επισκεφθούν</w:t>
      </w:r>
      <w:r w:rsidR="00F80B14" w:rsidRPr="00DC4423">
        <w:rPr>
          <w:rFonts w:cstheme="minorHAnsi"/>
          <w:lang w:val="el-GR"/>
        </w:rPr>
        <w:t>, έτσι ώστε να γίνει πιο ευχάριστη η περιήγηση τους στην πόλη, περιοριζόμενοι πάντα από το χρόνο που διαθέτουν.</w:t>
      </w:r>
    </w:p>
    <w:p w14:paraId="07C78DDE" w14:textId="77777777" w:rsidR="00F80B14" w:rsidRPr="00DC4423" w:rsidRDefault="00F80B14" w:rsidP="00F80B14">
      <w:pPr>
        <w:rPr>
          <w:rFonts w:cstheme="minorHAnsi"/>
          <w:lang w:val="el-GR"/>
        </w:rPr>
      </w:pPr>
      <w:r w:rsidRPr="00DC4423">
        <w:rPr>
          <w:rFonts w:cstheme="minorHAnsi"/>
          <w:lang w:val="el-GR"/>
        </w:rPr>
        <w:t>Για το λόγο αυτό, έχουν κατασκευαστεί προσωποποιημένοι ηλεκτρονικοί τουριστικοί οδηγοί (</w:t>
      </w:r>
      <w:r w:rsidRPr="00DC4423">
        <w:rPr>
          <w:rFonts w:cstheme="minorHAnsi"/>
        </w:rPr>
        <w:t>PETs</w:t>
      </w:r>
      <w:r w:rsidRPr="00DC4423">
        <w:rPr>
          <w:rFonts w:cstheme="minorHAnsi"/>
          <w:lang w:val="el-GR"/>
        </w:rPr>
        <w:t xml:space="preserve">) οι οποίοι χρησιμοποιούνται για την εξαγωγή τουριστικών διαδρομών δίνοντας πάντα έμφαση στις προτιμήσεις του εκάστοτε χρήστη. Οι βασικές λειτουργίες των </w:t>
      </w:r>
      <w:r w:rsidRPr="00DC4423">
        <w:rPr>
          <w:rFonts w:cstheme="minorHAnsi"/>
        </w:rPr>
        <w:t>PETs</w:t>
      </w:r>
      <w:r w:rsidRPr="00DC4423">
        <w:rPr>
          <w:rFonts w:cstheme="minorHAnsi"/>
          <w:lang w:val="el-GR"/>
        </w:rPr>
        <w:t xml:space="preserve"> είναι τρεις (</w:t>
      </w:r>
      <w:r w:rsidRPr="00DC4423">
        <w:rPr>
          <w:rFonts w:cstheme="minorHAnsi"/>
        </w:rPr>
        <w:t>Carcia</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 2010):</w:t>
      </w:r>
    </w:p>
    <w:p w14:paraId="0D9A3759"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δημιουργία μιας λίστας από </w:t>
      </w:r>
      <w:r w:rsidRPr="00DC4423">
        <w:rPr>
          <w:rFonts w:cstheme="minorHAnsi"/>
        </w:rPr>
        <w:t>POIs</w:t>
      </w:r>
      <w:r w:rsidRPr="00DC4423">
        <w:rPr>
          <w:rFonts w:cstheme="minorHAnsi"/>
          <w:lang w:val="el-GR"/>
        </w:rPr>
        <w:t xml:space="preserve"> που πιθανώς να ενδιαφέρουν το χρήστη καθώς έχουν προκύψει από τις δικές του προτιμήσεις (</w:t>
      </w:r>
      <w:r w:rsidRPr="00DC4423">
        <w:rPr>
          <w:rFonts w:cstheme="minorHAnsi"/>
        </w:rPr>
        <w:t>recommendation</w:t>
      </w:r>
      <w:r w:rsidRPr="00DC4423">
        <w:rPr>
          <w:rFonts w:cstheme="minorHAnsi"/>
          <w:lang w:val="el-GR"/>
        </w:rPr>
        <w:t>)</w:t>
      </w:r>
    </w:p>
    <w:p w14:paraId="7049FF8F"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κατασκευή διαδρομών εφαρμόζοντας κάποιον αλγόριθμο και χρησιμοποιώντας </w:t>
      </w:r>
      <w:r w:rsidRPr="00DC4423">
        <w:rPr>
          <w:rFonts w:cstheme="minorHAnsi"/>
        </w:rPr>
        <w:t>POIs</w:t>
      </w:r>
      <w:r w:rsidRPr="00DC4423">
        <w:rPr>
          <w:rFonts w:cstheme="minorHAnsi"/>
          <w:lang w:val="el-GR"/>
        </w:rPr>
        <w:t xml:space="preserve"> από τη πρώτη λειτουργία (</w:t>
      </w:r>
      <w:r w:rsidRPr="00DC4423">
        <w:rPr>
          <w:rFonts w:cstheme="minorHAnsi"/>
        </w:rPr>
        <w:t>route</w:t>
      </w:r>
      <w:r w:rsidRPr="00DC4423">
        <w:rPr>
          <w:rFonts w:cstheme="minorHAnsi"/>
          <w:lang w:val="el-GR"/>
        </w:rPr>
        <w:t xml:space="preserve"> </w:t>
      </w:r>
      <w:r w:rsidRPr="00DC4423">
        <w:rPr>
          <w:rFonts w:cstheme="minorHAnsi"/>
        </w:rPr>
        <w:t>generation</w:t>
      </w:r>
      <w:r w:rsidRPr="00DC4423">
        <w:rPr>
          <w:rFonts w:cstheme="minorHAnsi"/>
          <w:lang w:val="el-GR"/>
        </w:rPr>
        <w:t>)</w:t>
      </w:r>
    </w:p>
    <w:p w14:paraId="61DE13EC"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w:t>
      </w:r>
      <w:r w:rsidR="004D10C1" w:rsidRPr="00DC4423">
        <w:rPr>
          <w:rFonts w:cstheme="minorHAnsi"/>
          <w:lang w:val="el-GR"/>
        </w:rPr>
        <w:t>δυνατότητα</w:t>
      </w:r>
      <w:r w:rsidRPr="00DC4423">
        <w:rPr>
          <w:rFonts w:cstheme="minorHAnsi"/>
          <w:lang w:val="el-GR"/>
        </w:rPr>
        <w:t xml:space="preserve"> προσαρμογής των διαδρομών από το χρήστη (</w:t>
      </w:r>
      <w:r w:rsidRPr="00DC4423">
        <w:rPr>
          <w:rFonts w:cstheme="minorHAnsi"/>
        </w:rPr>
        <w:t>customization</w:t>
      </w:r>
      <w:r w:rsidRPr="00DC4423">
        <w:rPr>
          <w:rFonts w:cstheme="minorHAnsi"/>
          <w:lang w:val="el-GR"/>
        </w:rPr>
        <w:t>)</w:t>
      </w:r>
    </w:p>
    <w:p w14:paraId="1FAF320F" w14:textId="77777777" w:rsidR="00F80B14" w:rsidRPr="00DC4423" w:rsidRDefault="00F80B14" w:rsidP="00F80B14">
      <w:pPr>
        <w:rPr>
          <w:rFonts w:cstheme="minorHAnsi"/>
          <w:lang w:val="el-GR"/>
        </w:rPr>
      </w:pPr>
      <w:r w:rsidRPr="00DC4423">
        <w:rPr>
          <w:rFonts w:cstheme="minorHAnsi"/>
          <w:lang w:val="el-GR"/>
        </w:rPr>
        <w:t xml:space="preserve">Οι λειτουργίες αυτές έχουν πρόσφατα </w:t>
      </w:r>
      <w:r w:rsidR="004D10C1" w:rsidRPr="00DC4423">
        <w:rPr>
          <w:rFonts w:cstheme="minorHAnsi"/>
          <w:lang w:val="el-GR"/>
        </w:rPr>
        <w:t>ενσωματωθεί</w:t>
      </w:r>
      <w:r w:rsidRPr="00DC4423">
        <w:rPr>
          <w:rFonts w:cstheme="minorHAnsi"/>
          <w:lang w:val="el-GR"/>
        </w:rPr>
        <w:t xml:space="preserve"> και στην λειτουργικότητα πολλών εφαρμογών και ιστοσελίδων. Το πρόβλημα που σχετίζεται με τη δεύτερη λειτουργία των </w:t>
      </w:r>
      <w:r w:rsidRPr="00DC4423">
        <w:rPr>
          <w:rFonts w:cstheme="minorHAnsi"/>
        </w:rPr>
        <w:t>PETs</w:t>
      </w:r>
      <w:r w:rsidRPr="00DC4423">
        <w:rPr>
          <w:rFonts w:cstheme="minorHAnsi"/>
          <w:lang w:val="el-GR"/>
        </w:rPr>
        <w:t xml:space="preserve"> έχει οριστεί ως Πρόβλημα Σχεδίασης Τουριστικών Διαδρομών </w:t>
      </w:r>
      <w:r w:rsidRPr="00DC4423">
        <w:rPr>
          <w:rFonts w:cstheme="minorHAnsi"/>
        </w:rPr>
        <w:t>TTDP</w:t>
      </w:r>
      <w:r w:rsidRPr="00DC4423">
        <w:rPr>
          <w:rFonts w:cstheme="minorHAnsi"/>
          <w:lang w:val="el-GR"/>
        </w:rPr>
        <w:t xml:space="preserve"> </w:t>
      </w:r>
      <w:r w:rsidRPr="00DC4423">
        <w:rPr>
          <w:rFonts w:cstheme="minorHAnsi"/>
        </w:rPr>
        <w:t>Vansteenwegen</w:t>
      </w:r>
      <w:r w:rsidRPr="00DC4423">
        <w:rPr>
          <w:rFonts w:cstheme="minorHAnsi"/>
          <w:lang w:val="el-GR"/>
        </w:rPr>
        <w:t xml:space="preserve"> &amp; </w:t>
      </w:r>
      <w:r w:rsidRPr="00DC4423">
        <w:rPr>
          <w:rFonts w:cstheme="minorHAnsi"/>
        </w:rPr>
        <w:t>Oudheudsen</w:t>
      </w:r>
      <w:r w:rsidRPr="00DC4423">
        <w:rPr>
          <w:rFonts w:cstheme="minorHAnsi"/>
          <w:lang w:val="el-GR"/>
        </w:rPr>
        <w:t xml:space="preserve"> (2007). Οι πληροφορίες εισόδου σε ένα πρόβλημα Σχεδίασης Τουριστικών Διαδρομών είναι οι εξής:</w:t>
      </w:r>
    </w:p>
    <w:p w14:paraId="1F201D74" w14:textId="21BE3BE6" w:rsidR="00F80B14" w:rsidRPr="00DC4423" w:rsidRDefault="00AC235A" w:rsidP="00F80B14">
      <w:pPr>
        <w:pStyle w:val="ListParagraph"/>
        <w:numPr>
          <w:ilvl w:val="0"/>
          <w:numId w:val="3"/>
        </w:numPr>
        <w:rPr>
          <w:rFonts w:cstheme="minorHAnsi"/>
          <w:lang w:val="el-GR"/>
        </w:rPr>
      </w:pPr>
      <w:r>
        <w:rPr>
          <w:rFonts w:cstheme="minorHAnsi"/>
          <w:lang w:val="el-GR"/>
        </w:rPr>
        <w:t>ένα σύνολο σημείων ενδιαφέροντος (</w:t>
      </w:r>
      <w:r>
        <w:rPr>
          <w:rFonts w:cstheme="minorHAnsi"/>
        </w:rPr>
        <w:t>POIs</w:t>
      </w:r>
      <w:r>
        <w:rPr>
          <w:rFonts w:cstheme="minorHAnsi"/>
          <w:lang w:val="el-GR"/>
        </w:rPr>
        <w:t>)</w:t>
      </w:r>
    </w:p>
    <w:p w14:paraId="2E16A0DE"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οι χρόνοι ταξιδιού μεταξύ των σημείων ενδιαφέροντος</w:t>
      </w:r>
    </w:p>
    <w:p w14:paraId="35262131"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το κέρδος του κάθε σημείου ενδιαφέροντος που έχει υπολογιστεί με βάση τις προτιμήσεις του χρήστη</w:t>
      </w:r>
    </w:p>
    <w:p w14:paraId="12D425A7"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 αριθμός των διαδρομών που πρέπει να κατασκευαστούν</w:t>
      </w:r>
    </w:p>
    <w:p w14:paraId="6FB52AC4"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η προβλεπόμενη διάρκεια επίσκεψης του χρήστη σε ένα σημείο ενδιαφέροντος</w:t>
      </w:r>
    </w:p>
    <w:p w14:paraId="14369CC3"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 χρόνος που σκοπεύει να διαθέτει ο χρήστης καθημερινά για την όλη διαδικασία επίσκεψης των σημείων ενδιαφέροντος</w:t>
      </w:r>
    </w:p>
    <w:p w14:paraId="0E28AC8D" w14:textId="77777777" w:rsidR="00F80B14" w:rsidRDefault="00F80B14" w:rsidP="00E11745">
      <w:pPr>
        <w:spacing w:after="60"/>
        <w:rPr>
          <w:rFonts w:cstheme="minorHAnsi"/>
          <w:lang w:val="el-GR"/>
        </w:rPr>
      </w:pPr>
      <w:r w:rsidRPr="00DC4423">
        <w:rPr>
          <w:rFonts w:cstheme="minorHAnsi"/>
          <w:lang w:val="el-GR"/>
        </w:rPr>
        <w:t xml:space="preserve">Γίνεται λοιπόν εμφανές πόσο αποδοτικά το </w:t>
      </w:r>
      <w:r w:rsidRPr="00DC4423">
        <w:rPr>
          <w:rFonts w:cstheme="minorHAnsi"/>
        </w:rPr>
        <w:t>OP</w:t>
      </w:r>
      <w:r w:rsidRPr="00DC4423">
        <w:rPr>
          <w:rFonts w:cstheme="minorHAnsi"/>
          <w:lang w:val="el-GR"/>
        </w:rPr>
        <w:t xml:space="preserve"> και οι επεκτάσεις του μπορούν να μοντελοποιήσουν το </w:t>
      </w:r>
      <w:r w:rsidRPr="00DC4423">
        <w:rPr>
          <w:rFonts w:cstheme="minorHAnsi"/>
        </w:rPr>
        <w:t>TTDP</w:t>
      </w:r>
      <w:r w:rsidRPr="00DC4423">
        <w:rPr>
          <w:rFonts w:cstheme="minorHAnsi"/>
          <w:lang w:val="el-GR"/>
        </w:rPr>
        <w:t xml:space="preserve"> και τις πιο πολύπλοκες παραλλαγές του. Στη παρούσα εργασία, το </w:t>
      </w:r>
      <w:r w:rsidRPr="00DC4423">
        <w:rPr>
          <w:rFonts w:cstheme="minorHAnsi"/>
        </w:rPr>
        <w:t>TTDP</w:t>
      </w:r>
      <w:r w:rsidRPr="00DC4423">
        <w:rPr>
          <w:rFonts w:cstheme="minorHAnsi"/>
          <w:lang w:val="el-GR"/>
        </w:rPr>
        <w:t xml:space="preserve"> μοντελοποιείται μέσω του Προβλήματος Ομαδικού Προσανατολισμού με Χρονικά Παράθυρα (</w:t>
      </w:r>
      <w:r w:rsidRPr="00DC4423">
        <w:rPr>
          <w:rFonts w:cstheme="minorHAnsi"/>
        </w:rPr>
        <w:t>TOPTW</w:t>
      </w:r>
      <w:r w:rsidRPr="00DC4423">
        <w:rPr>
          <w:rFonts w:cstheme="minorHAnsi"/>
          <w:lang w:val="el-GR"/>
        </w:rPr>
        <w:t>) το οποίο επεκτείνει το Πρόβλημα Ομαδικού Προσανατολισμού</w:t>
      </w:r>
      <w:r w:rsidRPr="00DC4423">
        <w:rPr>
          <w:rFonts w:cstheme="minorHAnsi"/>
        </w:rPr>
        <w:t>TOP</w:t>
      </w:r>
      <w:r w:rsidRPr="00DC4423">
        <w:rPr>
          <w:rFonts w:cstheme="minorHAnsi"/>
          <w:lang w:val="el-GR"/>
        </w:rPr>
        <w:t xml:space="preserve">, </w:t>
      </w:r>
      <w:r w:rsidR="004D10C1" w:rsidRPr="00DC4423">
        <w:rPr>
          <w:rFonts w:cstheme="minorHAnsi"/>
          <w:lang w:val="el-GR"/>
        </w:rPr>
        <w:lastRenderedPageBreak/>
        <w:t>προσθέτοντας</w:t>
      </w:r>
      <w:r w:rsidRPr="00DC4423">
        <w:rPr>
          <w:rFonts w:cstheme="minorHAnsi"/>
          <w:lang w:val="el-GR"/>
        </w:rPr>
        <w:t xml:space="preserve"> χρονικά παράθυρα λειτουργίας σε κάθε κόμβο, ενώ το </w:t>
      </w:r>
      <w:r w:rsidRPr="00DC4423">
        <w:rPr>
          <w:rFonts w:cstheme="minorHAnsi"/>
        </w:rPr>
        <w:t>TOP</w:t>
      </w:r>
      <w:r w:rsidRPr="00DC4423">
        <w:rPr>
          <w:rFonts w:cstheme="minorHAnsi"/>
          <w:lang w:val="el-GR"/>
        </w:rPr>
        <w:t xml:space="preserve"> με τη σειρά του επεκτείνει το </w:t>
      </w:r>
      <w:r w:rsidRPr="00DC4423">
        <w:rPr>
          <w:rFonts w:cstheme="minorHAnsi"/>
        </w:rPr>
        <w:t>OP</w:t>
      </w:r>
      <w:r w:rsidRPr="00DC4423">
        <w:rPr>
          <w:rFonts w:cstheme="minorHAnsi"/>
          <w:lang w:val="el-GR"/>
        </w:rPr>
        <w:t xml:space="preserve"> σε πολλαπλές διαδρομές.</w:t>
      </w:r>
    </w:p>
    <w:p w14:paraId="49704A2E" w14:textId="77777777" w:rsidR="00A65E3F" w:rsidRPr="00DC4423" w:rsidRDefault="00A65E3F" w:rsidP="00A65E3F">
      <w:pPr>
        <w:rPr>
          <w:rFonts w:cstheme="minorHAnsi"/>
          <w:lang w:val="el-GR"/>
        </w:rPr>
      </w:pPr>
      <w:r>
        <w:rPr>
          <w:rFonts w:cstheme="minorHAnsi"/>
          <w:lang w:val="el-GR"/>
        </w:rPr>
        <w:t xml:space="preserve">Σκοπός επίσης της παρούσας εργασίας, είναι να βελτιώσει τον αλγόριθμο Επαναλαμβανόμενης Τοπικής Αναζήτησης των </w:t>
      </w:r>
      <w:r w:rsidRPr="00DC4423">
        <w:rPr>
          <w:rFonts w:cstheme="minorHAnsi"/>
        </w:rPr>
        <w:t>Vansteenwegen</w:t>
      </w:r>
      <w:r>
        <w:rPr>
          <w:rFonts w:cstheme="minorHAnsi"/>
          <w:lang w:val="el-GR"/>
        </w:rPr>
        <w:t xml:space="preserve"> </w:t>
      </w:r>
      <w:r>
        <w:rPr>
          <w:rFonts w:cstheme="minorHAnsi"/>
        </w:rPr>
        <w:t>et</w:t>
      </w:r>
      <w:r w:rsidRPr="00A65E3F">
        <w:rPr>
          <w:rFonts w:cstheme="minorHAnsi"/>
          <w:lang w:val="el-GR"/>
        </w:rPr>
        <w:t xml:space="preserve"> </w:t>
      </w:r>
      <w:r>
        <w:rPr>
          <w:rFonts w:cstheme="minorHAnsi"/>
        </w:rPr>
        <w:t>al</w:t>
      </w:r>
      <w:r w:rsidRPr="00A65E3F">
        <w:rPr>
          <w:rFonts w:cstheme="minorHAnsi"/>
          <w:lang w:val="el-GR"/>
        </w:rPr>
        <w:t xml:space="preserve">. (2009) </w:t>
      </w:r>
      <w:r>
        <w:rPr>
          <w:rFonts w:cstheme="minorHAnsi"/>
          <w:lang w:val="el-GR"/>
        </w:rPr>
        <w:t xml:space="preserve">διαχωρίζοντας το εκάστοτε γράφημα σε υπό-γραφήματα, βελτιώνοντας έτσι την ταχύτητα του αλγορίθμου αλλά και ενισχύοντας τη διερεύνηση διαφορετικών λύσεων. Για το σκοπό αυτό, εκτός από το </w:t>
      </w:r>
      <w:r>
        <w:rPr>
          <w:rFonts w:cstheme="minorHAnsi"/>
        </w:rPr>
        <w:t>OP</w:t>
      </w:r>
      <w:r>
        <w:rPr>
          <w:rFonts w:cstheme="minorHAnsi"/>
          <w:lang w:val="el-GR"/>
        </w:rPr>
        <w:t>,</w:t>
      </w:r>
      <w:r w:rsidRPr="00A65E3F">
        <w:rPr>
          <w:rFonts w:cstheme="minorHAnsi"/>
          <w:lang w:val="el-GR"/>
        </w:rPr>
        <w:t xml:space="preserve"> </w:t>
      </w:r>
      <w:r>
        <w:rPr>
          <w:rFonts w:cstheme="minorHAnsi"/>
          <w:lang w:val="el-GR"/>
        </w:rPr>
        <w:t>μελετήθηκε και</w:t>
      </w:r>
      <w:r w:rsidRPr="00DC4423">
        <w:rPr>
          <w:rFonts w:cstheme="minorHAnsi"/>
          <w:lang w:val="el-GR"/>
        </w:rPr>
        <w:t xml:space="preserve"> το </w:t>
      </w:r>
      <w:commentRangeStart w:id="43"/>
      <w:r w:rsidRPr="00DC4423">
        <w:rPr>
          <w:rFonts w:cstheme="minorHAnsi"/>
          <w:lang w:val="el-GR"/>
        </w:rPr>
        <w:t>Πρόβλημα Δυναμικής Δρομολόγησης Οχημάτων (</w:t>
      </w:r>
      <w:r w:rsidRPr="00DC4423">
        <w:rPr>
          <w:rFonts w:cstheme="minorHAnsi"/>
        </w:rPr>
        <w:t>DVRP</w:t>
      </w:r>
      <w:commentRangeEnd w:id="43"/>
      <w:r w:rsidR="00D17D06">
        <w:rPr>
          <w:rStyle w:val="CommentReference"/>
        </w:rPr>
        <w:commentReference w:id="43"/>
      </w:r>
      <w:r w:rsidRPr="00DC4423">
        <w:rPr>
          <w:rFonts w:cstheme="minorHAnsi"/>
          <w:lang w:val="el-GR"/>
        </w:rPr>
        <w:t>) καθώς έχει αποκτήσει τεράστιο ενδιαφέρον ειδικά από το 2001 και μετά, ενώ παράλληλα η στατική του μορφή (</w:t>
      </w:r>
      <w:r w:rsidRPr="00DC4423">
        <w:rPr>
          <w:rFonts w:cstheme="minorHAnsi"/>
        </w:rPr>
        <w:t>VRP</w:t>
      </w:r>
      <w:r w:rsidRPr="00DC4423">
        <w:rPr>
          <w:rFonts w:cstheme="minorHAnsi"/>
          <w:lang w:val="el-GR"/>
        </w:rPr>
        <w:t xml:space="preserve">) είναι συγγενές πρόβλημα με το </w:t>
      </w:r>
      <w:r w:rsidRPr="00DC4423">
        <w:rPr>
          <w:rFonts w:cstheme="minorHAnsi"/>
        </w:rPr>
        <w:t>OP</w:t>
      </w:r>
      <w:r w:rsidRPr="00DC4423">
        <w:rPr>
          <w:rFonts w:cstheme="minorHAnsi"/>
          <w:lang w:val="el-GR"/>
        </w:rPr>
        <w:t xml:space="preserve">. Ειδικότερα, σύμφωνα με τον </w:t>
      </w:r>
      <w:r w:rsidRPr="00DC4423">
        <w:rPr>
          <w:rFonts w:cstheme="minorHAnsi"/>
        </w:rPr>
        <w:t>Chao</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(1996) το Πρόβλημα Δρομολόγησης Οχημάτων με Κέρδη (</w:t>
      </w:r>
      <w:r w:rsidRPr="00DC4423">
        <w:rPr>
          <w:rFonts w:cstheme="minorHAnsi"/>
        </w:rPr>
        <w:t>Vehicle</w:t>
      </w:r>
      <w:r w:rsidRPr="00DC4423">
        <w:rPr>
          <w:rFonts w:cstheme="minorHAnsi"/>
          <w:lang w:val="el-GR"/>
        </w:rPr>
        <w:t xml:space="preserve"> </w:t>
      </w:r>
      <w:r w:rsidRPr="00DC4423">
        <w:rPr>
          <w:rFonts w:cstheme="minorHAnsi"/>
        </w:rPr>
        <w:t>Routing</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with</w:t>
      </w:r>
      <w:r w:rsidRPr="00DC4423">
        <w:rPr>
          <w:rFonts w:cstheme="minorHAnsi"/>
          <w:lang w:val="el-GR"/>
        </w:rPr>
        <w:t xml:space="preserve"> </w:t>
      </w:r>
      <w:r w:rsidRPr="00DC4423">
        <w:rPr>
          <w:rFonts w:cstheme="minorHAnsi"/>
        </w:rPr>
        <w:t>Profits</w:t>
      </w:r>
      <w:r w:rsidRPr="00DC4423">
        <w:rPr>
          <w:rFonts w:cstheme="minorHAnsi"/>
          <w:lang w:val="el-GR"/>
        </w:rPr>
        <w:t xml:space="preserve">, </w:t>
      </w:r>
      <w:r w:rsidRPr="00DC4423">
        <w:rPr>
          <w:rFonts w:cstheme="minorHAnsi"/>
        </w:rPr>
        <w:t>VRPP</w:t>
      </w:r>
      <w:r w:rsidRPr="00DC4423">
        <w:rPr>
          <w:rFonts w:cstheme="minorHAnsi"/>
          <w:lang w:val="el-GR"/>
        </w:rPr>
        <w:t xml:space="preserve">) αποτελεί παραλλαγή του </w:t>
      </w:r>
      <w:r w:rsidRPr="00DC4423">
        <w:rPr>
          <w:rFonts w:cstheme="minorHAnsi"/>
        </w:rPr>
        <w:t>TOP</w:t>
      </w:r>
      <w:r w:rsidRPr="00DC4423">
        <w:rPr>
          <w:rFonts w:cstheme="minorHAnsi"/>
          <w:lang w:val="el-GR"/>
        </w:rPr>
        <w:t>.</w:t>
      </w:r>
    </w:p>
    <w:p w14:paraId="73DA9FF3" w14:textId="77777777" w:rsidR="00DC4423" w:rsidRDefault="00F80B14" w:rsidP="00F80B14">
      <w:pPr>
        <w:rPr>
          <w:rFonts w:cstheme="minorHAnsi"/>
          <w:lang w:val="el-GR"/>
        </w:rPr>
      </w:pPr>
      <w:r w:rsidRPr="00DC4423">
        <w:rPr>
          <w:rFonts w:cstheme="minorHAnsi"/>
          <w:lang w:val="el-GR"/>
        </w:rPr>
        <w:t xml:space="preserve">Στο Κεφάλαιο 2 γίνεται ανασκόπηση της βιβλιογραφίας σχετικά με τα προβλήματα </w:t>
      </w:r>
      <w:r w:rsidRPr="00DC4423">
        <w:rPr>
          <w:rFonts w:cstheme="minorHAnsi"/>
        </w:rPr>
        <w:t>OP</w:t>
      </w:r>
      <w:r w:rsidRPr="00DC4423">
        <w:rPr>
          <w:rFonts w:cstheme="minorHAnsi"/>
          <w:lang w:val="el-GR"/>
        </w:rPr>
        <w:t xml:space="preserve">, </w:t>
      </w:r>
      <w:r w:rsidRPr="00DC4423">
        <w:rPr>
          <w:rFonts w:cstheme="minorHAnsi"/>
        </w:rPr>
        <w:t>VRP</w:t>
      </w:r>
      <w:r w:rsidRPr="00DC4423">
        <w:rPr>
          <w:rFonts w:cstheme="minorHAnsi"/>
          <w:lang w:val="el-GR"/>
        </w:rPr>
        <w:t xml:space="preserve"> και </w:t>
      </w:r>
      <w:r w:rsidRPr="00D17D06">
        <w:rPr>
          <w:highlight w:val="yellow"/>
          <w:rPrChange w:id="44" w:author="Charalampos Konstantopoulos" w:date="2023-02-01T06:01:00Z">
            <w:rPr/>
          </w:rPrChange>
        </w:rPr>
        <w:t>DVRP</w:t>
      </w:r>
      <w:r w:rsidRPr="00DC4423">
        <w:rPr>
          <w:rFonts w:cstheme="minorHAnsi"/>
          <w:lang w:val="el-GR"/>
        </w:rPr>
        <w:t xml:space="preserve"> και αναφέρονται διάφορες αλγοριθμικές προσεγγίσεις που έχουν προταθεί. Στο Κεφάλαιο 3 παρουσιάζεται ο αλγόριθμος </w:t>
      </w:r>
      <w:r w:rsidRPr="00DC4423">
        <w:rPr>
          <w:rFonts w:cstheme="minorHAnsi"/>
        </w:rPr>
        <w:t>ILS</w:t>
      </w:r>
      <w:r w:rsidRPr="00DC4423">
        <w:rPr>
          <w:rFonts w:cstheme="minorHAnsi"/>
          <w:lang w:val="el-GR"/>
        </w:rPr>
        <w:t xml:space="preserve"> (</w:t>
      </w:r>
      <w:r w:rsidRPr="00DC4423">
        <w:rPr>
          <w:rFonts w:cstheme="minorHAnsi"/>
        </w:rPr>
        <w:t>Vansteenwegen</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xml:space="preserve">. 2009) που </w:t>
      </w:r>
      <w:r w:rsidR="004D10C1" w:rsidRPr="00DC4423">
        <w:rPr>
          <w:rFonts w:cstheme="minorHAnsi"/>
          <w:lang w:val="el-GR"/>
        </w:rPr>
        <w:t>επιλέχθηκε</w:t>
      </w:r>
      <w:r w:rsidRPr="00DC4423">
        <w:rPr>
          <w:rFonts w:cstheme="minorHAnsi"/>
          <w:lang w:val="el-GR"/>
        </w:rPr>
        <w:t xml:space="preserve"> και υλοποιήθηκε για την επίλυση ενός </w:t>
      </w:r>
      <w:r w:rsidR="004D10C1" w:rsidRPr="00DC4423">
        <w:rPr>
          <w:rFonts w:cstheme="minorHAnsi"/>
          <w:lang w:val="el-GR"/>
        </w:rPr>
        <w:t>στιγμιότυπου</w:t>
      </w:r>
      <w:r w:rsidRPr="00DC4423">
        <w:rPr>
          <w:rFonts w:cstheme="minorHAnsi"/>
          <w:lang w:val="el-GR"/>
        </w:rPr>
        <w:t xml:space="preserve"> του προβλήματος </w:t>
      </w:r>
      <w:r w:rsidRPr="00DC4423">
        <w:rPr>
          <w:rFonts w:cstheme="minorHAnsi"/>
        </w:rPr>
        <w:t>TOPTW</w:t>
      </w:r>
      <w:r w:rsidR="00E1196A">
        <w:rPr>
          <w:rFonts w:cstheme="minorHAnsi"/>
          <w:lang w:val="el-GR"/>
        </w:rPr>
        <w:t xml:space="preserve"> καθώς γίνεται και μια πιο λεπτομερής αναφορά στα επιμέρους συστατικά του </w:t>
      </w:r>
      <w:r w:rsidR="00E1196A">
        <w:rPr>
          <w:rFonts w:cstheme="minorHAnsi"/>
        </w:rPr>
        <w:t>ILS</w:t>
      </w:r>
      <w:r w:rsidRPr="00DC4423">
        <w:rPr>
          <w:rFonts w:cstheme="minorHAnsi"/>
          <w:lang w:val="el-GR"/>
        </w:rPr>
        <w:t xml:space="preserve">. </w:t>
      </w:r>
      <w:r w:rsidR="00E1196A">
        <w:rPr>
          <w:rFonts w:cstheme="minorHAnsi"/>
          <w:lang w:val="el-GR"/>
        </w:rPr>
        <w:t xml:space="preserve">Τέλος, στο κεφάλαιο 4, περιγράφεται επακριβώς η διαδικασία διαχωρισμού του εκάστοτε προβλήματος και η διαχωρισμένη Τοπική Αναζήτηση και αναπτύχθηκε για τη βελτίωση του αλγορίθμου. </w:t>
      </w:r>
    </w:p>
    <w:p w14:paraId="253713EE" w14:textId="77777777" w:rsidR="009917AD" w:rsidRPr="006D766C" w:rsidRDefault="009917AD" w:rsidP="00E11745">
      <w:pPr>
        <w:spacing w:after="60"/>
        <w:ind w:firstLine="567"/>
        <w:rPr>
          <w:rFonts w:cstheme="minorHAnsi"/>
          <w:lang w:val="el-GR"/>
        </w:rPr>
      </w:pPr>
    </w:p>
    <w:p w14:paraId="4D04659B" w14:textId="77777777" w:rsidR="009917AD" w:rsidRDefault="009917AD" w:rsidP="009917AD">
      <w:pPr>
        <w:rPr>
          <w:lang w:val="el-GR"/>
        </w:rPr>
      </w:pPr>
      <w:r>
        <w:rPr>
          <w:lang w:val="el-GR"/>
        </w:rPr>
        <w:br w:type="page"/>
      </w:r>
    </w:p>
    <w:p w14:paraId="3CBAC479" w14:textId="77777777" w:rsidR="009917AD" w:rsidRDefault="009917AD" w:rsidP="009917AD">
      <w:pPr>
        <w:pStyle w:val="Heading1"/>
        <w:numPr>
          <w:ilvl w:val="0"/>
          <w:numId w:val="4"/>
        </w:numPr>
        <w:rPr>
          <w:lang w:val="el-GR"/>
        </w:rPr>
      </w:pPr>
      <w:bookmarkStart w:id="45" w:name="_Toc124915368"/>
      <w:commentRangeStart w:id="46"/>
      <w:r>
        <w:rPr>
          <w:lang w:val="el-GR"/>
        </w:rPr>
        <w:lastRenderedPageBreak/>
        <w:t>Ανασκόπηση της Βιβλιογραφίας</w:t>
      </w:r>
      <w:bookmarkEnd w:id="45"/>
      <w:commentRangeEnd w:id="46"/>
      <w:r w:rsidR="007D3A10">
        <w:rPr>
          <w:rStyle w:val="CommentReference"/>
          <w:rFonts w:asciiTheme="minorHAnsi" w:eastAsiaTheme="minorHAnsi" w:hAnsiTheme="minorHAnsi" w:cstheme="minorBidi"/>
        </w:rPr>
        <w:commentReference w:id="46"/>
      </w:r>
    </w:p>
    <w:p w14:paraId="641035A3" w14:textId="77777777" w:rsidR="00DD6480" w:rsidRDefault="00DD6480" w:rsidP="00DD6480">
      <w:pPr>
        <w:pStyle w:val="Heading2"/>
        <w:numPr>
          <w:ilvl w:val="1"/>
          <w:numId w:val="4"/>
        </w:numPr>
        <w:rPr>
          <w:lang w:val="el-GR"/>
        </w:rPr>
      </w:pPr>
      <w:bookmarkStart w:id="47" w:name="_Toc124915369"/>
      <w:r>
        <w:rPr>
          <w:lang w:val="el-GR"/>
        </w:rPr>
        <w:t>Το πρόβλημα Προσανατολισμού</w:t>
      </w:r>
      <w:bookmarkEnd w:id="47"/>
    </w:p>
    <w:p w14:paraId="187BF385" w14:textId="77777777" w:rsidR="009917AD" w:rsidRDefault="009917AD" w:rsidP="009917AD">
      <w:pPr>
        <w:rPr>
          <w:lang w:val="el-GR"/>
        </w:rPr>
      </w:pPr>
      <w:r w:rsidRPr="00034A6B">
        <w:rPr>
          <w:lang w:val="el-GR"/>
        </w:rPr>
        <w:t>Το πρόβλημα του προσανατολισμού μπορεί να αναπαρασταθεί ως εξής:</w:t>
      </w:r>
      <w:r w:rsidR="00034A6B">
        <w:rPr>
          <w:lang w:val="el-GR"/>
        </w:rPr>
        <w:t xml:space="preserve"> </w:t>
      </w:r>
      <w:r w:rsidR="00034A6B" w:rsidRPr="00034A6B">
        <w:rPr>
          <w:lang w:val="el-GR"/>
        </w:rPr>
        <w:t>Έστω</w:t>
      </w:r>
      <w:r w:rsidRPr="00034A6B">
        <w:rPr>
          <w:lang w:val="el-GR"/>
        </w:rPr>
        <w:t xml:space="preserve"> το γράφημα </w:t>
      </w:r>
      <w:r>
        <w:t>G</w:t>
      </w:r>
      <w:r w:rsidRPr="00034A6B">
        <w:rPr>
          <w:lang w:val="el-GR"/>
        </w:rPr>
        <w:t xml:space="preserve"> = (</w:t>
      </w:r>
      <w:r>
        <w:t>V</w:t>
      </w:r>
      <w:r w:rsidRPr="00034A6B">
        <w:rPr>
          <w:lang w:val="el-GR"/>
        </w:rPr>
        <w:t>,</w:t>
      </w:r>
      <w:r>
        <w:t>E</w:t>
      </w:r>
      <w:r w:rsidRPr="00034A6B">
        <w:rPr>
          <w:lang w:val="el-GR"/>
        </w:rPr>
        <w:t xml:space="preserve">) όπου σε κάθε ακμή του γραφήματος αντιστοιχεί μία τιμή κόστους και σε κάθε κόμβο μία τιμή κέρδους. </w:t>
      </w:r>
      <w:r w:rsidR="00034A6B" w:rsidRPr="00034A6B">
        <w:rPr>
          <w:lang w:val="el-GR"/>
        </w:rPr>
        <w:t>Έχοντας</w:t>
      </w:r>
      <w:r w:rsidRPr="00034A6B">
        <w:rPr>
          <w:lang w:val="el-GR"/>
        </w:rPr>
        <w:t xml:space="preserve"> καθορίσει έναν κόμβο ως αρχικό και έναν άλλον (ή τον ίδιο) ως τελικό, σκοπός είναι να βρεθεί μια διαδρομή από τον αρχικό προς τον τελικό κόμβο που να μεγιστοποιεί το κέρδος αλλά να μην ξεπερνάει το μέγιστο όριο χρόνου που έχει προκαθοριστεί. Επίσης το πρόβλημα του προσανατολισμού μπορεί να αναπαρασταθεί ως ένα μοντέλο ακέραιου προγραμματισμού (</w:t>
      </w:r>
      <w:r>
        <w:t>Vansteenwegen</w:t>
      </w:r>
      <w:r w:rsidRPr="00034A6B">
        <w:rPr>
          <w:lang w:val="el-GR"/>
        </w:rPr>
        <w:t xml:space="preserve"> κ.α. 2011)[;] χρησιμοποιώντας τις εξής μεταβλητές:</w:t>
      </w:r>
    </w:p>
    <w:p w14:paraId="6639FA66" w14:textId="77777777" w:rsidR="00034A6B" w:rsidRPr="00034A6B" w:rsidRDefault="00034A6B" w:rsidP="00034A6B">
      <w:pPr>
        <w:pStyle w:val="ListParagraph"/>
        <w:numPr>
          <w:ilvl w:val="0"/>
          <w:numId w:val="5"/>
        </w:numPr>
        <w:rPr>
          <w:lang w:val="el-GR"/>
        </w:rPr>
      </w:pPr>
      <w:r>
        <w:t>N</w:t>
      </w:r>
      <w:r w:rsidRPr="00034A6B">
        <w:rPr>
          <w:lang w:val="el-GR"/>
        </w:rPr>
        <w:t xml:space="preserve"> ο αριθμός των κόμβων (1, 2, ..., </w:t>
      </w:r>
      <w:r>
        <w:t>N</w:t>
      </w:r>
      <w:r w:rsidRPr="00034A6B">
        <w:rPr>
          <w:lang w:val="el-GR"/>
        </w:rPr>
        <w:t xml:space="preserve">) με αρχικό κόμβο </w:t>
      </w:r>
      <w:r>
        <w:t>s</w:t>
      </w:r>
      <w:r w:rsidRPr="00034A6B">
        <w:rPr>
          <w:lang w:val="el-GR"/>
        </w:rPr>
        <w:t xml:space="preserve"> = 1 και τελικό </w:t>
      </w:r>
      <w:r>
        <w:t>t</w:t>
      </w:r>
      <w:r w:rsidRPr="00034A6B">
        <w:rPr>
          <w:lang w:val="el-GR"/>
        </w:rPr>
        <w:t xml:space="preserve"> = </w:t>
      </w:r>
      <w:r>
        <w:t>N</w:t>
      </w:r>
    </w:p>
    <w:p w14:paraId="59480706" w14:textId="1DAE0809" w:rsidR="00034A6B" w:rsidRPr="00034A6B" w:rsidRDefault="00227D7C" w:rsidP="00034A6B">
      <w:pPr>
        <w:pStyle w:val="ListParagraph"/>
        <w:numPr>
          <w:ilvl w:val="0"/>
          <w:numId w:val="5"/>
        </w:numPr>
        <w:rPr>
          <w:lang w:val="el-GR"/>
        </w:rPr>
      </w:pPr>
      <m:oMath>
        <m:sSub>
          <m:sSubPr>
            <m:ctrlPr>
              <w:rPr>
                <w:rFonts w:ascii="Cambria Math" w:hAnsi="Cambria Math"/>
                <w:i/>
                <w:lang w:val="el-GR"/>
              </w:rPr>
            </m:ctrlPr>
          </m:sSubPr>
          <m:e>
            <m:r>
              <w:rPr>
                <w:rFonts w:ascii="Cambria Math" w:hAnsi="Cambria Math"/>
                <w:lang w:val="el-GR"/>
              </w:rPr>
              <m:t>P</m:t>
            </m:r>
          </m:e>
          <m:sub>
            <m:r>
              <w:rPr>
                <w:rFonts w:ascii="Cambria Math" w:hAnsi="Cambria Math"/>
                <w:lang w:val="el-GR"/>
              </w:rPr>
              <m:t>i</m:t>
            </m:r>
          </m:sub>
        </m:sSub>
      </m:oMath>
      <w:r w:rsidR="00034A6B" w:rsidRPr="00034A6B">
        <w:rPr>
          <w:lang w:val="el-GR"/>
        </w:rPr>
        <w:t xml:space="preserve"> η τιμή κέρδους της επίσκεψης στον κόμβο </w:t>
      </w:r>
      <w:r w:rsidR="00034A6B">
        <w:t>i</w:t>
      </w:r>
    </w:p>
    <w:p w14:paraId="3B426791" w14:textId="77E43806" w:rsidR="00034A6B" w:rsidRPr="00034A6B" w:rsidRDefault="00227D7C" w:rsidP="00034A6B">
      <w:pPr>
        <w:pStyle w:val="ListParagraph"/>
        <w:numPr>
          <w:ilvl w:val="0"/>
          <w:numId w:val="5"/>
        </w:numPr>
        <w:rPr>
          <w:lang w:val="el-GR"/>
        </w:rPr>
      </w:pPr>
      <m:oMath>
        <m:sSub>
          <m:sSubPr>
            <m:ctrlPr>
              <w:rPr>
                <w:rFonts w:ascii="Cambria Math" w:hAnsi="Cambria Math"/>
                <w:i/>
                <w:lang w:val="el-GR"/>
              </w:rPr>
            </m:ctrlPr>
          </m:sSubPr>
          <m:e>
            <m:r>
              <w:rPr>
                <w:rFonts w:ascii="Cambria Math" w:hAnsi="Cambria Math"/>
                <w:lang w:val="el-GR"/>
              </w:rPr>
              <m:t>C</m:t>
            </m:r>
          </m:e>
          <m:sub>
            <m:r>
              <w:rPr>
                <w:rFonts w:ascii="Cambria Math" w:hAnsi="Cambria Math"/>
                <w:lang w:val="el-GR"/>
              </w:rPr>
              <m:t>ij</m:t>
            </m:r>
          </m:sub>
        </m:sSub>
      </m:oMath>
      <w:r w:rsidR="00034A6B" w:rsidRPr="00034A6B">
        <w:rPr>
          <w:lang w:val="el-GR"/>
        </w:rPr>
        <w:t xml:space="preserve"> το κόστος μετακίνησης από τον κόμβο </w:t>
      </w:r>
      <w:r w:rsidR="00034A6B">
        <w:t>i</w:t>
      </w:r>
      <w:r w:rsidR="00034A6B" w:rsidRPr="00034A6B">
        <w:rPr>
          <w:lang w:val="el-GR"/>
        </w:rPr>
        <w:t xml:space="preserve"> στον κόμβο </w:t>
      </w:r>
      <w:r w:rsidR="00034A6B">
        <w:t>j</w:t>
      </w:r>
    </w:p>
    <w:p w14:paraId="7D8BFF36" w14:textId="3FB71C03" w:rsidR="00034A6B" w:rsidRDefault="00227D7C" w:rsidP="00034A6B">
      <w:pPr>
        <w:pStyle w:val="ListParagraph"/>
        <w:numPr>
          <w:ilvl w:val="0"/>
          <w:numId w:val="5"/>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t>
            </m:r>
          </m:sub>
        </m:sSub>
        <m:r>
          <w:rPr>
            <w:rFonts w:ascii="Cambria Math" w:hAnsi="Cambria Math"/>
            <w:lang w:val="el-GR"/>
          </w:rPr>
          <m:t>=1</m:t>
        </m:r>
      </m:oMath>
      <w:r w:rsidR="00034A6B" w:rsidRPr="00034A6B">
        <w:rPr>
          <w:lang w:val="el-GR"/>
        </w:rPr>
        <w:t xml:space="preserve"> εάν η επίσκεψη στον κόμβο </w:t>
      </w:r>
      <w:r w:rsidR="00034A6B">
        <w:t>i</w:t>
      </w:r>
      <w:r w:rsidR="00034A6B" w:rsidRPr="00034A6B">
        <w:rPr>
          <w:lang w:val="el-GR"/>
        </w:rPr>
        <w:t xml:space="preserve"> ακολουθείται από την επίσκεψη στον κόμβο </w:t>
      </w:r>
      <w:r w:rsidR="00034A6B">
        <w:t>j</w:t>
      </w:r>
      <w:r w:rsidR="00034A6B" w:rsidRPr="00034A6B">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t>
            </m:r>
          </m:sub>
        </m:sSub>
        <m:r>
          <w:rPr>
            <w:rFonts w:ascii="Cambria Math" w:hAnsi="Cambria Math"/>
            <w:lang w:val="el-GR"/>
          </w:rPr>
          <m:t>=0</m:t>
        </m:r>
      </m:oMath>
    </w:p>
    <w:p w14:paraId="7ECABD24" w14:textId="1F657267" w:rsidR="00034A6B" w:rsidRDefault="00034A6B" w:rsidP="00034A6B">
      <w:pPr>
        <w:rPr>
          <w:ins w:id="48" w:author="Στάθης Καπ" w:date="2023-02-01T06:28:00Z"/>
          <w:lang w:val="el-GR"/>
        </w:rPr>
      </w:pPr>
      <w:r w:rsidRPr="00034A6B">
        <w:rPr>
          <w:lang w:val="el-GR"/>
        </w:rPr>
        <w:t>Χρησιμοποιώντας λοιπόν τους παραπάνω συμβολισμούς προκύπτουν οι παρακάτω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9"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618"/>
        <w:gridCol w:w="7601"/>
        <w:gridCol w:w="619"/>
        <w:tblGridChange w:id="50">
          <w:tblGrid>
            <w:gridCol w:w="618"/>
            <w:gridCol w:w="7601"/>
            <w:gridCol w:w="619"/>
          </w:tblGrid>
        </w:tblGridChange>
      </w:tblGrid>
      <w:tr w:rsidR="00010B95" w14:paraId="2E73BE02" w14:textId="77777777" w:rsidTr="00603993">
        <w:trPr>
          <w:ins w:id="51" w:author="Στάθης Καπ" w:date="2023-02-01T06:28:00Z"/>
        </w:trPr>
        <w:tc>
          <w:tcPr>
            <w:tcW w:w="350" w:type="pct"/>
            <w:tcPrChange w:id="52" w:author="Στάθης Καπ" w:date="2023-02-01T08:48:00Z">
              <w:tcPr>
                <w:tcW w:w="350" w:type="pct"/>
              </w:tcPr>
            </w:tcPrChange>
          </w:tcPr>
          <w:p w14:paraId="53F8304C" w14:textId="77777777" w:rsidR="004650B7" w:rsidRDefault="004650B7">
            <w:pPr>
              <w:spacing w:after="160"/>
              <w:rPr>
                <w:ins w:id="53" w:author="Στάθης Καπ" w:date="2023-02-01T06:28:00Z"/>
                <w:lang w:val="el-GR"/>
              </w:rPr>
              <w:pPrChange w:id="54" w:author="Στάθης Καπ" w:date="2023-02-01T08:46:00Z">
                <w:pPr/>
              </w:pPrChange>
            </w:pPr>
          </w:p>
        </w:tc>
        <w:tc>
          <w:tcPr>
            <w:tcW w:w="4300" w:type="pct"/>
            <w:tcPrChange w:id="55" w:author="Στάθης Καπ" w:date="2023-02-01T08:48:00Z">
              <w:tcPr>
                <w:tcW w:w="4300" w:type="pct"/>
              </w:tcPr>
            </w:tcPrChange>
          </w:tcPr>
          <w:p w14:paraId="7361ACEC" w14:textId="5853188E" w:rsidR="004650B7" w:rsidRPr="005846FF" w:rsidRDefault="002708DF">
            <w:pPr>
              <w:spacing w:after="160"/>
              <w:rPr>
                <w:ins w:id="56" w:author="Στάθης Καπ" w:date="2023-02-01T06:28:00Z"/>
                <w:lang w:val="el-GR"/>
              </w:rPr>
              <w:pPrChange w:id="57" w:author="Στάθης Καπ" w:date="2023-02-01T08:46:00Z">
                <w:pPr/>
              </w:pPrChange>
            </w:pPr>
            <m:oMathPara>
              <m:oMath>
                <m:r>
                  <w:ins w:id="58" w:author="Στάθης Καπ" w:date="2023-02-01T08:21:00Z">
                    <w:rPr>
                      <w:rFonts w:ascii="Cambria Math" w:hAnsi="Cambria Math"/>
                    </w:rPr>
                    <m:t>maximize</m:t>
                  </w:ins>
                </m:r>
                <m:nary>
                  <m:naryPr>
                    <m:chr m:val="∑"/>
                    <m:limLoc m:val="undOvr"/>
                    <m:ctrlPr>
                      <w:ins w:id="59" w:author="Στάθης Καπ" w:date="2023-02-01T08:21:00Z">
                        <w:rPr>
                          <w:rFonts w:ascii="Cambria Math" w:hAnsi="Cambria Math"/>
                          <w:i/>
                        </w:rPr>
                      </w:ins>
                    </m:ctrlPr>
                  </m:naryPr>
                  <m:sub>
                    <m:r>
                      <w:ins w:id="60" w:author="Στάθης Καπ" w:date="2023-02-01T08:21:00Z">
                        <w:rPr>
                          <w:rFonts w:ascii="Cambria Math" w:hAnsi="Cambria Math"/>
                        </w:rPr>
                        <m:t>i=2</m:t>
                      </w:ins>
                    </m:r>
                  </m:sub>
                  <m:sup>
                    <m:r>
                      <w:ins w:id="61" w:author="Στάθης Καπ" w:date="2023-02-01T08:21:00Z">
                        <w:rPr>
                          <w:rFonts w:ascii="Cambria Math" w:hAnsi="Cambria Math"/>
                        </w:rPr>
                        <m:t>N-1</m:t>
                      </w:ins>
                    </m:r>
                  </m:sup>
                  <m:e>
                    <m:nary>
                      <m:naryPr>
                        <m:chr m:val="∑"/>
                        <m:limLoc m:val="undOvr"/>
                        <m:ctrlPr>
                          <w:ins w:id="62" w:author="Στάθης Καπ" w:date="2023-02-01T08:21:00Z">
                            <w:rPr>
                              <w:rFonts w:ascii="Cambria Math" w:hAnsi="Cambria Math"/>
                              <w:i/>
                            </w:rPr>
                          </w:ins>
                        </m:ctrlPr>
                      </m:naryPr>
                      <m:sub>
                        <m:r>
                          <w:ins w:id="63" w:author="Στάθης Καπ" w:date="2023-02-01T08:21:00Z">
                            <w:rPr>
                              <w:rFonts w:ascii="Cambria Math" w:hAnsi="Cambria Math"/>
                            </w:rPr>
                            <m:t>j=2</m:t>
                          </w:ins>
                        </m:r>
                      </m:sub>
                      <m:sup>
                        <m:r>
                          <w:ins w:id="64" w:author="Στάθης Καπ" w:date="2023-02-01T08:21:00Z">
                            <w:rPr>
                              <w:rFonts w:ascii="Cambria Math" w:hAnsi="Cambria Math"/>
                            </w:rPr>
                            <m:t>N</m:t>
                          </w:ins>
                        </m:r>
                      </m:sup>
                      <m:e>
                        <m:sSub>
                          <m:sSubPr>
                            <m:ctrlPr>
                              <w:ins w:id="65" w:author="Στάθης Καπ" w:date="2023-02-01T08:21:00Z">
                                <w:rPr>
                                  <w:rFonts w:ascii="Cambria Math" w:hAnsi="Cambria Math"/>
                                  <w:i/>
                                </w:rPr>
                              </w:ins>
                            </m:ctrlPr>
                          </m:sSubPr>
                          <m:e>
                            <m:r>
                              <w:ins w:id="66" w:author="Στάθης Καπ" w:date="2023-02-01T08:21:00Z">
                                <w:rPr>
                                  <w:rFonts w:ascii="Cambria Math" w:hAnsi="Cambria Math"/>
                                </w:rPr>
                                <m:t>S</m:t>
                              </w:ins>
                            </m:r>
                          </m:e>
                          <m:sub>
                            <m:r>
                              <w:ins w:id="67" w:author="Στάθης Καπ" w:date="2023-02-01T08:21:00Z">
                                <w:rPr>
                                  <w:rFonts w:ascii="Cambria Math" w:hAnsi="Cambria Math"/>
                                </w:rPr>
                                <m:t>i</m:t>
                              </w:ins>
                            </m:r>
                          </m:sub>
                        </m:sSub>
                        <m:sSub>
                          <m:sSubPr>
                            <m:ctrlPr>
                              <w:ins w:id="68" w:author="Στάθης Καπ" w:date="2023-02-01T08:21:00Z">
                                <w:rPr>
                                  <w:rFonts w:ascii="Cambria Math" w:hAnsi="Cambria Math"/>
                                  <w:i/>
                                </w:rPr>
                              </w:ins>
                            </m:ctrlPr>
                          </m:sSubPr>
                          <m:e>
                            <m:r>
                              <w:ins w:id="69" w:author="Στάθης Καπ" w:date="2023-02-01T08:21:00Z">
                                <w:rPr>
                                  <w:rFonts w:ascii="Cambria Math" w:hAnsi="Cambria Math"/>
                                </w:rPr>
                                <m:t>X</m:t>
                              </w:ins>
                            </m:r>
                          </m:e>
                          <m:sub>
                            <m:r>
                              <w:ins w:id="70" w:author="Στάθης Καπ" w:date="2023-02-01T08:21:00Z">
                                <w:rPr>
                                  <w:rFonts w:ascii="Cambria Math" w:hAnsi="Cambria Math"/>
                                </w:rPr>
                                <m:t>ij</m:t>
                              </w:ins>
                            </m:r>
                          </m:sub>
                        </m:sSub>
                      </m:e>
                    </m:nary>
                  </m:e>
                </m:nary>
              </m:oMath>
            </m:oMathPara>
          </w:p>
        </w:tc>
        <w:tc>
          <w:tcPr>
            <w:tcW w:w="350" w:type="pct"/>
            <w:vAlign w:val="center"/>
            <w:tcPrChange w:id="71" w:author="Στάθης Καπ" w:date="2023-02-01T08:48:00Z">
              <w:tcPr>
                <w:tcW w:w="350" w:type="pct"/>
                <w:vAlign w:val="bottom"/>
              </w:tcPr>
            </w:tcPrChange>
          </w:tcPr>
          <w:p w14:paraId="0533C75C" w14:textId="089A83C0" w:rsidR="004650B7" w:rsidRPr="00603993" w:rsidRDefault="00603993">
            <w:pPr>
              <w:pStyle w:val="Caption"/>
              <w:spacing w:after="160"/>
              <w:rPr>
                <w:ins w:id="72" w:author="Στάθης Καπ" w:date="2023-02-01T06:28:00Z"/>
                <w:rPrChange w:id="73" w:author="Στάθης Καπ" w:date="2023-02-01T08:49:00Z">
                  <w:rPr>
                    <w:ins w:id="74" w:author="Στάθης Καπ" w:date="2023-02-01T06:28:00Z"/>
                    <w:lang w:val="el-GR"/>
                  </w:rPr>
                </w:rPrChange>
              </w:rPr>
              <w:pPrChange w:id="75" w:author="Στάθης Καπ" w:date="2023-02-01T08:47:00Z">
                <w:pPr/>
              </w:pPrChange>
            </w:pPr>
            <w:ins w:id="76" w:author="Στάθης Καπ" w:date="2023-02-01T08:49:00Z">
              <w:r>
                <w:t>(</w:t>
              </w:r>
            </w:ins>
            <w:ins w:id="77" w:author="Στάθης Καπ" w:date="2023-02-01T08:23:00Z">
              <w:r w:rsidR="002708DF">
                <w:rPr>
                  <w:lang w:val="el-GR"/>
                </w:rPr>
                <w:fldChar w:fldCharType="begin"/>
              </w:r>
              <w:r w:rsidR="002708DF">
                <w:rPr>
                  <w:lang w:val="el-GR"/>
                </w:rPr>
                <w:instrText xml:space="preserve"> STYLEREF 1 \s </w:instrText>
              </w:r>
              <w:r w:rsidR="002708DF">
                <w:rPr>
                  <w:lang w:val="el-GR"/>
                </w:rPr>
                <w:fldChar w:fldCharType="separate"/>
              </w:r>
            </w:ins>
            <w:r w:rsidR="00237FE3">
              <w:rPr>
                <w:noProof/>
                <w:lang w:val="el-GR"/>
              </w:rPr>
              <w:t>2</w:t>
            </w:r>
            <w:ins w:id="78" w:author="Στάθης Καπ" w:date="2023-02-01T08:23:00Z">
              <w:r w:rsidR="002708DF">
                <w:rPr>
                  <w:lang w:val="el-GR"/>
                </w:rPr>
                <w:fldChar w:fldCharType="end"/>
              </w:r>
              <w:r w:rsidR="002708DF">
                <w:rPr>
                  <w:lang w:val="el-GR"/>
                </w:rPr>
                <w:t>.</w:t>
              </w:r>
              <w:r w:rsidR="002708DF">
                <w:rPr>
                  <w:lang w:val="el-GR"/>
                </w:rPr>
                <w:fldChar w:fldCharType="begin"/>
              </w:r>
              <w:r w:rsidR="002708DF">
                <w:rPr>
                  <w:lang w:val="el-GR"/>
                </w:rPr>
                <w:instrText xml:space="preserve"> SEQ Εξίσωση \* ARABIC \s 1 </w:instrText>
              </w:r>
              <w:r w:rsidR="002708DF">
                <w:rPr>
                  <w:lang w:val="el-GR"/>
                </w:rPr>
                <w:fldChar w:fldCharType="separate"/>
              </w:r>
            </w:ins>
            <w:ins w:id="79" w:author="Στάθης Καπ" w:date="2023-02-12T06:03:00Z">
              <w:r w:rsidR="00237FE3">
                <w:rPr>
                  <w:noProof/>
                  <w:lang w:val="el-GR"/>
                </w:rPr>
                <w:t>1</w:t>
              </w:r>
            </w:ins>
            <w:ins w:id="80" w:author="Στάθης Καπ" w:date="2023-02-01T08:23:00Z">
              <w:r w:rsidR="002708DF">
                <w:rPr>
                  <w:lang w:val="el-GR"/>
                </w:rPr>
                <w:fldChar w:fldCharType="end"/>
              </w:r>
            </w:ins>
            <w:ins w:id="81" w:author="Στάθης Καπ" w:date="2023-02-01T08:49:00Z">
              <w:r>
                <w:t>)</w:t>
              </w:r>
            </w:ins>
          </w:p>
        </w:tc>
      </w:tr>
      <w:tr w:rsidR="00A94912" w14:paraId="3DE46F8B" w14:textId="77777777" w:rsidTr="00237FE3">
        <w:trPr>
          <w:ins w:id="82" w:author="Στάθης Καπ" w:date="2023-02-01T08:49:00Z"/>
        </w:trPr>
        <w:tc>
          <w:tcPr>
            <w:tcW w:w="350" w:type="pct"/>
          </w:tcPr>
          <w:p w14:paraId="054157E0" w14:textId="77777777" w:rsidR="00A94912" w:rsidRDefault="00A94912">
            <w:pPr>
              <w:spacing w:after="160"/>
              <w:rPr>
                <w:ins w:id="83" w:author="Στάθης Καπ" w:date="2023-02-01T08:49:00Z"/>
                <w:lang w:val="el-GR"/>
              </w:rPr>
              <w:pPrChange w:id="84" w:author="Στάθης Καπ" w:date="2023-02-01T08:46:00Z">
                <w:pPr/>
              </w:pPrChange>
            </w:pPr>
          </w:p>
        </w:tc>
        <w:tc>
          <w:tcPr>
            <w:tcW w:w="4300" w:type="pct"/>
          </w:tcPr>
          <w:p w14:paraId="36D4EBD7" w14:textId="372858F1" w:rsidR="00A94912" w:rsidRPr="005846FF" w:rsidRDefault="00227D7C">
            <w:pPr>
              <w:spacing w:after="160"/>
              <w:rPr>
                <w:ins w:id="85" w:author="Στάθης Καπ" w:date="2023-02-01T08:49:00Z"/>
                <w:lang w:val="el-GR"/>
              </w:rPr>
              <w:pPrChange w:id="86" w:author="Στάθης Καπ" w:date="2023-02-01T08:46:00Z">
                <w:pPr/>
              </w:pPrChange>
            </w:pPr>
            <m:oMathPara>
              <m:oMath>
                <m:nary>
                  <m:naryPr>
                    <m:chr m:val="∑"/>
                    <m:limLoc m:val="undOvr"/>
                    <m:ctrlPr>
                      <w:ins w:id="87" w:author="Στάθης Καπ" w:date="2023-02-01T08:49:00Z">
                        <w:rPr>
                          <w:rFonts w:ascii="Cambria Math" w:hAnsi="Cambria Math"/>
                          <w:i/>
                        </w:rPr>
                      </w:ins>
                    </m:ctrlPr>
                  </m:naryPr>
                  <m:sub>
                    <m:r>
                      <w:ins w:id="88" w:author="Στάθης Καπ" w:date="2023-02-01T08:49:00Z">
                        <w:rPr>
                          <w:rFonts w:ascii="Cambria Math" w:hAnsi="Cambria Math"/>
                        </w:rPr>
                        <m:t>j=2</m:t>
                      </w:ins>
                    </m:r>
                  </m:sub>
                  <m:sup>
                    <m:r>
                      <w:ins w:id="89" w:author="Στάθης Καπ" w:date="2023-02-01T08:49:00Z">
                        <w:rPr>
                          <w:rFonts w:ascii="Cambria Math" w:hAnsi="Cambria Math"/>
                        </w:rPr>
                        <m:t>N</m:t>
                      </w:ins>
                    </m:r>
                  </m:sup>
                  <m:e>
                    <m:sSub>
                      <m:sSubPr>
                        <m:ctrlPr>
                          <w:ins w:id="90" w:author="Στάθης Καπ" w:date="2023-02-01T08:49:00Z">
                            <w:rPr>
                              <w:rFonts w:ascii="Cambria Math" w:hAnsi="Cambria Math"/>
                              <w:i/>
                            </w:rPr>
                          </w:ins>
                        </m:ctrlPr>
                      </m:sSubPr>
                      <m:e>
                        <m:r>
                          <w:ins w:id="91" w:author="Στάθης Καπ" w:date="2023-02-01T08:49:00Z">
                            <w:rPr>
                              <w:rFonts w:ascii="Cambria Math" w:hAnsi="Cambria Math"/>
                            </w:rPr>
                            <m:t>X</m:t>
                          </w:ins>
                        </m:r>
                      </m:e>
                      <m:sub>
                        <m:r>
                          <w:ins w:id="92" w:author="Στάθης Καπ" w:date="2023-02-01T08:49:00Z">
                            <w:rPr>
                              <w:rFonts w:ascii="Cambria Math" w:hAnsi="Cambria Math"/>
                            </w:rPr>
                            <m:t>1j</m:t>
                          </w:ins>
                        </m:r>
                      </m:sub>
                    </m:sSub>
                  </m:e>
                </m:nary>
                <m:r>
                  <w:ins w:id="93" w:author="Στάθης Καπ" w:date="2023-02-01T08:49:00Z">
                    <w:rPr>
                      <w:rFonts w:ascii="Cambria Math" w:hAnsi="Cambria Math"/>
                    </w:rPr>
                    <m:t>=</m:t>
                  </w:ins>
                </m:r>
                <m:nary>
                  <m:naryPr>
                    <m:chr m:val="∑"/>
                    <m:limLoc m:val="undOvr"/>
                    <m:ctrlPr>
                      <w:ins w:id="94" w:author="Στάθης Καπ" w:date="2023-02-01T08:49:00Z">
                        <w:rPr>
                          <w:rFonts w:ascii="Cambria Math" w:hAnsi="Cambria Math"/>
                          <w:i/>
                        </w:rPr>
                      </w:ins>
                    </m:ctrlPr>
                  </m:naryPr>
                  <m:sub>
                    <m:r>
                      <w:ins w:id="95" w:author="Στάθης Καπ" w:date="2023-02-01T08:49:00Z">
                        <w:rPr>
                          <w:rFonts w:ascii="Cambria Math" w:hAnsi="Cambria Math"/>
                        </w:rPr>
                        <m:t>i=1</m:t>
                      </w:ins>
                    </m:r>
                  </m:sub>
                  <m:sup>
                    <m:r>
                      <w:ins w:id="96" w:author="Στάθης Καπ" w:date="2023-02-01T08:49:00Z">
                        <w:rPr>
                          <w:rFonts w:ascii="Cambria Math" w:hAnsi="Cambria Math"/>
                        </w:rPr>
                        <m:t>N-1</m:t>
                      </w:ins>
                    </m:r>
                  </m:sup>
                  <m:e>
                    <m:sSub>
                      <m:sSubPr>
                        <m:ctrlPr>
                          <w:ins w:id="97" w:author="Στάθης Καπ" w:date="2023-02-01T08:49:00Z">
                            <w:rPr>
                              <w:rFonts w:ascii="Cambria Math" w:hAnsi="Cambria Math"/>
                              <w:i/>
                            </w:rPr>
                          </w:ins>
                        </m:ctrlPr>
                      </m:sSubPr>
                      <m:e>
                        <m:r>
                          <w:ins w:id="98" w:author="Στάθης Καπ" w:date="2023-02-01T08:49:00Z">
                            <w:rPr>
                              <w:rFonts w:ascii="Cambria Math" w:hAnsi="Cambria Math"/>
                            </w:rPr>
                            <m:t>X</m:t>
                          </w:ins>
                        </m:r>
                      </m:e>
                      <m:sub>
                        <m:r>
                          <w:ins w:id="99" w:author="Στάθης Καπ" w:date="2023-02-01T08:49:00Z">
                            <w:rPr>
                              <w:rFonts w:ascii="Cambria Math" w:hAnsi="Cambria Math"/>
                            </w:rPr>
                            <m:t>iN</m:t>
                          </w:ins>
                        </m:r>
                      </m:sub>
                    </m:sSub>
                  </m:e>
                </m:nary>
                <m:r>
                  <w:ins w:id="100" w:author="Στάθης Καπ" w:date="2023-02-01T08:49:00Z">
                    <w:rPr>
                      <w:rFonts w:ascii="Cambria Math" w:hAnsi="Cambria Math"/>
                    </w:rPr>
                    <m:t>=1</m:t>
                  </w:ins>
                </m:r>
              </m:oMath>
            </m:oMathPara>
          </w:p>
        </w:tc>
        <w:tc>
          <w:tcPr>
            <w:tcW w:w="350" w:type="pct"/>
            <w:vAlign w:val="center"/>
          </w:tcPr>
          <w:p w14:paraId="21686B2D" w14:textId="16E2F57B" w:rsidR="00A94912" w:rsidRPr="00603993" w:rsidRDefault="00A94912" w:rsidP="00237FE3">
            <w:pPr>
              <w:pStyle w:val="Caption"/>
              <w:spacing w:after="160"/>
              <w:rPr>
                <w:ins w:id="101" w:author="Στάθης Καπ" w:date="2023-02-01T08:49:00Z"/>
                <w:rPrChange w:id="102" w:author="Στάθης Καπ" w:date="2023-02-01T08:49:00Z">
                  <w:rPr>
                    <w:ins w:id="103" w:author="Στάθης Καπ" w:date="2023-02-01T08:49:00Z"/>
                    <w:lang w:val="el-GR"/>
                  </w:rPr>
                </w:rPrChange>
              </w:rPr>
            </w:pPr>
            <w:ins w:id="104" w:author="Στάθης Καπ" w:date="2023-02-01T08:49: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05" w:author="Στάθης Καπ" w:date="2023-02-01T08:4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w:t>
            </w:r>
            <w:ins w:id="106" w:author="Στάθης Καπ" w:date="2023-02-01T08:49:00Z">
              <w:r>
                <w:rPr>
                  <w:lang w:val="el-GR"/>
                </w:rPr>
                <w:fldChar w:fldCharType="end"/>
              </w:r>
              <w:r>
                <w:t>)</w:t>
              </w:r>
            </w:ins>
          </w:p>
        </w:tc>
      </w:tr>
      <w:tr w:rsidR="005D5E16" w14:paraId="22C3734D" w14:textId="77777777" w:rsidTr="00237FE3">
        <w:trPr>
          <w:ins w:id="107" w:author="Στάθης Καπ" w:date="2023-02-01T08:50:00Z"/>
        </w:trPr>
        <w:tc>
          <w:tcPr>
            <w:tcW w:w="350" w:type="pct"/>
          </w:tcPr>
          <w:p w14:paraId="6A69D999" w14:textId="77777777" w:rsidR="005D5E16" w:rsidRDefault="005D5E16">
            <w:pPr>
              <w:spacing w:after="160"/>
              <w:rPr>
                <w:ins w:id="108" w:author="Στάθης Καπ" w:date="2023-02-01T08:50:00Z"/>
                <w:lang w:val="el-GR"/>
              </w:rPr>
              <w:pPrChange w:id="109" w:author="Στάθης Καπ" w:date="2023-02-01T08:46:00Z">
                <w:pPr/>
              </w:pPrChange>
            </w:pPr>
          </w:p>
        </w:tc>
        <w:tc>
          <w:tcPr>
            <w:tcW w:w="4300" w:type="pct"/>
          </w:tcPr>
          <w:p w14:paraId="79CDAA6E" w14:textId="000C6BC6" w:rsidR="005D5E16" w:rsidRPr="005846FF" w:rsidRDefault="00227D7C">
            <w:pPr>
              <w:spacing w:after="160"/>
              <w:rPr>
                <w:ins w:id="110" w:author="Στάθης Καπ" w:date="2023-02-01T08:50:00Z"/>
                <w:lang w:val="el-GR"/>
              </w:rPr>
              <w:pPrChange w:id="111" w:author="Στάθης Καπ" w:date="2023-02-01T08:46:00Z">
                <w:pPr/>
              </w:pPrChange>
            </w:pPr>
            <m:oMathPara>
              <m:oMath>
                <m:nary>
                  <m:naryPr>
                    <m:chr m:val="∑"/>
                    <m:limLoc m:val="undOvr"/>
                    <m:ctrlPr>
                      <w:ins w:id="112" w:author="Στάθης Καπ" w:date="2023-02-01T08:50:00Z">
                        <w:rPr>
                          <w:rFonts w:ascii="Cambria Math" w:hAnsi="Cambria Math"/>
                          <w:i/>
                        </w:rPr>
                      </w:ins>
                    </m:ctrlPr>
                  </m:naryPr>
                  <m:sub>
                    <m:r>
                      <w:ins w:id="113" w:author="Στάθης Καπ" w:date="2023-02-01T08:50:00Z">
                        <w:rPr>
                          <w:rFonts w:ascii="Cambria Math" w:hAnsi="Cambria Math"/>
                        </w:rPr>
                        <m:t>i=1</m:t>
                      </w:ins>
                    </m:r>
                  </m:sub>
                  <m:sup>
                    <m:r>
                      <w:ins w:id="114" w:author="Στάθης Καπ" w:date="2023-02-01T08:50:00Z">
                        <w:rPr>
                          <w:rFonts w:ascii="Cambria Math" w:hAnsi="Cambria Math"/>
                        </w:rPr>
                        <m:t>N-1</m:t>
                      </w:ins>
                    </m:r>
                  </m:sup>
                  <m:e>
                    <m:sSub>
                      <m:sSubPr>
                        <m:ctrlPr>
                          <w:ins w:id="115" w:author="Στάθης Καπ" w:date="2023-02-01T08:50:00Z">
                            <w:rPr>
                              <w:rFonts w:ascii="Cambria Math" w:hAnsi="Cambria Math"/>
                              <w:i/>
                            </w:rPr>
                          </w:ins>
                        </m:ctrlPr>
                      </m:sSubPr>
                      <m:e>
                        <m:r>
                          <w:ins w:id="116" w:author="Στάθης Καπ" w:date="2023-02-01T08:50:00Z">
                            <w:rPr>
                              <w:rFonts w:ascii="Cambria Math" w:hAnsi="Cambria Math"/>
                            </w:rPr>
                            <m:t>X</m:t>
                          </w:ins>
                        </m:r>
                      </m:e>
                      <m:sub>
                        <m:r>
                          <w:ins w:id="117" w:author="Στάθης Καπ" w:date="2023-02-01T08:50:00Z">
                            <w:rPr>
                              <w:rFonts w:ascii="Cambria Math" w:hAnsi="Cambria Math"/>
                            </w:rPr>
                            <m:t>ik</m:t>
                          </w:ins>
                        </m:r>
                      </m:sub>
                    </m:sSub>
                  </m:e>
                </m:nary>
                <m:r>
                  <w:ins w:id="118" w:author="Στάθης Καπ" w:date="2023-02-01T08:50:00Z">
                    <w:rPr>
                      <w:rFonts w:ascii="Cambria Math" w:hAnsi="Cambria Math"/>
                    </w:rPr>
                    <m:t>=</m:t>
                  </w:ins>
                </m:r>
                <m:nary>
                  <m:naryPr>
                    <m:chr m:val="∑"/>
                    <m:limLoc m:val="undOvr"/>
                    <m:ctrlPr>
                      <w:ins w:id="119" w:author="Στάθης Καπ" w:date="2023-02-01T08:50:00Z">
                        <w:rPr>
                          <w:rFonts w:ascii="Cambria Math" w:hAnsi="Cambria Math"/>
                          <w:i/>
                        </w:rPr>
                      </w:ins>
                    </m:ctrlPr>
                  </m:naryPr>
                  <m:sub>
                    <m:r>
                      <w:ins w:id="120" w:author="Στάθης Καπ" w:date="2023-02-01T08:50:00Z">
                        <w:rPr>
                          <w:rFonts w:ascii="Cambria Math" w:hAnsi="Cambria Math"/>
                        </w:rPr>
                        <m:t>j=2</m:t>
                      </w:ins>
                    </m:r>
                  </m:sub>
                  <m:sup>
                    <m:r>
                      <w:ins w:id="121" w:author="Στάθης Καπ" w:date="2023-02-01T08:50:00Z">
                        <w:rPr>
                          <w:rFonts w:ascii="Cambria Math" w:hAnsi="Cambria Math"/>
                        </w:rPr>
                        <m:t>N</m:t>
                      </w:ins>
                    </m:r>
                  </m:sup>
                  <m:e>
                    <m:sSub>
                      <m:sSubPr>
                        <m:ctrlPr>
                          <w:ins w:id="122" w:author="Στάθης Καπ" w:date="2023-02-01T08:50:00Z">
                            <w:rPr>
                              <w:rFonts w:ascii="Cambria Math" w:hAnsi="Cambria Math"/>
                              <w:i/>
                            </w:rPr>
                          </w:ins>
                        </m:ctrlPr>
                      </m:sSubPr>
                      <m:e>
                        <m:r>
                          <w:ins w:id="123" w:author="Στάθης Καπ" w:date="2023-02-01T08:50:00Z">
                            <w:rPr>
                              <w:rFonts w:ascii="Cambria Math" w:hAnsi="Cambria Math"/>
                            </w:rPr>
                            <m:t>X</m:t>
                          </w:ins>
                        </m:r>
                      </m:e>
                      <m:sub>
                        <m:r>
                          <w:ins w:id="124" w:author="Στάθης Καπ" w:date="2023-02-01T08:50:00Z">
                            <w:rPr>
                              <w:rFonts w:ascii="Cambria Math" w:hAnsi="Cambria Math"/>
                            </w:rPr>
                            <m:t>kj</m:t>
                          </w:ins>
                        </m:r>
                      </m:sub>
                    </m:sSub>
                  </m:e>
                </m:nary>
                <m:r>
                  <w:ins w:id="125" w:author="Στάθης Καπ" w:date="2023-02-01T08:50:00Z">
                    <w:rPr>
                      <w:rFonts w:ascii="Cambria Math" w:hAnsi="Cambria Math"/>
                    </w:rPr>
                    <m:t>≤1 ∀k=2,⋯, (N-1)</m:t>
                  </w:ins>
                </m:r>
              </m:oMath>
            </m:oMathPara>
          </w:p>
        </w:tc>
        <w:tc>
          <w:tcPr>
            <w:tcW w:w="350" w:type="pct"/>
            <w:vAlign w:val="center"/>
          </w:tcPr>
          <w:p w14:paraId="621034B8" w14:textId="0EECC082" w:rsidR="005D5E16" w:rsidRPr="00603993" w:rsidRDefault="005D5E16" w:rsidP="00237FE3">
            <w:pPr>
              <w:pStyle w:val="Caption"/>
              <w:spacing w:after="160"/>
              <w:rPr>
                <w:ins w:id="126" w:author="Στάθης Καπ" w:date="2023-02-01T08:50:00Z"/>
                <w:rPrChange w:id="127" w:author="Στάθης Καπ" w:date="2023-02-01T08:49:00Z">
                  <w:rPr>
                    <w:ins w:id="128" w:author="Στάθης Καπ" w:date="2023-02-01T08:50:00Z"/>
                    <w:lang w:val="el-GR"/>
                  </w:rPr>
                </w:rPrChange>
              </w:rPr>
            </w:pPr>
            <w:ins w:id="129" w:author="Στάθης Καπ" w:date="2023-02-01T08:5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30" w:author="Στάθης Καπ" w:date="2023-02-01T08:5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w:t>
            </w:r>
            <w:ins w:id="131" w:author="Στάθης Καπ" w:date="2023-02-01T08:50:00Z">
              <w:r>
                <w:rPr>
                  <w:lang w:val="el-GR"/>
                </w:rPr>
                <w:fldChar w:fldCharType="end"/>
              </w:r>
              <w:r>
                <w:t>)</w:t>
              </w:r>
            </w:ins>
          </w:p>
        </w:tc>
      </w:tr>
      <w:tr w:rsidR="00901EE4" w14:paraId="213877CA" w14:textId="77777777" w:rsidTr="00237FE3">
        <w:trPr>
          <w:ins w:id="132" w:author="Στάθης Καπ" w:date="2023-02-01T08:51:00Z"/>
        </w:trPr>
        <w:tc>
          <w:tcPr>
            <w:tcW w:w="350" w:type="pct"/>
          </w:tcPr>
          <w:p w14:paraId="6AA5EF30" w14:textId="77777777" w:rsidR="00901EE4" w:rsidRDefault="00901EE4">
            <w:pPr>
              <w:spacing w:after="160"/>
              <w:rPr>
                <w:ins w:id="133" w:author="Στάθης Καπ" w:date="2023-02-01T08:51:00Z"/>
                <w:lang w:val="el-GR"/>
              </w:rPr>
              <w:pPrChange w:id="134" w:author="Στάθης Καπ" w:date="2023-02-01T08:46:00Z">
                <w:pPr/>
              </w:pPrChange>
            </w:pPr>
          </w:p>
        </w:tc>
        <w:tc>
          <w:tcPr>
            <w:tcW w:w="4300" w:type="pct"/>
          </w:tcPr>
          <w:p w14:paraId="7AD5F99F" w14:textId="6A8011E2" w:rsidR="00901EE4" w:rsidRPr="005846FF" w:rsidRDefault="00227D7C">
            <w:pPr>
              <w:spacing w:after="160"/>
              <w:rPr>
                <w:ins w:id="135" w:author="Στάθης Καπ" w:date="2023-02-01T08:51:00Z"/>
                <w:lang w:val="el-GR"/>
              </w:rPr>
              <w:pPrChange w:id="136" w:author="Στάθης Καπ" w:date="2023-02-01T08:46:00Z">
                <w:pPr/>
              </w:pPrChange>
            </w:pPr>
            <m:oMathPara>
              <m:oMath>
                <m:nary>
                  <m:naryPr>
                    <m:chr m:val="∑"/>
                    <m:limLoc m:val="undOvr"/>
                    <m:ctrlPr>
                      <w:ins w:id="137" w:author="Στάθης Καπ" w:date="2023-02-01T08:51:00Z">
                        <w:rPr>
                          <w:rFonts w:ascii="Cambria Math" w:hAnsi="Cambria Math"/>
                          <w:i/>
                        </w:rPr>
                      </w:ins>
                    </m:ctrlPr>
                  </m:naryPr>
                  <m:sub>
                    <m:r>
                      <w:ins w:id="138" w:author="Στάθης Καπ" w:date="2023-02-01T08:51:00Z">
                        <w:rPr>
                          <w:rFonts w:ascii="Cambria Math" w:hAnsi="Cambria Math"/>
                        </w:rPr>
                        <m:t>i=1</m:t>
                      </w:ins>
                    </m:r>
                  </m:sub>
                  <m:sup>
                    <m:r>
                      <w:ins w:id="139" w:author="Στάθης Καπ" w:date="2023-02-01T08:51:00Z">
                        <w:rPr>
                          <w:rFonts w:ascii="Cambria Math" w:hAnsi="Cambria Math"/>
                        </w:rPr>
                        <m:t>N-1</m:t>
                      </w:ins>
                    </m:r>
                  </m:sup>
                  <m:e>
                    <m:nary>
                      <m:naryPr>
                        <m:chr m:val="∑"/>
                        <m:limLoc m:val="undOvr"/>
                        <m:ctrlPr>
                          <w:ins w:id="140" w:author="Στάθης Καπ" w:date="2023-02-01T08:51:00Z">
                            <w:rPr>
                              <w:rFonts w:ascii="Cambria Math" w:hAnsi="Cambria Math"/>
                              <w:i/>
                            </w:rPr>
                          </w:ins>
                        </m:ctrlPr>
                      </m:naryPr>
                      <m:sub>
                        <m:r>
                          <w:ins w:id="141" w:author="Στάθης Καπ" w:date="2023-02-01T08:51:00Z">
                            <w:rPr>
                              <w:rFonts w:ascii="Cambria Math" w:hAnsi="Cambria Math"/>
                            </w:rPr>
                            <m:t>j=2</m:t>
                          </w:ins>
                        </m:r>
                      </m:sub>
                      <m:sup>
                        <m:r>
                          <w:ins w:id="142" w:author="Στάθης Καπ" w:date="2023-02-01T08:51:00Z">
                            <w:rPr>
                              <w:rFonts w:ascii="Cambria Math" w:hAnsi="Cambria Math"/>
                            </w:rPr>
                            <m:t>N</m:t>
                          </w:ins>
                        </m:r>
                      </m:sup>
                      <m:e>
                        <m:sSub>
                          <m:sSubPr>
                            <m:ctrlPr>
                              <w:ins w:id="143" w:author="Στάθης Καπ" w:date="2023-02-01T08:51:00Z">
                                <w:rPr>
                                  <w:rFonts w:ascii="Cambria Math" w:hAnsi="Cambria Math"/>
                                  <w:i/>
                                </w:rPr>
                              </w:ins>
                            </m:ctrlPr>
                          </m:sSubPr>
                          <m:e>
                            <m:r>
                              <w:ins w:id="144" w:author="Στάθης Καπ" w:date="2023-02-01T08:51:00Z">
                                <w:rPr>
                                  <w:rFonts w:ascii="Cambria Math" w:hAnsi="Cambria Math"/>
                                </w:rPr>
                                <m:t>t</m:t>
                              </w:ins>
                            </m:r>
                          </m:e>
                          <m:sub>
                            <m:r>
                              <w:ins w:id="145" w:author="Στάθης Καπ" w:date="2023-02-01T08:51:00Z">
                                <w:rPr>
                                  <w:rFonts w:ascii="Cambria Math" w:hAnsi="Cambria Math"/>
                                </w:rPr>
                                <m:t>ij</m:t>
                              </w:ins>
                            </m:r>
                          </m:sub>
                        </m:sSub>
                        <m:sSub>
                          <m:sSubPr>
                            <m:ctrlPr>
                              <w:ins w:id="146" w:author="Στάθης Καπ" w:date="2023-02-01T08:51:00Z">
                                <w:rPr>
                                  <w:rFonts w:ascii="Cambria Math" w:hAnsi="Cambria Math"/>
                                  <w:i/>
                                </w:rPr>
                              </w:ins>
                            </m:ctrlPr>
                          </m:sSubPr>
                          <m:e>
                            <m:r>
                              <w:ins w:id="147" w:author="Στάθης Καπ" w:date="2023-02-01T08:51:00Z">
                                <w:rPr>
                                  <w:rFonts w:ascii="Cambria Math" w:hAnsi="Cambria Math"/>
                                </w:rPr>
                                <m:t>X</m:t>
                              </w:ins>
                            </m:r>
                          </m:e>
                          <m:sub>
                            <m:r>
                              <w:ins w:id="148" w:author="Στάθης Καπ" w:date="2023-02-01T08:51:00Z">
                                <w:rPr>
                                  <w:rFonts w:ascii="Cambria Math" w:hAnsi="Cambria Math"/>
                                </w:rPr>
                                <m:t>ij</m:t>
                              </w:ins>
                            </m:r>
                          </m:sub>
                        </m:sSub>
                      </m:e>
                    </m:nary>
                  </m:e>
                </m:nary>
                <m:r>
                  <w:ins w:id="149" w:author="Στάθης Καπ" w:date="2023-02-01T08:51:00Z">
                    <w:rPr>
                      <w:rFonts w:ascii="Cambria Math" w:hAnsi="Cambria Math"/>
                    </w:rPr>
                    <m:t>≤</m:t>
                  </w:ins>
                </m:r>
                <m:sSub>
                  <m:sSubPr>
                    <m:ctrlPr>
                      <w:ins w:id="150" w:author="Στάθης Καπ" w:date="2023-02-01T08:51:00Z">
                        <w:rPr>
                          <w:rFonts w:ascii="Cambria Math" w:hAnsi="Cambria Math"/>
                          <w:i/>
                        </w:rPr>
                      </w:ins>
                    </m:ctrlPr>
                  </m:sSubPr>
                  <m:e>
                    <m:r>
                      <w:ins w:id="151" w:author="Στάθης Καπ" w:date="2023-02-01T08:51:00Z">
                        <w:rPr>
                          <w:rFonts w:ascii="Cambria Math" w:hAnsi="Cambria Math"/>
                        </w:rPr>
                        <m:t>T</m:t>
                      </w:ins>
                    </m:r>
                  </m:e>
                  <m:sub>
                    <m:r>
                      <w:ins w:id="152" w:author="Στάθης Καπ" w:date="2023-02-01T08:51:00Z">
                        <w:rPr>
                          <w:rFonts w:ascii="Cambria Math" w:hAnsi="Cambria Math"/>
                        </w:rPr>
                        <m:t>max</m:t>
                      </w:ins>
                    </m:r>
                  </m:sub>
                </m:sSub>
              </m:oMath>
            </m:oMathPara>
          </w:p>
        </w:tc>
        <w:tc>
          <w:tcPr>
            <w:tcW w:w="350" w:type="pct"/>
            <w:vAlign w:val="center"/>
          </w:tcPr>
          <w:p w14:paraId="7DD64C42" w14:textId="37EA61A7" w:rsidR="00901EE4" w:rsidRPr="00603993" w:rsidRDefault="00901EE4" w:rsidP="00237FE3">
            <w:pPr>
              <w:pStyle w:val="Caption"/>
              <w:spacing w:after="160"/>
              <w:rPr>
                <w:ins w:id="153" w:author="Στάθης Καπ" w:date="2023-02-01T08:51:00Z"/>
                <w:rPrChange w:id="154" w:author="Στάθης Καπ" w:date="2023-02-01T08:49:00Z">
                  <w:rPr>
                    <w:ins w:id="155" w:author="Στάθης Καπ" w:date="2023-02-01T08:51:00Z"/>
                    <w:lang w:val="el-GR"/>
                  </w:rPr>
                </w:rPrChange>
              </w:rPr>
            </w:pPr>
            <w:ins w:id="156" w:author="Στάθης Καπ" w:date="2023-02-01T08:5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7" w:author="Στάθης Καπ" w:date="2023-02-01T08:5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4</w:t>
            </w:r>
            <w:ins w:id="158" w:author="Στάθης Καπ" w:date="2023-02-01T08:51:00Z">
              <w:r>
                <w:rPr>
                  <w:lang w:val="el-GR"/>
                </w:rPr>
                <w:fldChar w:fldCharType="end"/>
              </w:r>
              <w:r>
                <w:t>)</w:t>
              </w:r>
            </w:ins>
          </w:p>
        </w:tc>
      </w:tr>
      <w:tr w:rsidR="00E56ECE" w14:paraId="589991B1" w14:textId="77777777" w:rsidTr="00237FE3">
        <w:trPr>
          <w:ins w:id="159" w:author="Στάθης Καπ" w:date="2023-02-01T08:51:00Z"/>
        </w:trPr>
        <w:tc>
          <w:tcPr>
            <w:tcW w:w="350" w:type="pct"/>
          </w:tcPr>
          <w:p w14:paraId="45F2127C" w14:textId="77777777" w:rsidR="00E56ECE" w:rsidRDefault="00E56ECE">
            <w:pPr>
              <w:spacing w:after="160"/>
              <w:rPr>
                <w:ins w:id="160" w:author="Στάθης Καπ" w:date="2023-02-01T08:51:00Z"/>
                <w:lang w:val="el-GR"/>
              </w:rPr>
              <w:pPrChange w:id="161" w:author="Στάθης Καπ" w:date="2023-02-01T08:46:00Z">
                <w:pPr/>
              </w:pPrChange>
            </w:pPr>
          </w:p>
        </w:tc>
        <w:tc>
          <w:tcPr>
            <w:tcW w:w="4300" w:type="pct"/>
          </w:tcPr>
          <w:p w14:paraId="72BBF25D" w14:textId="6B01F0AA" w:rsidR="00E56ECE" w:rsidRPr="005846FF" w:rsidRDefault="00E56ECE">
            <w:pPr>
              <w:spacing w:after="160"/>
              <w:rPr>
                <w:ins w:id="162" w:author="Στάθης Καπ" w:date="2023-02-01T08:51:00Z"/>
                <w:lang w:val="el-GR"/>
              </w:rPr>
              <w:pPrChange w:id="163" w:author="Στάθης Καπ" w:date="2023-02-01T08:46:00Z">
                <w:pPr/>
              </w:pPrChange>
            </w:pPr>
            <m:oMathPara>
              <m:oMath>
                <m:r>
                  <w:ins w:id="164" w:author="Στάθης Καπ" w:date="2023-02-01T08:51:00Z">
                    <w:rPr>
                      <w:rFonts w:ascii="Cambria Math" w:hAnsi="Cambria Math"/>
                    </w:rPr>
                    <m:t>2≤</m:t>
                  </w:ins>
                </m:r>
                <m:sSub>
                  <m:sSubPr>
                    <m:ctrlPr>
                      <w:ins w:id="165" w:author="Στάθης Καπ" w:date="2023-02-01T08:51:00Z">
                        <w:rPr>
                          <w:rFonts w:ascii="Cambria Math" w:hAnsi="Cambria Math"/>
                          <w:i/>
                        </w:rPr>
                      </w:ins>
                    </m:ctrlPr>
                  </m:sSubPr>
                  <m:e>
                    <m:r>
                      <w:ins w:id="166" w:author="Στάθης Καπ" w:date="2023-02-01T08:51:00Z">
                        <w:rPr>
                          <w:rFonts w:ascii="Cambria Math" w:hAnsi="Cambria Math"/>
                        </w:rPr>
                        <m:t>u</m:t>
                      </w:ins>
                    </m:r>
                  </m:e>
                  <m:sub>
                    <m:r>
                      <w:ins w:id="167" w:author="Στάθης Καπ" w:date="2023-02-01T08:51:00Z">
                        <w:rPr>
                          <w:rFonts w:ascii="Cambria Math" w:hAnsi="Cambria Math"/>
                        </w:rPr>
                        <m:t>i</m:t>
                      </w:ins>
                    </m:r>
                  </m:sub>
                </m:sSub>
                <m:r>
                  <w:ins w:id="168" w:author="Στάθης Καπ" w:date="2023-02-01T08:51:00Z">
                    <w:rPr>
                      <w:rFonts w:ascii="Cambria Math" w:hAnsi="Cambria Math"/>
                    </w:rPr>
                    <m:t>≤N ∀i=2, ⋯, N</m:t>
                  </w:ins>
                </m:r>
              </m:oMath>
            </m:oMathPara>
          </w:p>
        </w:tc>
        <w:tc>
          <w:tcPr>
            <w:tcW w:w="350" w:type="pct"/>
            <w:vAlign w:val="center"/>
          </w:tcPr>
          <w:p w14:paraId="2F4DD964" w14:textId="1C276522" w:rsidR="00E56ECE" w:rsidRPr="00603993" w:rsidRDefault="00E56ECE" w:rsidP="00237FE3">
            <w:pPr>
              <w:pStyle w:val="Caption"/>
              <w:spacing w:after="160"/>
              <w:rPr>
                <w:ins w:id="169" w:author="Στάθης Καπ" w:date="2023-02-01T08:51:00Z"/>
                <w:rPrChange w:id="170" w:author="Στάθης Καπ" w:date="2023-02-01T08:49:00Z">
                  <w:rPr>
                    <w:ins w:id="171" w:author="Στάθης Καπ" w:date="2023-02-01T08:51:00Z"/>
                    <w:lang w:val="el-GR"/>
                  </w:rPr>
                </w:rPrChange>
              </w:rPr>
            </w:pPr>
            <w:ins w:id="172" w:author="Στάθης Καπ" w:date="2023-02-01T08:5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73" w:author="Στάθης Καπ" w:date="2023-02-01T08:5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5</w:t>
            </w:r>
            <w:ins w:id="174" w:author="Στάθης Καπ" w:date="2023-02-01T08:51:00Z">
              <w:r>
                <w:rPr>
                  <w:lang w:val="el-GR"/>
                </w:rPr>
                <w:fldChar w:fldCharType="end"/>
              </w:r>
              <w:r>
                <w:t>)</w:t>
              </w:r>
            </w:ins>
          </w:p>
        </w:tc>
      </w:tr>
      <w:tr w:rsidR="00A554A7" w14:paraId="7E66A5D0" w14:textId="77777777" w:rsidTr="00237FE3">
        <w:trPr>
          <w:ins w:id="175" w:author="Στάθης Καπ" w:date="2023-02-01T08:51:00Z"/>
        </w:trPr>
        <w:tc>
          <w:tcPr>
            <w:tcW w:w="350" w:type="pct"/>
          </w:tcPr>
          <w:p w14:paraId="70A64A25" w14:textId="77777777" w:rsidR="00A554A7" w:rsidRDefault="00A554A7">
            <w:pPr>
              <w:spacing w:after="160"/>
              <w:rPr>
                <w:ins w:id="176" w:author="Στάθης Καπ" w:date="2023-02-01T08:51:00Z"/>
                <w:lang w:val="el-GR"/>
              </w:rPr>
              <w:pPrChange w:id="177" w:author="Στάθης Καπ" w:date="2023-02-01T08:46:00Z">
                <w:pPr/>
              </w:pPrChange>
            </w:pPr>
          </w:p>
        </w:tc>
        <w:tc>
          <w:tcPr>
            <w:tcW w:w="4300" w:type="pct"/>
          </w:tcPr>
          <w:p w14:paraId="3677596A" w14:textId="5BA8671C" w:rsidR="00A554A7" w:rsidRPr="005846FF" w:rsidRDefault="00227D7C">
            <w:pPr>
              <w:spacing w:after="160"/>
              <w:rPr>
                <w:ins w:id="178" w:author="Στάθης Καπ" w:date="2023-02-01T08:51:00Z"/>
                <w:lang w:val="el-GR"/>
              </w:rPr>
              <w:pPrChange w:id="179" w:author="Στάθης Καπ" w:date="2023-02-01T08:46:00Z">
                <w:pPr/>
              </w:pPrChange>
            </w:pPr>
            <m:oMathPara>
              <m:oMath>
                <m:sSub>
                  <m:sSubPr>
                    <m:ctrlPr>
                      <w:ins w:id="180" w:author="Στάθης Καπ" w:date="2023-02-01T08:51:00Z">
                        <w:rPr>
                          <w:rFonts w:ascii="Cambria Math" w:hAnsi="Cambria Math"/>
                          <w:i/>
                        </w:rPr>
                      </w:ins>
                    </m:ctrlPr>
                  </m:sSubPr>
                  <m:e>
                    <m:r>
                      <w:ins w:id="181" w:author="Στάθης Καπ" w:date="2023-02-01T08:51:00Z">
                        <w:rPr>
                          <w:rFonts w:ascii="Cambria Math" w:hAnsi="Cambria Math"/>
                        </w:rPr>
                        <m:t>u</m:t>
                      </w:ins>
                    </m:r>
                  </m:e>
                  <m:sub>
                    <m:r>
                      <w:ins w:id="182" w:author="Στάθης Καπ" w:date="2023-02-01T08:51:00Z">
                        <w:rPr>
                          <w:rFonts w:ascii="Cambria Math" w:hAnsi="Cambria Math"/>
                        </w:rPr>
                        <m:t>i</m:t>
                      </w:ins>
                    </m:r>
                  </m:sub>
                </m:sSub>
                <m:r>
                  <w:ins w:id="183" w:author="Στάθης Καπ" w:date="2023-02-01T08:51:00Z">
                    <w:rPr>
                      <w:rFonts w:ascii="Cambria Math" w:hAnsi="Cambria Math"/>
                    </w:rPr>
                    <m:t>-</m:t>
                  </w:ins>
                </m:r>
                <m:sSub>
                  <m:sSubPr>
                    <m:ctrlPr>
                      <w:ins w:id="184" w:author="Στάθης Καπ" w:date="2023-02-01T08:51:00Z">
                        <w:rPr>
                          <w:rFonts w:ascii="Cambria Math" w:hAnsi="Cambria Math"/>
                          <w:i/>
                        </w:rPr>
                      </w:ins>
                    </m:ctrlPr>
                  </m:sSubPr>
                  <m:e>
                    <m:r>
                      <w:ins w:id="185" w:author="Στάθης Καπ" w:date="2023-02-01T08:51:00Z">
                        <w:rPr>
                          <w:rFonts w:ascii="Cambria Math" w:hAnsi="Cambria Math"/>
                        </w:rPr>
                        <m:t>u</m:t>
                      </w:ins>
                    </m:r>
                  </m:e>
                  <m:sub>
                    <m:r>
                      <w:ins w:id="186" w:author="Στάθης Καπ" w:date="2023-02-01T08:51:00Z">
                        <w:rPr>
                          <w:rFonts w:ascii="Cambria Math" w:hAnsi="Cambria Math"/>
                        </w:rPr>
                        <m:t>j</m:t>
                      </w:ins>
                    </m:r>
                  </m:sub>
                </m:sSub>
                <m:r>
                  <w:ins w:id="187" w:author="Στάθης Καπ" w:date="2023-02-01T08:51:00Z">
                    <w:rPr>
                      <w:rFonts w:ascii="Cambria Math" w:hAnsi="Cambria Math"/>
                    </w:rPr>
                    <m:t>+1≤</m:t>
                  </w:ins>
                </m:r>
                <m:d>
                  <m:dPr>
                    <m:ctrlPr>
                      <w:ins w:id="188" w:author="Στάθης Καπ" w:date="2023-02-01T08:51:00Z">
                        <w:rPr>
                          <w:rFonts w:ascii="Cambria Math" w:hAnsi="Cambria Math"/>
                          <w:i/>
                        </w:rPr>
                      </w:ins>
                    </m:ctrlPr>
                  </m:dPr>
                  <m:e>
                    <m:r>
                      <w:ins w:id="189" w:author="Στάθης Καπ" w:date="2023-02-01T08:51:00Z">
                        <w:rPr>
                          <w:rFonts w:ascii="Cambria Math" w:hAnsi="Cambria Math"/>
                        </w:rPr>
                        <m:t>N-1</m:t>
                      </w:ins>
                    </m:r>
                  </m:e>
                </m:d>
                <m:d>
                  <m:dPr>
                    <m:ctrlPr>
                      <w:ins w:id="190" w:author="Στάθης Καπ" w:date="2023-02-01T08:51:00Z">
                        <w:rPr>
                          <w:rFonts w:ascii="Cambria Math" w:hAnsi="Cambria Math"/>
                          <w:i/>
                        </w:rPr>
                      </w:ins>
                    </m:ctrlPr>
                  </m:dPr>
                  <m:e>
                    <m:r>
                      <w:ins w:id="191" w:author="Στάθης Καπ" w:date="2023-02-01T08:51:00Z">
                        <w:rPr>
                          <w:rFonts w:ascii="Cambria Math" w:hAnsi="Cambria Math"/>
                        </w:rPr>
                        <m:t>1-</m:t>
                      </w:ins>
                    </m:r>
                    <m:sSub>
                      <m:sSubPr>
                        <m:ctrlPr>
                          <w:ins w:id="192" w:author="Στάθης Καπ" w:date="2023-02-01T08:51:00Z">
                            <w:rPr>
                              <w:rFonts w:ascii="Cambria Math" w:hAnsi="Cambria Math"/>
                              <w:i/>
                            </w:rPr>
                          </w:ins>
                        </m:ctrlPr>
                      </m:sSubPr>
                      <m:e>
                        <m:r>
                          <w:ins w:id="193" w:author="Στάθης Καπ" w:date="2023-02-01T08:51:00Z">
                            <w:rPr>
                              <w:rFonts w:ascii="Cambria Math" w:hAnsi="Cambria Math"/>
                            </w:rPr>
                            <m:t>X</m:t>
                          </w:ins>
                        </m:r>
                      </m:e>
                      <m:sub>
                        <m:r>
                          <w:ins w:id="194" w:author="Στάθης Καπ" w:date="2023-02-01T08:51:00Z">
                            <w:rPr>
                              <w:rFonts w:ascii="Cambria Math" w:hAnsi="Cambria Math"/>
                            </w:rPr>
                            <m:t>ij</m:t>
                          </w:ins>
                        </m:r>
                      </m:sub>
                    </m:sSub>
                  </m:e>
                </m:d>
                <m:r>
                  <w:ins w:id="195" w:author="Στάθης Καπ" w:date="2023-02-01T08:51:00Z">
                    <w:rPr>
                      <w:rFonts w:ascii="Cambria Math" w:hAnsi="Cambria Math"/>
                    </w:rPr>
                    <m:t>∀i=2, ⋯, N</m:t>
                  </w:ins>
                </m:r>
              </m:oMath>
            </m:oMathPara>
          </w:p>
        </w:tc>
        <w:tc>
          <w:tcPr>
            <w:tcW w:w="350" w:type="pct"/>
            <w:vAlign w:val="center"/>
          </w:tcPr>
          <w:p w14:paraId="1BAE079C" w14:textId="2AD144AF" w:rsidR="00A554A7" w:rsidRPr="00603993" w:rsidRDefault="00A554A7" w:rsidP="00237FE3">
            <w:pPr>
              <w:pStyle w:val="Caption"/>
              <w:spacing w:after="160"/>
              <w:rPr>
                <w:ins w:id="196" w:author="Στάθης Καπ" w:date="2023-02-01T08:51:00Z"/>
                <w:rPrChange w:id="197" w:author="Στάθης Καπ" w:date="2023-02-01T08:49:00Z">
                  <w:rPr>
                    <w:ins w:id="198" w:author="Στάθης Καπ" w:date="2023-02-01T08:51:00Z"/>
                    <w:lang w:val="el-GR"/>
                  </w:rPr>
                </w:rPrChange>
              </w:rPr>
            </w:pPr>
            <w:ins w:id="199" w:author="Στάθης Καπ" w:date="2023-02-01T08:5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200" w:author="Στάθης Καπ" w:date="2023-02-01T08:5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6</w:t>
            </w:r>
            <w:ins w:id="201" w:author="Στάθης Καπ" w:date="2023-02-01T08:51:00Z">
              <w:r>
                <w:rPr>
                  <w:lang w:val="el-GR"/>
                </w:rPr>
                <w:fldChar w:fldCharType="end"/>
              </w:r>
              <w:r>
                <w:t>)</w:t>
              </w:r>
            </w:ins>
          </w:p>
        </w:tc>
      </w:tr>
    </w:tbl>
    <w:p w14:paraId="0B706C9F" w14:textId="014B523B" w:rsidR="0044278E" w:rsidDel="00603993" w:rsidRDefault="0044278E" w:rsidP="000D140A">
      <w:pPr>
        <w:rPr>
          <w:del w:id="202" w:author="Στάθης Καπ" w:date="2023-02-01T08:23:00Z"/>
          <w:lang w:val="el-GR"/>
        </w:rPr>
      </w:pPr>
    </w:p>
    <w:p w14:paraId="42C6F81A" w14:textId="6090B78D" w:rsidR="00034A6B" w:rsidRPr="00034A6B" w:rsidDel="005846FF" w:rsidRDefault="00034A6B" w:rsidP="00034A6B">
      <w:pPr>
        <w:rPr>
          <w:del w:id="203" w:author="Στάθης Καπ" w:date="2023-02-01T08:29:00Z"/>
          <w:rFonts w:eastAsiaTheme="minorEastAsia"/>
        </w:rPr>
      </w:pPr>
    </w:p>
    <w:p w14:paraId="6628D82E" w14:textId="5937DA4B" w:rsidR="00034A6B" w:rsidRPr="00A65E3F" w:rsidDel="008C16C2" w:rsidRDefault="00227D7C" w:rsidP="00034A6B">
      <w:pPr>
        <w:rPr>
          <w:del w:id="204" w:author="Στάθης Καπ" w:date="2023-02-01T08:31:00Z"/>
          <w:rFonts w:eastAsiaTheme="minorEastAsia"/>
        </w:rPr>
      </w:pPr>
      <m:oMathPara>
        <m:oMath>
          <m:nary>
            <m:naryPr>
              <m:chr m:val="∑"/>
              <m:limLoc m:val="undOvr"/>
              <m:ctrlPr>
                <w:del w:id="205" w:author="Στάθης Καπ" w:date="2023-02-01T08:31:00Z">
                  <w:rPr>
                    <w:rFonts w:ascii="Cambria Math" w:hAnsi="Cambria Math"/>
                    <w:i/>
                  </w:rPr>
                </w:del>
              </m:ctrlPr>
            </m:naryPr>
            <m:sub>
              <m:r>
                <w:del w:id="206" w:author="Στάθης Καπ" w:date="2023-02-01T08:31:00Z">
                  <w:rPr>
                    <w:rFonts w:ascii="Cambria Math" w:hAnsi="Cambria Math"/>
                  </w:rPr>
                  <m:t>j=2</m:t>
                </w:del>
              </m:r>
            </m:sub>
            <m:sup>
              <m:r>
                <w:del w:id="207" w:author="Στάθης Καπ" w:date="2023-02-01T08:31:00Z">
                  <w:rPr>
                    <w:rFonts w:ascii="Cambria Math" w:hAnsi="Cambria Math"/>
                  </w:rPr>
                  <m:t>N</m:t>
                </w:del>
              </m:r>
            </m:sup>
            <m:e>
              <m:sSub>
                <m:sSubPr>
                  <m:ctrlPr>
                    <w:del w:id="208" w:author="Στάθης Καπ" w:date="2023-02-01T08:31:00Z">
                      <w:rPr>
                        <w:rFonts w:ascii="Cambria Math" w:hAnsi="Cambria Math"/>
                        <w:i/>
                      </w:rPr>
                    </w:del>
                  </m:ctrlPr>
                </m:sSubPr>
                <m:e>
                  <m:r>
                    <w:del w:id="209" w:author="Στάθης Καπ" w:date="2023-02-01T08:31:00Z">
                      <w:rPr>
                        <w:rFonts w:ascii="Cambria Math" w:hAnsi="Cambria Math"/>
                      </w:rPr>
                      <m:t>X</m:t>
                    </w:del>
                  </m:r>
                </m:e>
                <m:sub>
                  <m:r>
                    <w:del w:id="210" w:author="Στάθης Καπ" w:date="2023-02-01T08:31:00Z">
                      <w:rPr>
                        <w:rFonts w:ascii="Cambria Math" w:hAnsi="Cambria Math"/>
                      </w:rPr>
                      <m:t>1j</m:t>
                    </w:del>
                  </m:r>
                </m:sub>
              </m:sSub>
            </m:e>
          </m:nary>
          <m:r>
            <w:del w:id="211" w:author="Στάθης Καπ" w:date="2023-02-01T08:31:00Z">
              <w:rPr>
                <w:rFonts w:ascii="Cambria Math" w:hAnsi="Cambria Math"/>
              </w:rPr>
              <m:t>=</m:t>
            </w:del>
          </m:r>
          <m:nary>
            <m:naryPr>
              <m:chr m:val="∑"/>
              <m:limLoc m:val="undOvr"/>
              <m:ctrlPr>
                <w:del w:id="212" w:author="Στάθης Καπ" w:date="2023-02-01T08:31:00Z">
                  <w:rPr>
                    <w:rFonts w:ascii="Cambria Math" w:hAnsi="Cambria Math"/>
                    <w:i/>
                  </w:rPr>
                </w:del>
              </m:ctrlPr>
            </m:naryPr>
            <m:sub>
              <m:r>
                <w:del w:id="213" w:author="Στάθης Καπ" w:date="2023-02-01T08:31:00Z">
                  <w:rPr>
                    <w:rFonts w:ascii="Cambria Math" w:hAnsi="Cambria Math"/>
                  </w:rPr>
                  <m:t>i=1</m:t>
                </w:del>
              </m:r>
            </m:sub>
            <m:sup>
              <m:r>
                <w:del w:id="214" w:author="Στάθης Καπ" w:date="2023-02-01T08:31:00Z">
                  <w:rPr>
                    <w:rFonts w:ascii="Cambria Math" w:hAnsi="Cambria Math"/>
                  </w:rPr>
                  <m:t>N-1</m:t>
                </w:del>
              </m:r>
            </m:sup>
            <m:e>
              <m:sSub>
                <m:sSubPr>
                  <m:ctrlPr>
                    <w:del w:id="215" w:author="Στάθης Καπ" w:date="2023-02-01T08:31:00Z">
                      <w:rPr>
                        <w:rFonts w:ascii="Cambria Math" w:hAnsi="Cambria Math"/>
                        <w:i/>
                      </w:rPr>
                    </w:del>
                  </m:ctrlPr>
                </m:sSubPr>
                <m:e>
                  <m:r>
                    <w:del w:id="216" w:author="Στάθης Καπ" w:date="2023-02-01T08:31:00Z">
                      <w:rPr>
                        <w:rFonts w:ascii="Cambria Math" w:hAnsi="Cambria Math"/>
                      </w:rPr>
                      <m:t>X</m:t>
                    </w:del>
                  </m:r>
                </m:e>
                <m:sub>
                  <m:r>
                    <w:del w:id="217" w:author="Στάθης Καπ" w:date="2023-02-01T08:31:00Z">
                      <w:rPr>
                        <w:rFonts w:ascii="Cambria Math" w:hAnsi="Cambria Math"/>
                      </w:rPr>
                      <m:t>iN</m:t>
                    </w:del>
                  </m:r>
                </m:sub>
              </m:sSub>
            </m:e>
          </m:nary>
          <m:r>
            <w:del w:id="218" w:author="Στάθης Καπ" w:date="2023-02-01T08:31:00Z">
              <w:rPr>
                <w:rFonts w:ascii="Cambria Math" w:hAnsi="Cambria Math"/>
              </w:rPr>
              <m:t>=1</m:t>
            </w:del>
          </m:r>
        </m:oMath>
      </m:oMathPara>
    </w:p>
    <w:p w14:paraId="47FA5BA4" w14:textId="74F1713A" w:rsidR="00A65E3F" w:rsidRPr="009D1003" w:rsidDel="008C16C2" w:rsidRDefault="00227D7C" w:rsidP="000D140A">
      <w:pPr>
        <w:rPr>
          <w:del w:id="219" w:author="Στάθης Καπ" w:date="2023-02-01T08:31:00Z"/>
          <w:rFonts w:eastAsiaTheme="minorEastAsia"/>
        </w:rPr>
      </w:pPr>
      <m:oMathPara>
        <m:oMath>
          <m:nary>
            <m:naryPr>
              <m:chr m:val="∑"/>
              <m:limLoc m:val="undOvr"/>
              <m:ctrlPr>
                <w:del w:id="220" w:author="Στάθης Καπ" w:date="2023-02-01T08:31:00Z">
                  <w:rPr>
                    <w:rFonts w:ascii="Cambria Math" w:hAnsi="Cambria Math"/>
                    <w:i/>
                  </w:rPr>
                </w:del>
              </m:ctrlPr>
            </m:naryPr>
            <m:sub>
              <m:r>
                <w:del w:id="221" w:author="Στάθης Καπ" w:date="2023-02-01T08:31:00Z">
                  <w:rPr>
                    <w:rFonts w:ascii="Cambria Math" w:hAnsi="Cambria Math"/>
                  </w:rPr>
                  <m:t>i=1</m:t>
                </w:del>
              </m:r>
            </m:sub>
            <m:sup>
              <m:r>
                <w:del w:id="222" w:author="Στάθης Καπ" w:date="2023-02-01T08:31:00Z">
                  <w:rPr>
                    <w:rFonts w:ascii="Cambria Math" w:hAnsi="Cambria Math"/>
                  </w:rPr>
                  <m:t>N-1</m:t>
                </w:del>
              </m:r>
            </m:sup>
            <m:e>
              <m:sSub>
                <m:sSubPr>
                  <m:ctrlPr>
                    <w:del w:id="223" w:author="Στάθης Καπ" w:date="2023-02-01T08:31:00Z">
                      <w:rPr>
                        <w:rFonts w:ascii="Cambria Math" w:hAnsi="Cambria Math"/>
                        <w:i/>
                      </w:rPr>
                    </w:del>
                  </m:ctrlPr>
                </m:sSubPr>
                <m:e>
                  <m:r>
                    <w:del w:id="224" w:author="Στάθης Καπ" w:date="2023-02-01T08:31:00Z">
                      <w:rPr>
                        <w:rFonts w:ascii="Cambria Math" w:hAnsi="Cambria Math"/>
                      </w:rPr>
                      <m:t>X</m:t>
                    </w:del>
                  </m:r>
                </m:e>
                <m:sub>
                  <m:r>
                    <w:del w:id="225" w:author="Στάθης Καπ" w:date="2023-02-01T08:31:00Z">
                      <w:rPr>
                        <w:rFonts w:ascii="Cambria Math" w:hAnsi="Cambria Math"/>
                      </w:rPr>
                      <m:t>ik</m:t>
                    </w:del>
                  </m:r>
                </m:sub>
              </m:sSub>
            </m:e>
          </m:nary>
          <m:r>
            <w:del w:id="226" w:author="Στάθης Καπ" w:date="2023-02-01T08:31:00Z">
              <w:rPr>
                <w:rFonts w:ascii="Cambria Math" w:hAnsi="Cambria Math"/>
              </w:rPr>
              <m:t>=</m:t>
            </w:del>
          </m:r>
          <m:nary>
            <m:naryPr>
              <m:chr m:val="∑"/>
              <m:limLoc m:val="undOvr"/>
              <m:ctrlPr>
                <w:del w:id="227" w:author="Στάθης Καπ" w:date="2023-02-01T08:31:00Z">
                  <w:rPr>
                    <w:rFonts w:ascii="Cambria Math" w:hAnsi="Cambria Math"/>
                    <w:i/>
                  </w:rPr>
                </w:del>
              </m:ctrlPr>
            </m:naryPr>
            <m:sub>
              <m:r>
                <w:del w:id="228" w:author="Στάθης Καπ" w:date="2023-02-01T08:31:00Z">
                  <w:rPr>
                    <w:rFonts w:ascii="Cambria Math" w:hAnsi="Cambria Math"/>
                  </w:rPr>
                  <m:t>j=2</m:t>
                </w:del>
              </m:r>
            </m:sub>
            <m:sup>
              <m:r>
                <w:del w:id="229" w:author="Στάθης Καπ" w:date="2023-02-01T08:31:00Z">
                  <w:rPr>
                    <w:rFonts w:ascii="Cambria Math" w:hAnsi="Cambria Math"/>
                  </w:rPr>
                  <m:t>N</m:t>
                </w:del>
              </m:r>
            </m:sup>
            <m:e>
              <m:sSub>
                <m:sSubPr>
                  <m:ctrlPr>
                    <w:del w:id="230" w:author="Στάθης Καπ" w:date="2023-02-01T08:31:00Z">
                      <w:rPr>
                        <w:rFonts w:ascii="Cambria Math" w:hAnsi="Cambria Math"/>
                        <w:i/>
                      </w:rPr>
                    </w:del>
                  </m:ctrlPr>
                </m:sSubPr>
                <m:e>
                  <m:r>
                    <w:del w:id="231" w:author="Στάθης Καπ" w:date="2023-02-01T08:31:00Z">
                      <w:rPr>
                        <w:rFonts w:ascii="Cambria Math" w:hAnsi="Cambria Math"/>
                      </w:rPr>
                      <m:t>X</m:t>
                    </w:del>
                  </m:r>
                </m:e>
                <m:sub>
                  <m:r>
                    <w:del w:id="232" w:author="Στάθης Καπ" w:date="2023-02-01T08:31:00Z">
                      <w:rPr>
                        <w:rFonts w:ascii="Cambria Math" w:hAnsi="Cambria Math"/>
                      </w:rPr>
                      <m:t>kj</m:t>
                    </w:del>
                  </m:r>
                </m:sub>
              </m:sSub>
            </m:e>
          </m:nary>
          <m:r>
            <w:del w:id="233" w:author="Στάθης Καπ" w:date="2023-02-01T08:31:00Z">
              <w:rPr>
                <w:rFonts w:ascii="Cambria Math" w:hAnsi="Cambria Math"/>
              </w:rPr>
              <m:t>≤1 ∀k=2,⋯, (N-1)</m:t>
            </w:del>
          </m:r>
        </m:oMath>
      </m:oMathPara>
    </w:p>
    <w:p w14:paraId="6A9A70E0" w14:textId="1ADCE964" w:rsidR="009D1003" w:rsidRPr="009D1003" w:rsidDel="008C16C2" w:rsidRDefault="00227D7C" w:rsidP="000D140A">
      <w:pPr>
        <w:rPr>
          <w:del w:id="234" w:author="Στάθης Καπ" w:date="2023-02-01T08:31:00Z"/>
          <w:rFonts w:eastAsiaTheme="minorEastAsia"/>
        </w:rPr>
      </w:pPr>
      <m:oMathPara>
        <m:oMath>
          <m:nary>
            <m:naryPr>
              <m:chr m:val="∑"/>
              <m:limLoc m:val="undOvr"/>
              <m:ctrlPr>
                <w:del w:id="235" w:author="Στάθης Καπ" w:date="2023-02-01T08:31:00Z">
                  <w:rPr>
                    <w:rFonts w:ascii="Cambria Math" w:hAnsi="Cambria Math"/>
                    <w:i/>
                  </w:rPr>
                </w:del>
              </m:ctrlPr>
            </m:naryPr>
            <m:sub>
              <m:r>
                <w:del w:id="236" w:author="Στάθης Καπ" w:date="2023-02-01T08:31:00Z">
                  <w:rPr>
                    <w:rFonts w:ascii="Cambria Math" w:hAnsi="Cambria Math"/>
                  </w:rPr>
                  <m:t>i=1</m:t>
                </w:del>
              </m:r>
            </m:sub>
            <m:sup>
              <m:r>
                <w:del w:id="237" w:author="Στάθης Καπ" w:date="2023-02-01T08:31:00Z">
                  <w:rPr>
                    <w:rFonts w:ascii="Cambria Math" w:hAnsi="Cambria Math"/>
                  </w:rPr>
                  <m:t>N-1</m:t>
                </w:del>
              </m:r>
            </m:sup>
            <m:e>
              <m:nary>
                <m:naryPr>
                  <m:chr m:val="∑"/>
                  <m:limLoc m:val="undOvr"/>
                  <m:ctrlPr>
                    <w:del w:id="238" w:author="Στάθης Καπ" w:date="2023-02-01T08:31:00Z">
                      <w:rPr>
                        <w:rFonts w:ascii="Cambria Math" w:hAnsi="Cambria Math"/>
                        <w:i/>
                      </w:rPr>
                    </w:del>
                  </m:ctrlPr>
                </m:naryPr>
                <m:sub>
                  <m:r>
                    <w:del w:id="239" w:author="Στάθης Καπ" w:date="2023-02-01T08:31:00Z">
                      <w:rPr>
                        <w:rFonts w:ascii="Cambria Math" w:hAnsi="Cambria Math"/>
                      </w:rPr>
                      <m:t>j=2</m:t>
                    </w:del>
                  </m:r>
                </m:sub>
                <m:sup>
                  <m:r>
                    <w:del w:id="240" w:author="Στάθης Καπ" w:date="2023-02-01T08:31:00Z">
                      <w:rPr>
                        <w:rFonts w:ascii="Cambria Math" w:hAnsi="Cambria Math"/>
                      </w:rPr>
                      <m:t>N</m:t>
                    </w:del>
                  </m:r>
                </m:sup>
                <m:e>
                  <m:sSub>
                    <m:sSubPr>
                      <m:ctrlPr>
                        <w:del w:id="241" w:author="Στάθης Καπ" w:date="2023-02-01T08:31:00Z">
                          <w:rPr>
                            <w:rFonts w:ascii="Cambria Math" w:hAnsi="Cambria Math"/>
                            <w:i/>
                          </w:rPr>
                        </w:del>
                      </m:ctrlPr>
                    </m:sSubPr>
                    <m:e>
                      <m:r>
                        <w:del w:id="242" w:author="Στάθης Καπ" w:date="2023-02-01T08:31:00Z">
                          <w:rPr>
                            <w:rFonts w:ascii="Cambria Math" w:hAnsi="Cambria Math"/>
                          </w:rPr>
                          <m:t>t</m:t>
                        </w:del>
                      </m:r>
                    </m:e>
                    <m:sub>
                      <m:r>
                        <w:del w:id="243" w:author="Στάθης Καπ" w:date="2023-02-01T08:31:00Z">
                          <w:rPr>
                            <w:rFonts w:ascii="Cambria Math" w:hAnsi="Cambria Math"/>
                          </w:rPr>
                          <m:t>ij</m:t>
                        </w:del>
                      </m:r>
                    </m:sub>
                  </m:sSub>
                  <m:sSub>
                    <m:sSubPr>
                      <m:ctrlPr>
                        <w:del w:id="244" w:author="Στάθης Καπ" w:date="2023-02-01T08:31:00Z">
                          <w:rPr>
                            <w:rFonts w:ascii="Cambria Math" w:hAnsi="Cambria Math"/>
                            <w:i/>
                          </w:rPr>
                        </w:del>
                      </m:ctrlPr>
                    </m:sSubPr>
                    <m:e>
                      <m:r>
                        <w:del w:id="245" w:author="Στάθης Καπ" w:date="2023-02-01T08:31:00Z">
                          <w:rPr>
                            <w:rFonts w:ascii="Cambria Math" w:hAnsi="Cambria Math"/>
                          </w:rPr>
                          <m:t>X</m:t>
                        </w:del>
                      </m:r>
                    </m:e>
                    <m:sub>
                      <m:r>
                        <w:del w:id="246" w:author="Στάθης Καπ" w:date="2023-02-01T08:31:00Z">
                          <w:rPr>
                            <w:rFonts w:ascii="Cambria Math" w:hAnsi="Cambria Math"/>
                          </w:rPr>
                          <m:t>ij</m:t>
                        </w:del>
                      </m:r>
                    </m:sub>
                  </m:sSub>
                </m:e>
              </m:nary>
            </m:e>
          </m:nary>
          <m:r>
            <w:del w:id="247" w:author="Στάθης Καπ" w:date="2023-02-01T08:31:00Z">
              <w:rPr>
                <w:rFonts w:ascii="Cambria Math" w:hAnsi="Cambria Math"/>
              </w:rPr>
              <m:t>≤</m:t>
            </w:del>
          </m:r>
          <m:sSub>
            <m:sSubPr>
              <m:ctrlPr>
                <w:del w:id="248" w:author="Στάθης Καπ" w:date="2023-02-01T08:31:00Z">
                  <w:rPr>
                    <w:rFonts w:ascii="Cambria Math" w:hAnsi="Cambria Math"/>
                    <w:i/>
                  </w:rPr>
                </w:del>
              </m:ctrlPr>
            </m:sSubPr>
            <m:e>
              <m:r>
                <w:del w:id="249" w:author="Στάθης Καπ" w:date="2023-02-01T08:31:00Z">
                  <w:rPr>
                    <w:rFonts w:ascii="Cambria Math" w:hAnsi="Cambria Math"/>
                  </w:rPr>
                  <m:t>T</m:t>
                </w:del>
              </m:r>
            </m:e>
            <m:sub>
              <m:r>
                <w:del w:id="250" w:author="Στάθης Καπ" w:date="2023-02-01T08:31:00Z">
                  <w:rPr>
                    <w:rFonts w:ascii="Cambria Math" w:hAnsi="Cambria Math"/>
                  </w:rPr>
                  <m:t>max</m:t>
                </w:del>
              </m:r>
            </m:sub>
          </m:sSub>
        </m:oMath>
      </m:oMathPara>
    </w:p>
    <w:p w14:paraId="41E93A76" w14:textId="0F30E0C4" w:rsidR="009D1003" w:rsidRPr="0003129B" w:rsidDel="008C16C2" w:rsidRDefault="009D1003" w:rsidP="000D140A">
      <w:pPr>
        <w:rPr>
          <w:del w:id="251" w:author="Στάθης Καπ" w:date="2023-02-01T08:31:00Z"/>
          <w:rFonts w:eastAsiaTheme="minorEastAsia"/>
        </w:rPr>
      </w:pPr>
      <m:oMathPara>
        <m:oMath>
          <m:r>
            <w:del w:id="252" w:author="Στάθης Καπ" w:date="2023-02-01T08:31:00Z">
              <w:rPr>
                <w:rFonts w:ascii="Cambria Math" w:hAnsi="Cambria Math"/>
              </w:rPr>
              <m:t>2≤</m:t>
            </w:del>
          </m:r>
          <m:sSub>
            <m:sSubPr>
              <m:ctrlPr>
                <w:del w:id="253" w:author="Στάθης Καπ" w:date="2023-02-01T08:31:00Z">
                  <w:rPr>
                    <w:rFonts w:ascii="Cambria Math" w:hAnsi="Cambria Math"/>
                    <w:i/>
                  </w:rPr>
                </w:del>
              </m:ctrlPr>
            </m:sSubPr>
            <m:e>
              <m:r>
                <w:del w:id="254" w:author="Στάθης Καπ" w:date="2023-02-01T08:31:00Z">
                  <w:rPr>
                    <w:rFonts w:ascii="Cambria Math" w:hAnsi="Cambria Math"/>
                  </w:rPr>
                  <m:t>u</m:t>
                </w:del>
              </m:r>
            </m:e>
            <m:sub>
              <m:r>
                <w:del w:id="255" w:author="Στάθης Καπ" w:date="2023-02-01T08:31:00Z">
                  <w:rPr>
                    <w:rFonts w:ascii="Cambria Math" w:hAnsi="Cambria Math"/>
                  </w:rPr>
                  <m:t>i</m:t>
                </w:del>
              </m:r>
            </m:sub>
          </m:sSub>
          <m:r>
            <w:del w:id="256" w:author="Στάθης Καπ" w:date="2023-02-01T08:31:00Z">
              <w:rPr>
                <w:rFonts w:ascii="Cambria Math" w:hAnsi="Cambria Math"/>
              </w:rPr>
              <m:t>≤N ∀i=2, ⋯, N</m:t>
            </w:del>
          </m:r>
        </m:oMath>
      </m:oMathPara>
    </w:p>
    <w:p w14:paraId="2B7488BA" w14:textId="2D3259DF" w:rsidR="0003129B" w:rsidRPr="0003129B" w:rsidDel="008C16C2" w:rsidRDefault="00227D7C" w:rsidP="000D140A">
      <w:pPr>
        <w:rPr>
          <w:del w:id="257" w:author="Στάθης Καπ" w:date="2023-02-01T08:31:00Z"/>
          <w:rFonts w:eastAsiaTheme="minorEastAsia"/>
        </w:rPr>
      </w:pPr>
      <m:oMathPara>
        <m:oMath>
          <m:sSub>
            <m:sSubPr>
              <m:ctrlPr>
                <w:del w:id="258" w:author="Στάθης Καπ" w:date="2023-02-01T08:31:00Z">
                  <w:rPr>
                    <w:rFonts w:ascii="Cambria Math" w:hAnsi="Cambria Math"/>
                    <w:i/>
                  </w:rPr>
                </w:del>
              </m:ctrlPr>
            </m:sSubPr>
            <m:e>
              <m:r>
                <w:del w:id="259" w:author="Στάθης Καπ" w:date="2023-02-01T08:31:00Z">
                  <w:rPr>
                    <w:rFonts w:ascii="Cambria Math" w:hAnsi="Cambria Math"/>
                  </w:rPr>
                  <m:t>u</m:t>
                </w:del>
              </m:r>
            </m:e>
            <m:sub>
              <m:r>
                <w:del w:id="260" w:author="Στάθης Καπ" w:date="2023-02-01T08:31:00Z">
                  <w:rPr>
                    <w:rFonts w:ascii="Cambria Math" w:hAnsi="Cambria Math"/>
                  </w:rPr>
                  <m:t>i</m:t>
                </w:del>
              </m:r>
            </m:sub>
          </m:sSub>
          <m:r>
            <w:del w:id="261" w:author="Στάθης Καπ" w:date="2023-02-01T08:31:00Z">
              <w:rPr>
                <w:rFonts w:ascii="Cambria Math" w:hAnsi="Cambria Math"/>
              </w:rPr>
              <m:t>-</m:t>
            </w:del>
          </m:r>
          <m:sSub>
            <m:sSubPr>
              <m:ctrlPr>
                <w:del w:id="262" w:author="Στάθης Καπ" w:date="2023-02-01T08:31:00Z">
                  <w:rPr>
                    <w:rFonts w:ascii="Cambria Math" w:hAnsi="Cambria Math"/>
                    <w:i/>
                  </w:rPr>
                </w:del>
              </m:ctrlPr>
            </m:sSubPr>
            <m:e>
              <m:r>
                <w:del w:id="263" w:author="Στάθης Καπ" w:date="2023-02-01T08:31:00Z">
                  <w:rPr>
                    <w:rFonts w:ascii="Cambria Math" w:hAnsi="Cambria Math"/>
                  </w:rPr>
                  <m:t>u</m:t>
                </w:del>
              </m:r>
            </m:e>
            <m:sub>
              <m:r>
                <w:del w:id="264" w:author="Στάθης Καπ" w:date="2023-02-01T08:31:00Z">
                  <w:rPr>
                    <w:rFonts w:ascii="Cambria Math" w:hAnsi="Cambria Math"/>
                  </w:rPr>
                  <m:t>j</m:t>
                </w:del>
              </m:r>
            </m:sub>
          </m:sSub>
          <m:r>
            <w:del w:id="265" w:author="Στάθης Καπ" w:date="2023-02-01T08:31:00Z">
              <w:rPr>
                <w:rFonts w:ascii="Cambria Math" w:hAnsi="Cambria Math"/>
              </w:rPr>
              <m:t>+1≤</m:t>
            </w:del>
          </m:r>
          <m:d>
            <m:dPr>
              <m:ctrlPr>
                <w:del w:id="266" w:author="Στάθης Καπ" w:date="2023-02-01T08:31:00Z">
                  <w:rPr>
                    <w:rFonts w:ascii="Cambria Math" w:hAnsi="Cambria Math"/>
                    <w:i/>
                  </w:rPr>
                </w:del>
              </m:ctrlPr>
            </m:dPr>
            <m:e>
              <m:r>
                <w:del w:id="267" w:author="Στάθης Καπ" w:date="2023-02-01T08:31:00Z">
                  <w:rPr>
                    <w:rFonts w:ascii="Cambria Math" w:hAnsi="Cambria Math"/>
                  </w:rPr>
                  <m:t>N-1</m:t>
                </w:del>
              </m:r>
            </m:e>
          </m:d>
          <m:d>
            <m:dPr>
              <m:ctrlPr>
                <w:del w:id="268" w:author="Στάθης Καπ" w:date="2023-02-01T08:31:00Z">
                  <w:rPr>
                    <w:rFonts w:ascii="Cambria Math" w:hAnsi="Cambria Math"/>
                    <w:i/>
                  </w:rPr>
                </w:del>
              </m:ctrlPr>
            </m:dPr>
            <m:e>
              <m:r>
                <w:del w:id="269" w:author="Στάθης Καπ" w:date="2023-02-01T08:31:00Z">
                  <w:rPr>
                    <w:rFonts w:ascii="Cambria Math" w:hAnsi="Cambria Math"/>
                  </w:rPr>
                  <m:t>1-</m:t>
                </w:del>
              </m:r>
              <m:sSub>
                <m:sSubPr>
                  <m:ctrlPr>
                    <w:del w:id="270" w:author="Στάθης Καπ" w:date="2023-02-01T08:31:00Z">
                      <w:rPr>
                        <w:rFonts w:ascii="Cambria Math" w:hAnsi="Cambria Math"/>
                        <w:i/>
                      </w:rPr>
                    </w:del>
                  </m:ctrlPr>
                </m:sSubPr>
                <m:e>
                  <m:r>
                    <w:del w:id="271" w:author="Στάθης Καπ" w:date="2023-02-01T08:31:00Z">
                      <w:rPr>
                        <w:rFonts w:ascii="Cambria Math" w:hAnsi="Cambria Math"/>
                      </w:rPr>
                      <m:t>X</m:t>
                    </w:del>
                  </m:r>
                </m:e>
                <m:sub>
                  <m:r>
                    <w:del w:id="272" w:author="Στάθης Καπ" w:date="2023-02-01T08:31:00Z">
                      <w:rPr>
                        <w:rFonts w:ascii="Cambria Math" w:hAnsi="Cambria Math"/>
                      </w:rPr>
                      <m:t>ij</m:t>
                    </w:del>
                  </m:r>
                </m:sub>
              </m:sSub>
            </m:e>
          </m:d>
          <m:r>
            <w:del w:id="273" w:author="Στάθης Καπ" w:date="2023-02-01T08:31:00Z">
              <w:rPr>
                <w:rFonts w:ascii="Cambria Math" w:hAnsi="Cambria Math"/>
              </w:rPr>
              <m:t>∀i=2, ⋯, N</m:t>
            </w:del>
          </m:r>
        </m:oMath>
      </m:oMathPara>
    </w:p>
    <w:p w14:paraId="30AE0277" w14:textId="2E94BBA7" w:rsidR="0003129B" w:rsidRPr="00A550FC" w:rsidRDefault="0003129B" w:rsidP="000D140A">
      <w:pPr>
        <w:rPr>
          <w:lang w:val="el-GR"/>
        </w:rPr>
      </w:pPr>
      <w:r w:rsidRPr="0003129B">
        <w:rPr>
          <w:lang w:val="el-GR"/>
        </w:rPr>
        <w:t xml:space="preserve">Η σχέση </w:t>
      </w:r>
      <w:commentRangeStart w:id="274"/>
      <w:r w:rsidRPr="0003129B">
        <w:rPr>
          <w:lang w:val="el-GR"/>
        </w:rPr>
        <w:t xml:space="preserve">2.1 </w:t>
      </w:r>
      <w:commentRangeEnd w:id="274"/>
      <w:r w:rsidR="0070497F">
        <w:rPr>
          <w:rStyle w:val="CommentReference"/>
        </w:rPr>
        <w:commentReference w:id="274"/>
      </w:r>
      <w:r w:rsidRPr="0003129B">
        <w:rPr>
          <w:lang w:val="el-GR"/>
        </w:rPr>
        <w:t xml:space="preserve">αντιπροσωπεύει το στόχο που πρέπει να επιτευχθεί δηλαδή την μεγιστοποίηση της τιμής κέρδους. Η σχέση 2.2 διασφαλίζει πως η διαδρομή θα ξεκινάει από τον αρχικό κόμβο 1 και θα καταλήγει στον τελικό κόμβο Ν καθώς το πλήθος των ακμών που ανήκουν στη διαδρομή και ξεκινάνε από τον κόμβο 1 όπως και το πλήθος των ακμών που ανήκουν στη διαδρομή και καταλήγουν στον κόμβο Ν ισούται με 1. Η σχέση 3 διασφαλίζει τη συνεκτικότητα της διαδρομής καθώς και την μοναδικότητα της κάθε επίσκεψης καθώς δεν επιτρέπεται το πλήθος των ακμών που αρχίζουν από οποιοδήποτε κόμβο </w:t>
      </w:r>
      <w:r>
        <w:t>k</w:t>
      </w:r>
      <w:r w:rsidRPr="0003129B">
        <w:rPr>
          <w:lang w:val="el-GR"/>
        </w:rPr>
        <w:t xml:space="preserve"> να διαφέρει από το πλήθος τον ακμών που καταλήγουν στον κόμβο </w:t>
      </w:r>
      <w:r>
        <w:t>k</w:t>
      </w:r>
      <w:r w:rsidRPr="0003129B">
        <w:rPr>
          <w:lang w:val="el-GR"/>
        </w:rPr>
        <w:t xml:space="preserve"> ή να είναι μεγαλύτερο από 1. Η σχέση 4 περιορίζει το συνολικό χρόνο περιήγησης </w:t>
      </w:r>
      <w:r w:rsidRPr="0003129B">
        <w:rPr>
          <w:lang w:val="el-GR"/>
        </w:rPr>
        <w:lastRenderedPageBreak/>
        <w:t>σε ένα καθορισμένο χρονικό όριο</w:t>
      </w:r>
      <w:r w:rsidR="00CC6C5B" w:rsidRPr="00CC6C5B">
        <w:rPr>
          <w:lang w:val="el-GR"/>
        </w:rPr>
        <w:t xml:space="preserve"> </w:t>
      </w: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Pr="0003129B">
        <w:rPr>
          <w:lang w:val="el-GR"/>
        </w:rPr>
        <w:t>. Οι σχέσεις 5 και 6 εμποδίζουν την ύπαρξη υπ</w:t>
      </w:r>
      <w:r w:rsidR="006E2807">
        <w:rPr>
          <w:lang w:val="el-GR"/>
        </w:rPr>
        <w:t>ό</w:t>
      </w:r>
      <w:r w:rsidR="00E22497">
        <w:rPr>
          <w:lang w:val="el-GR"/>
        </w:rPr>
        <w:t>-</w:t>
      </w:r>
      <w:r w:rsidRPr="0003129B">
        <w:rPr>
          <w:lang w:val="el-GR"/>
        </w:rPr>
        <w:t>διαδρομών (</w:t>
      </w:r>
      <w:r>
        <w:t>Miller</w:t>
      </w:r>
      <w:r w:rsidRPr="0003129B">
        <w:rPr>
          <w:lang w:val="el-GR"/>
        </w:rPr>
        <w:t xml:space="preserve">, </w:t>
      </w:r>
      <w:r>
        <w:t>Tucker</w:t>
      </w:r>
      <w:r w:rsidRPr="0003129B">
        <w:rPr>
          <w:lang w:val="el-GR"/>
        </w:rPr>
        <w:t xml:space="preserve">, &amp; </w:t>
      </w:r>
      <w:r>
        <w:t>Zermin</w:t>
      </w:r>
      <w:r w:rsidRPr="0003129B">
        <w:rPr>
          <w:lang w:val="el-GR"/>
        </w:rPr>
        <w:t xml:space="preserve"> 1960)</w:t>
      </w:r>
      <w:r w:rsidRPr="0070497F">
        <w:rPr>
          <w:highlight w:val="yellow"/>
          <w:lang w:val="el-GR"/>
          <w:rPrChange w:id="275" w:author="Charalampos Konstantopoulos" w:date="2023-02-01T06:01:00Z">
            <w:rPr>
              <w:lang w:val="el-GR"/>
            </w:rPr>
          </w:rPrChange>
        </w:rPr>
        <w:t>[;].</w:t>
      </w:r>
    </w:p>
    <w:p w14:paraId="1EA1603B" w14:textId="21158B37" w:rsidR="0003129B" w:rsidRDefault="00DD6480" w:rsidP="000D140A">
      <w:r w:rsidRPr="00DD6480">
        <w:rPr>
          <w:lang w:val="el-GR"/>
        </w:rPr>
        <w:t xml:space="preserve">Στη βιβλιογραφία συναντώνται </w:t>
      </w:r>
      <w:r w:rsidR="00BD7A28" w:rsidRPr="00DD6480">
        <w:rPr>
          <w:lang w:val="el-GR"/>
        </w:rPr>
        <w:t>διαφορετικές</w:t>
      </w:r>
      <w:r w:rsidRPr="00DD6480">
        <w:rPr>
          <w:lang w:val="el-GR"/>
        </w:rPr>
        <w:t xml:space="preserve"> εκδοχές του Προβλήματος Προσανατολισμού. </w:t>
      </w:r>
      <w:r w:rsidR="00565730">
        <w:rPr>
          <w:lang w:val="el-GR"/>
        </w:rPr>
        <w:t>Οι</w:t>
      </w:r>
      <w:r>
        <w:t xml:space="preserve"> </w:t>
      </w:r>
      <w:r w:rsidR="006D766C">
        <w:rPr>
          <w:lang w:val="el-GR"/>
        </w:rPr>
        <w:t>κυριότερες</w:t>
      </w:r>
      <w:r>
        <w:t xml:space="preserve"> </w:t>
      </w:r>
      <w:r w:rsidR="00C02D69">
        <w:rPr>
          <w:lang w:val="el-GR"/>
        </w:rPr>
        <w:t>διαφοροποιήσεις</w:t>
      </w:r>
      <w:r>
        <w:t xml:space="preserve"> </w:t>
      </w:r>
      <w:r w:rsidR="009A2CC4">
        <w:rPr>
          <w:lang w:val="el-GR"/>
        </w:rPr>
        <w:t>είναι</w:t>
      </w:r>
      <w:r>
        <w:t xml:space="preserve"> </w:t>
      </w:r>
      <w:r w:rsidR="00187B13">
        <w:rPr>
          <w:lang w:val="el-GR"/>
        </w:rPr>
        <w:t>οι εξής</w:t>
      </w:r>
      <w:r>
        <w:t>:</w:t>
      </w:r>
    </w:p>
    <w:p w14:paraId="2FF57879" w14:textId="77777777" w:rsidR="00DD6480" w:rsidRDefault="00DD6480" w:rsidP="00DD6480">
      <w:pPr>
        <w:pStyle w:val="ListParagraph"/>
        <w:numPr>
          <w:ilvl w:val="0"/>
          <w:numId w:val="6"/>
        </w:numPr>
        <w:rPr>
          <w:lang w:val="el-GR"/>
        </w:rPr>
      </w:pPr>
      <w:r w:rsidRPr="00DD6480">
        <w:rPr>
          <w:lang w:val="el-GR"/>
        </w:rPr>
        <w:t>Το γράφημα μπορεί να είναι κατευθυνόμενο (</w:t>
      </w:r>
      <w:r>
        <w:t>directed</w:t>
      </w:r>
      <w:r w:rsidRPr="00DD6480">
        <w:rPr>
          <w:lang w:val="el-GR"/>
        </w:rPr>
        <w:t xml:space="preserve"> </w:t>
      </w:r>
      <w:r>
        <w:t>OP</w:t>
      </w:r>
      <w:r w:rsidRPr="00DD6480">
        <w:rPr>
          <w:lang w:val="el-GR"/>
        </w:rPr>
        <w:t>) (</w:t>
      </w:r>
      <w:r>
        <w:t>Nagarajan</w:t>
      </w:r>
      <w:r w:rsidRPr="00DD6480">
        <w:rPr>
          <w:lang w:val="el-GR"/>
        </w:rPr>
        <w:t xml:space="preserve"> </w:t>
      </w:r>
      <w:r>
        <w:t>and</w:t>
      </w:r>
      <w:r w:rsidRPr="00DD6480">
        <w:rPr>
          <w:lang w:val="el-GR"/>
        </w:rPr>
        <w:t xml:space="preserve"> </w:t>
      </w:r>
      <w:r>
        <w:t>Ravi</w:t>
      </w:r>
      <w:r w:rsidRPr="00DD6480">
        <w:rPr>
          <w:lang w:val="el-GR"/>
        </w:rPr>
        <w:t xml:space="preserve"> 2011) ή μη κατευθυνόμενο (</w:t>
      </w:r>
      <w:r>
        <w:t>Tsiligirides</w:t>
      </w:r>
      <w:r w:rsidRPr="00DD6480">
        <w:rPr>
          <w:lang w:val="el-GR"/>
        </w:rPr>
        <w:t xml:space="preserve"> 1984</w:t>
      </w:r>
      <w:r w:rsidRPr="0070497F">
        <w:rPr>
          <w:highlight w:val="yellow"/>
          <w:lang w:val="el-GR"/>
          <w:rPrChange w:id="276" w:author="Charalampos Konstantopoulos" w:date="2023-02-01T06:01:00Z">
            <w:rPr>
              <w:lang w:val="el-GR"/>
            </w:rPr>
          </w:rPrChange>
        </w:rPr>
        <w:t>[;</w:t>
      </w:r>
      <w:r w:rsidRPr="00DD6480">
        <w:rPr>
          <w:lang w:val="el-GR"/>
        </w:rPr>
        <w:t xml:space="preserve">] , </w:t>
      </w:r>
      <w:r>
        <w:t>Bansal</w:t>
      </w:r>
      <w:r w:rsidRPr="00DD6480">
        <w:rPr>
          <w:lang w:val="el-GR"/>
        </w:rPr>
        <w:t xml:space="preserve"> κ.α. 2004 </w:t>
      </w:r>
      <w:r w:rsidRPr="0070497F">
        <w:rPr>
          <w:highlight w:val="yellow"/>
          <w:lang w:val="el-GR"/>
          <w:rPrChange w:id="277" w:author="Charalampos Konstantopoulos" w:date="2023-02-01T06:01:00Z">
            <w:rPr>
              <w:lang w:val="el-GR"/>
            </w:rPr>
          </w:rPrChange>
        </w:rPr>
        <w:t>[;])</w:t>
      </w:r>
    </w:p>
    <w:p w14:paraId="771B86E8" w14:textId="600C879F" w:rsidR="00DD6480" w:rsidRPr="00DD6480" w:rsidRDefault="009973EB" w:rsidP="00DD6480">
      <w:pPr>
        <w:pStyle w:val="ListParagraph"/>
        <w:numPr>
          <w:ilvl w:val="0"/>
          <w:numId w:val="6"/>
        </w:numPr>
        <w:rPr>
          <w:lang w:val="el-GR"/>
        </w:rPr>
      </w:pPr>
      <w:r w:rsidRPr="00DD6480">
        <w:rPr>
          <w:lang w:val="el-GR"/>
        </w:rPr>
        <w:t>Έχει</w:t>
      </w:r>
      <w:r w:rsidR="00DD6480" w:rsidRPr="00DD6480">
        <w:rPr>
          <w:lang w:val="el-GR"/>
        </w:rPr>
        <w:t xml:space="preserve"> προκαθοριστεί ένας αρχικός κόμβος αλλά όχι ένας τελικός (</w:t>
      </w:r>
      <w:r w:rsidR="00DD6480">
        <w:t>rooted</w:t>
      </w:r>
      <w:r w:rsidR="00DD6480" w:rsidRPr="00DD6480">
        <w:rPr>
          <w:lang w:val="el-GR"/>
        </w:rPr>
        <w:t xml:space="preserve"> </w:t>
      </w:r>
      <w:r w:rsidR="00DD6480">
        <w:t>OP</w:t>
      </w:r>
      <w:r w:rsidR="00DD6480" w:rsidRPr="00DD6480">
        <w:rPr>
          <w:lang w:val="el-GR"/>
        </w:rPr>
        <w:t>) (</w:t>
      </w:r>
      <w:r w:rsidR="00DD6480">
        <w:t>Arkin</w:t>
      </w:r>
      <w:r w:rsidR="00DD6480" w:rsidRPr="00DD6480">
        <w:rPr>
          <w:lang w:val="el-GR"/>
        </w:rPr>
        <w:t xml:space="preserve"> κ.α. 1998[;], </w:t>
      </w:r>
      <w:r w:rsidR="00DD6480">
        <w:t>Chen</w:t>
      </w:r>
      <w:r w:rsidR="00DD6480" w:rsidRPr="00DD6480">
        <w:rPr>
          <w:lang w:val="el-GR"/>
        </w:rPr>
        <w:t xml:space="preserve"> </w:t>
      </w:r>
      <w:r w:rsidR="00DD6480">
        <w:t>and</w:t>
      </w:r>
      <w:r w:rsidR="00DD6480" w:rsidRPr="00DD6480">
        <w:rPr>
          <w:lang w:val="el-GR"/>
        </w:rPr>
        <w:t xml:space="preserve"> </w:t>
      </w:r>
      <w:r w:rsidR="00DD6480">
        <w:t>Har</w:t>
      </w:r>
      <w:r w:rsidR="00DD6480" w:rsidRPr="00DD6480">
        <w:rPr>
          <w:lang w:val="el-GR"/>
        </w:rPr>
        <w:t>-</w:t>
      </w:r>
      <w:r w:rsidR="00DD6480">
        <w:t>Peled</w:t>
      </w:r>
      <w:r w:rsidR="00DD6480" w:rsidRPr="00DD6480">
        <w:rPr>
          <w:lang w:val="el-GR"/>
        </w:rPr>
        <w:t xml:space="preserve"> 2006[;]). </w:t>
      </w:r>
      <w:r w:rsidR="00DD6480" w:rsidRPr="008013C5">
        <w:rPr>
          <w:lang w:val="el-GR"/>
        </w:rPr>
        <w:t xml:space="preserve">Το </w:t>
      </w:r>
      <w:r w:rsidR="00DD6480">
        <w:t>rooted</w:t>
      </w:r>
      <w:r w:rsidR="00DD6480" w:rsidRPr="008013C5">
        <w:rPr>
          <w:lang w:val="el-GR"/>
        </w:rPr>
        <w:t xml:space="preserve"> </w:t>
      </w:r>
      <w:r w:rsidR="00DD6480">
        <w:t>OP</w:t>
      </w:r>
      <w:r w:rsidR="00DD6480" w:rsidRPr="008013C5">
        <w:rPr>
          <w:lang w:val="el-GR"/>
        </w:rPr>
        <w:t xml:space="preserve"> </w:t>
      </w:r>
      <w:r w:rsidR="00A02431">
        <w:rPr>
          <w:lang w:val="el-GR"/>
        </w:rPr>
        <w:t>αποτελεί</w:t>
      </w:r>
      <w:r w:rsidR="00DD6480" w:rsidRPr="008013C5">
        <w:rPr>
          <w:lang w:val="el-GR"/>
        </w:rPr>
        <w:t xml:space="preserve"> </w:t>
      </w:r>
      <w:r w:rsidR="008013C5">
        <w:rPr>
          <w:lang w:val="el-GR"/>
        </w:rPr>
        <w:t>ευκολότερο</w:t>
      </w:r>
      <w:r w:rsidR="00DD6480" w:rsidRPr="008013C5">
        <w:rPr>
          <w:lang w:val="el-GR"/>
        </w:rPr>
        <w:t xml:space="preserve"> πρόβλημα από το κλασσικό </w:t>
      </w:r>
      <w:r w:rsidR="00DD6480">
        <w:t>OP</w:t>
      </w:r>
    </w:p>
    <w:p w14:paraId="76136106" w14:textId="163C10CD" w:rsidR="00DD6480" w:rsidRPr="00DD6480" w:rsidRDefault="00DD6480" w:rsidP="00DD6480">
      <w:pPr>
        <w:pStyle w:val="ListParagraph"/>
        <w:numPr>
          <w:ilvl w:val="0"/>
          <w:numId w:val="6"/>
        </w:numPr>
        <w:rPr>
          <w:lang w:val="el-GR"/>
        </w:rPr>
      </w:pPr>
      <w:r w:rsidRPr="00DD6480">
        <w:rPr>
          <w:lang w:val="el-GR"/>
        </w:rPr>
        <w:t>Δεν έχει καθοριστεί ούτε αρχικός ούτε τελικός κόμβος (</w:t>
      </w:r>
      <w:r>
        <w:t>unrooted</w:t>
      </w:r>
      <w:r w:rsidRPr="00DD6480">
        <w:rPr>
          <w:lang w:val="el-GR"/>
        </w:rPr>
        <w:t xml:space="preserve"> </w:t>
      </w:r>
      <w:r>
        <w:t>OP</w:t>
      </w:r>
      <w:r w:rsidRPr="00DD6480">
        <w:rPr>
          <w:lang w:val="el-GR"/>
        </w:rPr>
        <w:t>) (</w:t>
      </w:r>
      <w:r>
        <w:t>Gendreau</w:t>
      </w:r>
      <w:r w:rsidRPr="00DD6480">
        <w:rPr>
          <w:lang w:val="el-GR"/>
        </w:rPr>
        <w:t xml:space="preserve"> κ.α. 1998</w:t>
      </w:r>
      <w:r w:rsidRPr="0070497F">
        <w:rPr>
          <w:highlight w:val="yellow"/>
          <w:lang w:val="el-GR"/>
          <w:rPrChange w:id="278" w:author="Charalampos Konstantopoulos" w:date="2023-02-01T06:01:00Z">
            <w:rPr>
              <w:lang w:val="el-GR"/>
            </w:rPr>
          </w:rPrChange>
        </w:rPr>
        <w:t>)[;, ;].</w:t>
      </w:r>
      <w:r w:rsidRPr="00DD6480">
        <w:rPr>
          <w:lang w:val="el-GR"/>
        </w:rPr>
        <w:t xml:space="preserve"> </w:t>
      </w:r>
      <w:commentRangeStart w:id="279"/>
      <w:r w:rsidR="000A363C">
        <w:rPr>
          <w:lang w:val="el-GR"/>
        </w:rPr>
        <w:t>Αποτελεί</w:t>
      </w:r>
      <w:r>
        <w:t xml:space="preserve"> </w:t>
      </w:r>
      <w:r w:rsidR="00BD7A28">
        <w:rPr>
          <w:lang w:val="el-GR"/>
        </w:rPr>
        <w:t>ευκολότερη</w:t>
      </w:r>
      <w:r>
        <w:t xml:space="preserve"> </w:t>
      </w:r>
      <w:r w:rsidR="008D0A70">
        <w:rPr>
          <w:lang w:val="el-GR"/>
        </w:rPr>
        <w:t>περίπτωση</w:t>
      </w:r>
      <w:r>
        <w:t xml:space="preserve"> από</w:t>
      </w:r>
      <w:r w:rsidR="00FA7CCB">
        <w:rPr>
          <w:lang w:val="el-GR"/>
        </w:rPr>
        <w:t xml:space="preserve"> αυτή του </w:t>
      </w:r>
      <w:r>
        <w:t>rooted OP</w:t>
      </w:r>
      <w:commentRangeEnd w:id="279"/>
      <w:r w:rsidR="0070497F">
        <w:rPr>
          <w:rStyle w:val="CommentReference"/>
        </w:rPr>
        <w:commentReference w:id="279"/>
      </w:r>
    </w:p>
    <w:p w14:paraId="607E0F00" w14:textId="2EF02B35" w:rsidR="00DD6480" w:rsidRDefault="00DD6480" w:rsidP="00DD6480">
      <w:pPr>
        <w:rPr>
          <w:lang w:val="el-GR"/>
        </w:rPr>
      </w:pPr>
      <w:r w:rsidRPr="00DD6480">
        <w:rPr>
          <w:lang w:val="el-GR"/>
        </w:rPr>
        <w:t xml:space="preserve">Σε περίπτωση που το πλήθος κόμβων είναι μικρό, η βέλτιστη λύση είναι προσιτή σε λογικά πλαίσια χρόνου. Παρ’ όλα αυτά επειδή σύμφωνα με τους </w:t>
      </w:r>
      <w:r>
        <w:t>Golden</w:t>
      </w:r>
      <w:r w:rsidRPr="00DD6480">
        <w:rPr>
          <w:lang w:val="el-GR"/>
        </w:rPr>
        <w:t xml:space="preserve"> κ.α. (1987), </w:t>
      </w:r>
      <w:r>
        <w:t>Laporte</w:t>
      </w:r>
      <w:r w:rsidRPr="00DD6480">
        <w:rPr>
          <w:lang w:val="el-GR"/>
        </w:rPr>
        <w:t xml:space="preserve"> και </w:t>
      </w:r>
      <w:r>
        <w:t>Martello</w:t>
      </w:r>
      <w:r w:rsidRPr="00DD6480">
        <w:rPr>
          <w:lang w:val="el-GR"/>
        </w:rPr>
        <w:t xml:space="preserve"> (1990) το </w:t>
      </w:r>
      <w:r>
        <w:t>OP</w:t>
      </w:r>
      <w:r w:rsidRPr="00DD6480">
        <w:rPr>
          <w:lang w:val="el-GR"/>
        </w:rPr>
        <w:t xml:space="preserve"> είναι </w:t>
      </w:r>
      <w:r>
        <w:t>NP</w:t>
      </w:r>
      <w:r w:rsidRPr="00DD6480">
        <w:rPr>
          <w:lang w:val="el-GR"/>
        </w:rPr>
        <w:t>-</w:t>
      </w:r>
      <w:r>
        <w:t>hard</w:t>
      </w:r>
      <w:r w:rsidRPr="00DD6480">
        <w:rPr>
          <w:lang w:val="el-GR"/>
        </w:rPr>
        <w:t xml:space="preserve">, είναι προφανής η ανάγκη εύρεσης προσεγγιστικών και ευρετικών αλγορίθμων για την επίλυση στιγμιότυπων με μεγάλο πλήθος κόμβων σε </w:t>
      </w:r>
      <w:r w:rsidR="00FB2D19">
        <w:rPr>
          <w:lang w:val="el-GR"/>
        </w:rPr>
        <w:t>πολυωνυμικ</w:t>
      </w:r>
      <w:r w:rsidR="008909DF">
        <w:rPr>
          <w:lang w:val="el-GR"/>
        </w:rPr>
        <w:t>ό</w:t>
      </w:r>
      <w:r w:rsidRPr="00DD6480">
        <w:rPr>
          <w:lang w:val="el-GR"/>
        </w:rPr>
        <w:t xml:space="preserve"> χρόνο. Μερικοί αλγόριθμοι για την εύρεση της βέλτιστης λύσης βασίζονται σε τεχνικές </w:t>
      </w:r>
      <w:r>
        <w:t>branch</w:t>
      </w:r>
      <w:r w:rsidRPr="00DD6480">
        <w:rPr>
          <w:lang w:val="el-GR"/>
        </w:rPr>
        <w:t>-</w:t>
      </w:r>
      <w:r>
        <w:t>and</w:t>
      </w:r>
      <w:r w:rsidRPr="00DD6480">
        <w:rPr>
          <w:lang w:val="el-GR"/>
        </w:rPr>
        <w:t>-</w:t>
      </w:r>
      <w:r>
        <w:t>cut</w:t>
      </w:r>
      <w:r w:rsidRPr="00DD6480">
        <w:rPr>
          <w:lang w:val="el-GR"/>
        </w:rPr>
        <w:t xml:space="preserve"> </w:t>
      </w:r>
      <w:r>
        <w:t>Genrau</w:t>
      </w:r>
      <w:r w:rsidRPr="00DD6480">
        <w:rPr>
          <w:lang w:val="el-GR"/>
        </w:rPr>
        <w:t xml:space="preserve"> κ.α. (1998),</w:t>
      </w:r>
      <w:r w:rsidR="00C70596">
        <w:rPr>
          <w:lang w:val="el-GR"/>
        </w:rPr>
        <w:t xml:space="preserve"> </w:t>
      </w:r>
      <w:r>
        <w:t>Fischetti</w:t>
      </w:r>
      <w:r w:rsidRPr="00DD6480">
        <w:rPr>
          <w:lang w:val="el-GR"/>
        </w:rPr>
        <w:t xml:space="preserve"> κ.α. (1998) και </w:t>
      </w:r>
      <w:r>
        <w:t>branch</w:t>
      </w:r>
      <w:r w:rsidRPr="00DD6480">
        <w:rPr>
          <w:lang w:val="el-GR"/>
        </w:rPr>
        <w:t>-</w:t>
      </w:r>
      <w:r>
        <w:t>and</w:t>
      </w:r>
      <w:r w:rsidRPr="00DD6480">
        <w:rPr>
          <w:lang w:val="el-GR"/>
        </w:rPr>
        <w:t>-</w:t>
      </w:r>
      <w:r>
        <w:t>bound</w:t>
      </w:r>
      <w:r w:rsidRPr="00DD6480">
        <w:rPr>
          <w:lang w:val="el-GR"/>
        </w:rPr>
        <w:t xml:space="preserve"> </w:t>
      </w:r>
      <w:r>
        <w:t>Laporte</w:t>
      </w:r>
      <w:r w:rsidRPr="00DD6480">
        <w:rPr>
          <w:lang w:val="el-GR"/>
        </w:rPr>
        <w:t xml:space="preserve"> </w:t>
      </w:r>
      <w:r>
        <w:t>and</w:t>
      </w:r>
      <w:r w:rsidRPr="00DD6480">
        <w:rPr>
          <w:lang w:val="el-GR"/>
        </w:rPr>
        <w:t xml:space="preserve"> </w:t>
      </w:r>
      <w:r>
        <w:t>Martello</w:t>
      </w:r>
      <w:r w:rsidRPr="00DD6480">
        <w:rPr>
          <w:lang w:val="el-GR"/>
        </w:rPr>
        <w:t xml:space="preserve"> (1990), </w:t>
      </w:r>
      <w:r>
        <w:t>Ramesh</w:t>
      </w:r>
      <w:r w:rsidRPr="00DD6480">
        <w:rPr>
          <w:lang w:val="el-GR"/>
        </w:rPr>
        <w:t xml:space="preserve"> κ.α. (1992). Πολλοί από τους προσεγγιστικούς αλγορίθμους που μπορεί να συναντήσει κανείς στη βιβλιογραφία είναι είτε δύσκολα υλοποιήσιμοι είτε απαιτούν παραπάνω χρόνο από το επιθυμητό.</w:t>
      </w:r>
    </w:p>
    <w:p w14:paraId="5F125B86" w14:textId="6EB8363A" w:rsidR="00DD6480" w:rsidRPr="006703D1" w:rsidRDefault="00DD6480" w:rsidP="00DD6480">
      <w:pPr>
        <w:rPr>
          <w:lang w:val="el-GR"/>
        </w:rPr>
      </w:pPr>
      <w:r w:rsidRPr="00DD6480">
        <w:rPr>
          <w:lang w:val="el-GR"/>
        </w:rPr>
        <w:t xml:space="preserve">Παρακάτω αναφέρονται μερικοί από τους ευρετικούς αλγόριθμους για την επίλυση του </w:t>
      </w:r>
      <w:r>
        <w:t>OP</w:t>
      </w:r>
      <w:r w:rsidRPr="00DD6480">
        <w:rPr>
          <w:lang w:val="el-GR"/>
        </w:rPr>
        <w:t xml:space="preserve"> που μελετήθηκαν για την υλοποίηση της παρούσας εργασίας. </w:t>
      </w:r>
      <w:r w:rsidR="0082391B" w:rsidRPr="00DD6480">
        <w:rPr>
          <w:lang w:val="el-GR"/>
        </w:rPr>
        <w:t>Όπως</w:t>
      </w:r>
      <w:r w:rsidRPr="00DD6480">
        <w:rPr>
          <w:lang w:val="el-GR"/>
        </w:rPr>
        <w:t xml:space="preserve"> </w:t>
      </w:r>
      <w:r w:rsidR="0032263F" w:rsidRPr="00DD6480">
        <w:rPr>
          <w:lang w:val="el-GR"/>
        </w:rPr>
        <w:t>έχει</w:t>
      </w:r>
      <w:r w:rsidRPr="00DD6480">
        <w:rPr>
          <w:lang w:val="el-GR"/>
        </w:rPr>
        <w:t xml:space="preserve"> ήδη αναφερθεί το Πρόβλημα Προσανατολισμού αποτελεί το ευκολότερο μοντέλο του Προβλήματος Σχεδιασμού Τουριστικών Διαδρομών. </w:t>
      </w:r>
      <w:r w:rsidRPr="006703D1">
        <w:rPr>
          <w:lang w:val="el-GR"/>
        </w:rPr>
        <w:t>Παρ΄</w:t>
      </w:r>
      <w:r w:rsidR="00E318E5">
        <w:rPr>
          <w:lang w:val="el-GR"/>
        </w:rPr>
        <w:t xml:space="preserve"> </w:t>
      </w:r>
      <w:r w:rsidRPr="006703D1">
        <w:rPr>
          <w:lang w:val="el-GR"/>
        </w:rPr>
        <w:t xml:space="preserve">όλα αυτά συναντώνται και διαφορετικές εφαρμογές του </w:t>
      </w:r>
      <w:r>
        <w:t>OP</w:t>
      </w:r>
      <w:r w:rsidRPr="006703D1">
        <w:rPr>
          <w:lang w:val="el-GR"/>
        </w:rPr>
        <w:t>.</w:t>
      </w:r>
    </w:p>
    <w:p w14:paraId="5E4E0C6E" w14:textId="6751E26E" w:rsidR="00DD6480" w:rsidRDefault="00DD6480" w:rsidP="00DD6480">
      <w:pPr>
        <w:rPr>
          <w:lang w:val="el-GR"/>
        </w:rPr>
      </w:pPr>
      <w:r w:rsidRPr="00DD6480">
        <w:rPr>
          <w:lang w:val="el-GR"/>
        </w:rPr>
        <w:t xml:space="preserve">Η πρώτη πρακτική εφαρμογή του </w:t>
      </w:r>
      <w:r>
        <w:t>OP</w:t>
      </w:r>
      <w:r w:rsidRPr="00DD6480">
        <w:rPr>
          <w:lang w:val="el-GR"/>
        </w:rPr>
        <w:t xml:space="preserve"> αναφέρθηκε από τον </w:t>
      </w:r>
      <w:r>
        <w:t>Tsiligirides</w:t>
      </w:r>
      <w:r w:rsidRPr="00DD6480">
        <w:rPr>
          <w:lang w:val="el-GR"/>
        </w:rPr>
        <w:t xml:space="preserve"> (1984), όπου εξετάζεται η περίπτωση που ο πλανόδιος πωλητής δεν έχει αρκετό χρόνο για να επισκεφθεί όλες τις πόλεις. Γνωρίζοντας όμως το κέρδος που θα αποκομίσει σε κάθε πόλη, προσπαθεί να μεγιστοποιήσει το συνολικό κέρδος </w:t>
      </w:r>
      <w:r w:rsidR="00E318E5" w:rsidRPr="00DD6480">
        <w:rPr>
          <w:lang w:val="el-GR"/>
        </w:rPr>
        <w:t>ενώ</w:t>
      </w:r>
      <w:r w:rsidRPr="00DD6480">
        <w:rPr>
          <w:lang w:val="el-GR"/>
        </w:rPr>
        <w:t xml:space="preserve"> ταυτόχρονα να μην ξεπεράσει ένα καθορισμένο χρονικό όριο.</w:t>
      </w:r>
    </w:p>
    <w:p w14:paraId="5CB46F8C" w14:textId="4BE0E567" w:rsidR="00DD6480" w:rsidRDefault="00DD6480" w:rsidP="00DD6480">
      <w:pPr>
        <w:rPr>
          <w:lang w:val="el-GR"/>
        </w:rPr>
      </w:pPr>
      <w:r w:rsidRPr="00DD6480">
        <w:rPr>
          <w:lang w:val="el-GR"/>
        </w:rPr>
        <w:t xml:space="preserve">Μία άλλη εφαρμογή του </w:t>
      </w:r>
      <w:r>
        <w:t>OP</w:t>
      </w:r>
      <w:r w:rsidRPr="00DD6480">
        <w:rPr>
          <w:lang w:val="el-GR"/>
        </w:rPr>
        <w:t xml:space="preserve"> είναι το Πρόβλημα Παράδοσης Καυσίμων (</w:t>
      </w:r>
      <w:r>
        <w:t>Fuel</w:t>
      </w:r>
      <w:r w:rsidRPr="00DD6480">
        <w:rPr>
          <w:lang w:val="el-GR"/>
        </w:rPr>
        <w:t xml:space="preserve"> </w:t>
      </w:r>
      <w:r>
        <w:t>Delivery</w:t>
      </w:r>
      <w:r w:rsidRPr="00DD6480">
        <w:rPr>
          <w:lang w:val="el-GR"/>
        </w:rPr>
        <w:t xml:space="preserve"> </w:t>
      </w:r>
      <w:r>
        <w:t>Problem</w:t>
      </w:r>
      <w:r w:rsidRPr="00DD6480">
        <w:rPr>
          <w:lang w:val="el-GR"/>
        </w:rPr>
        <w:t xml:space="preserve">, </w:t>
      </w:r>
      <w:r>
        <w:t>Golden</w:t>
      </w:r>
      <w:r w:rsidRPr="00DD6480">
        <w:rPr>
          <w:lang w:val="el-GR"/>
        </w:rPr>
        <w:t xml:space="preserve"> </w:t>
      </w:r>
      <w:r>
        <w:t>et</w:t>
      </w:r>
      <w:r w:rsidRPr="00DD6480">
        <w:rPr>
          <w:lang w:val="el-GR"/>
        </w:rPr>
        <w:t xml:space="preserve"> </w:t>
      </w:r>
      <w:r>
        <w:t>al</w:t>
      </w:r>
      <w:r w:rsidRPr="00DD6480">
        <w:rPr>
          <w:lang w:val="el-GR"/>
        </w:rPr>
        <w:t xml:space="preserve">. (1987)), όπου ένα πλήθος φορτηγών πρέπει να εφοδιάζουν καθημερινά διάφορους πελάτες με καύσιμα. Κάθε πελάτης πρέπει να έχει στη διάθεση του συνεχώς παραπάνω από μία συγκεκριμένη ποσότητα καυσίμων. </w:t>
      </w:r>
      <w:r w:rsidR="00256354">
        <w:rPr>
          <w:lang w:val="el-GR"/>
        </w:rPr>
        <w:t>‘Ετσι</w:t>
      </w:r>
      <w:r w:rsidR="005420B8">
        <w:rPr>
          <w:lang w:val="el-GR"/>
        </w:rPr>
        <w:t xml:space="preserve"> </w:t>
      </w:r>
      <w:r w:rsidRPr="00DD6480">
        <w:rPr>
          <w:lang w:val="el-GR"/>
        </w:rPr>
        <w:t>λοιπόν</w:t>
      </w:r>
      <w:r>
        <w:rPr>
          <w:lang w:val="el-GR"/>
        </w:rPr>
        <w:t>,</w:t>
      </w:r>
      <w:r w:rsidRPr="00DD6480">
        <w:rPr>
          <w:lang w:val="el-GR"/>
        </w:rPr>
        <w:t xml:space="preserve"> η ανάγκη καυσίμων μπορεί να θεωρηθεί ως το κέρδος στο Πρόβλημα Προσανατολισμού και </w:t>
      </w:r>
      <w:r>
        <w:rPr>
          <w:lang w:val="el-GR"/>
        </w:rPr>
        <w:t>ω</w:t>
      </w:r>
      <w:r w:rsidRPr="00DD6480">
        <w:rPr>
          <w:lang w:val="el-GR"/>
        </w:rPr>
        <w:t xml:space="preserve">ς στόχος η δημιουργία ενός πλάνου διαδρομών έτσι ώστε να εξυπηρετείται ένα υποσύνολο πελατών με τη μεγαλύτερη ανάγκη από καύσιμα. </w:t>
      </w:r>
      <w:r>
        <w:rPr>
          <w:lang w:val="el-GR"/>
        </w:rPr>
        <w:t>Παρακάτω</w:t>
      </w:r>
      <w:r w:rsidRPr="00DD6480">
        <w:rPr>
          <w:lang w:val="el-GR"/>
        </w:rPr>
        <w:t xml:space="preserve">, </w:t>
      </w:r>
      <w:r>
        <w:rPr>
          <w:lang w:val="el-GR"/>
        </w:rPr>
        <w:t>αναλύονται</w:t>
      </w:r>
      <w:r w:rsidRPr="00DD6480">
        <w:rPr>
          <w:lang w:val="el-GR"/>
        </w:rPr>
        <w:t xml:space="preserve"> </w:t>
      </w:r>
      <w:r>
        <w:rPr>
          <w:lang w:val="el-GR"/>
        </w:rPr>
        <w:t>μερικές</w:t>
      </w:r>
      <w:r w:rsidRPr="00DD6480">
        <w:rPr>
          <w:lang w:val="el-GR"/>
        </w:rPr>
        <w:t xml:space="preserve"> από</w:t>
      </w:r>
      <w:r>
        <w:rPr>
          <w:lang w:val="el-GR"/>
        </w:rPr>
        <w:t xml:space="preserve"> τις βασικές επεκτάσεις του</w:t>
      </w:r>
      <w:r w:rsidRPr="00DD6480">
        <w:rPr>
          <w:lang w:val="el-GR"/>
        </w:rPr>
        <w:t xml:space="preserve"> </w:t>
      </w:r>
      <w:r>
        <w:t>OP</w:t>
      </w:r>
      <w:r w:rsidRPr="00DD6480">
        <w:rPr>
          <w:lang w:val="el-GR"/>
        </w:rPr>
        <w:t>.</w:t>
      </w:r>
    </w:p>
    <w:p w14:paraId="112835CA" w14:textId="77777777" w:rsidR="00DD6480" w:rsidRDefault="00DD6480" w:rsidP="00DD6480">
      <w:pPr>
        <w:pStyle w:val="Heading3"/>
        <w:numPr>
          <w:ilvl w:val="2"/>
          <w:numId w:val="4"/>
        </w:numPr>
        <w:rPr>
          <w:lang w:val="el-GR"/>
        </w:rPr>
      </w:pPr>
      <w:bookmarkStart w:id="280" w:name="_Toc124915370"/>
      <w:r>
        <w:rPr>
          <w:lang w:val="el-GR"/>
        </w:rPr>
        <w:t>Το πρόβλημα Προσανατολισμού με Χρονικά Παράθυρα</w:t>
      </w:r>
      <w:r w:rsidR="006E6F52">
        <w:rPr>
          <w:lang w:val="el-GR"/>
        </w:rPr>
        <w:t xml:space="preserve"> </w:t>
      </w:r>
      <w:r w:rsidR="006E6F52" w:rsidRPr="006E6F52">
        <w:rPr>
          <w:lang w:val="el-GR"/>
        </w:rPr>
        <w:t>(</w:t>
      </w:r>
      <w:r w:rsidR="006E6F52">
        <w:t>OPTW</w:t>
      </w:r>
      <w:r w:rsidR="006E6F52" w:rsidRPr="006E6F52">
        <w:rPr>
          <w:lang w:val="el-GR"/>
        </w:rPr>
        <w:t>)</w:t>
      </w:r>
      <w:bookmarkEnd w:id="280"/>
    </w:p>
    <w:p w14:paraId="4EA43763" w14:textId="77777777" w:rsidR="006E6F52" w:rsidRDefault="006E6F52" w:rsidP="006E6F52">
      <w:pPr>
        <w:rPr>
          <w:lang w:val="el-GR"/>
        </w:rPr>
      </w:pPr>
      <w:r w:rsidRPr="006E6F52">
        <w:rPr>
          <w:lang w:val="el-GR"/>
        </w:rPr>
        <w:t xml:space="preserve">Η διαφορά του </w:t>
      </w:r>
      <w:r>
        <w:t>OPTW</w:t>
      </w:r>
      <w:r w:rsidRPr="006E6F52">
        <w:rPr>
          <w:lang w:val="el-GR"/>
        </w:rPr>
        <w:t xml:space="preserve"> με το </w:t>
      </w:r>
      <w:r>
        <w:t>OP</w:t>
      </w:r>
      <w:r w:rsidRPr="006E6F52">
        <w:rPr>
          <w:lang w:val="el-GR"/>
        </w:rPr>
        <w:t xml:space="preserve"> είναι πως η επίσκεψη σε έναν κόμβο </w:t>
      </w:r>
      <w:r>
        <w:t>i</w:t>
      </w:r>
      <w:r w:rsidRPr="006E6F52">
        <w:rPr>
          <w:lang w:val="el-GR"/>
        </w:rPr>
        <w:t xml:space="preserve"> μπορεί να πραγματοποιηθεί μόνο μέσα σε ένα προκαθορισμένο χρονικό παράθυρο του </w:t>
      </w:r>
      <w:r>
        <w:t>i</w:t>
      </w:r>
      <w:r w:rsidRPr="006E6F52">
        <w:rPr>
          <w:lang w:val="el-GR"/>
        </w:rPr>
        <w:t>. Τα χρονικά παράθυρα μπορεί να διαφέρουν μεταξύ των κόμβων.</w:t>
      </w:r>
    </w:p>
    <w:p w14:paraId="0CEDA2DD" w14:textId="6900A273" w:rsidR="006E6F52" w:rsidRDefault="006E6F52" w:rsidP="006E6F52">
      <w:pPr>
        <w:rPr>
          <w:lang w:val="el-GR"/>
        </w:rPr>
      </w:pPr>
      <w:r w:rsidRPr="006E6F52">
        <w:rPr>
          <w:lang w:val="el-GR"/>
        </w:rPr>
        <w:lastRenderedPageBreak/>
        <w:t xml:space="preserve">Οι </w:t>
      </w:r>
      <w:r>
        <w:t>Duque</w:t>
      </w:r>
      <w:r w:rsidRPr="006E6F52">
        <w:rPr>
          <w:lang w:val="el-GR"/>
        </w:rPr>
        <w:t xml:space="preserve"> </w:t>
      </w:r>
      <w:r>
        <w:t>et</w:t>
      </w:r>
      <w:r w:rsidRPr="006E6F52">
        <w:rPr>
          <w:lang w:val="el-GR"/>
        </w:rPr>
        <w:t>.</w:t>
      </w:r>
      <w:r>
        <w:t>al</w:t>
      </w:r>
      <w:r w:rsidRPr="006E6F52">
        <w:rPr>
          <w:lang w:val="el-GR"/>
        </w:rPr>
        <w:t xml:space="preserve">(2014) πρότειναν έναν αλγόριθμο </w:t>
      </w:r>
      <w:r>
        <w:t>Pulse</w:t>
      </w:r>
      <w:r w:rsidRPr="006E6F52">
        <w:rPr>
          <w:lang w:val="el-GR"/>
        </w:rPr>
        <w:t xml:space="preserve"> για την αντιμετώπιση του </w:t>
      </w:r>
      <w:r>
        <w:t>OPTW</w:t>
      </w:r>
      <w:r w:rsidRPr="006E6F52">
        <w:rPr>
          <w:lang w:val="el-GR"/>
        </w:rPr>
        <w:t xml:space="preserve">, ο οποίος αλγόριθμος χρησιμοποιείται γενικότερα για δύσκολα προβλήματα συντομότερης διαδρομής και χρησιμοποιήθηκε πρώτη φορά για το πρόβλημα </w:t>
      </w:r>
      <w:r>
        <w:t>Constrained</w:t>
      </w:r>
      <w:r>
        <w:rPr>
          <w:lang w:val="el-GR"/>
        </w:rPr>
        <w:t xml:space="preserve"> </w:t>
      </w:r>
      <w:r>
        <w:t>Shortest</w:t>
      </w:r>
      <w:r w:rsidRPr="006E6F52">
        <w:rPr>
          <w:lang w:val="el-GR"/>
        </w:rPr>
        <w:t xml:space="preserve"> </w:t>
      </w:r>
      <w:r>
        <w:t>Path</w:t>
      </w:r>
      <w:r w:rsidRPr="006E6F52">
        <w:rPr>
          <w:lang w:val="el-GR"/>
        </w:rPr>
        <w:t xml:space="preserve"> από τους </w:t>
      </w:r>
      <w:r>
        <w:t>Lozano</w:t>
      </w:r>
      <w:r w:rsidRPr="006E6F52">
        <w:rPr>
          <w:lang w:val="el-GR"/>
        </w:rPr>
        <w:t xml:space="preserve"> και </w:t>
      </w:r>
      <w:r>
        <w:t>Medaglia</w:t>
      </w:r>
      <w:r w:rsidRPr="006E6F52">
        <w:rPr>
          <w:lang w:val="el-GR"/>
        </w:rPr>
        <w:t xml:space="preserve"> (2013). Ο αλγόριθμος πυροδοτώντας έναν παλμό από τον αρχικό κόμβο </w:t>
      </w:r>
      <m:oMath>
        <m:sSub>
          <m:sSubPr>
            <m:ctrlPr>
              <w:ins w:id="281" w:author="Στάθης Καπ" w:date="2023-02-02T05:51:00Z">
                <w:rPr>
                  <w:rFonts w:ascii="Cambria Math" w:hAnsi="Cambria Math"/>
                  <w:i/>
                  <w:lang w:val="el-GR"/>
                </w:rPr>
              </w:ins>
            </m:ctrlPr>
          </m:sSubPr>
          <m:e>
            <m:r>
              <w:ins w:id="282" w:author="Στάθης Καπ" w:date="2023-02-02T05:51:00Z">
                <w:rPr>
                  <w:rFonts w:ascii="Cambria Math" w:hAnsi="Cambria Math"/>
                  <w:lang w:val="el-GR"/>
                </w:rPr>
                <m:t>v</m:t>
              </w:ins>
            </m:r>
          </m:e>
          <m:sub>
            <m:r>
              <w:ins w:id="283" w:author="Στάθης Καπ" w:date="2023-02-02T05:51:00Z">
                <w:rPr>
                  <w:rFonts w:ascii="Cambria Math" w:hAnsi="Cambria Math"/>
                  <w:lang w:val="el-GR"/>
                </w:rPr>
                <m:t>s</m:t>
              </w:ins>
            </m:r>
          </m:sub>
        </m:sSub>
      </m:oMath>
      <w:del w:id="284" w:author="Στάθης Καπ" w:date="2023-02-02T05:51:00Z">
        <w:r w:rsidR="00E072B7" w:rsidDel="00383A96">
          <w:delText>Vs</w:delText>
        </w:r>
      </w:del>
      <w:r w:rsidRPr="006E6F52">
        <w:rPr>
          <w:lang w:val="el-GR"/>
        </w:rPr>
        <w:t xml:space="preserve"> και ωθώντας τον προς τον τελικό</w:t>
      </w:r>
      <w:ins w:id="285" w:author="Στάθης Καπ" w:date="2023-02-02T05:51:00Z">
        <w:r w:rsidR="00335422" w:rsidRPr="0067002F">
          <w:rPr>
            <w:lang w:val="el-GR"/>
            <w:rPrChange w:id="286" w:author="Στάθης Καπ" w:date="2023-02-02T05:51:00Z">
              <w:rPr/>
            </w:rPrChange>
          </w:rPr>
          <w:t xml:space="preserve"> </w:t>
        </w:r>
      </w:ins>
      <w:del w:id="287" w:author="Στάθης Καπ" w:date="2023-02-02T05:50:00Z">
        <w:r w:rsidRPr="006E6F52" w:rsidDel="00835D7F">
          <w:rPr>
            <w:lang w:val="el-GR"/>
          </w:rPr>
          <w:delText xml:space="preserve"> </w:delText>
        </w:r>
      </w:del>
      <m:oMath>
        <m:sSub>
          <m:sSubPr>
            <m:ctrlPr>
              <w:ins w:id="288" w:author="Στάθης Καπ" w:date="2023-02-02T05:51:00Z">
                <w:rPr>
                  <w:rFonts w:ascii="Cambria Math" w:hAnsi="Cambria Math"/>
                  <w:i/>
                  <w:lang w:val="el-GR"/>
                </w:rPr>
              </w:ins>
            </m:ctrlPr>
          </m:sSubPr>
          <m:e>
            <m:r>
              <w:ins w:id="289" w:author="Στάθης Καπ" w:date="2023-02-02T05:51:00Z">
                <w:rPr>
                  <w:rFonts w:ascii="Cambria Math" w:hAnsi="Cambria Math"/>
                  <w:lang w:val="el-GR"/>
                </w:rPr>
                <m:t>v</m:t>
              </w:ins>
            </m:r>
          </m:e>
          <m:sub>
            <m:r>
              <w:ins w:id="290" w:author="Στάθης Καπ" w:date="2023-02-02T05:51:00Z">
                <w:rPr>
                  <w:rFonts w:ascii="Cambria Math" w:hAnsi="Cambria Math"/>
                  <w:lang w:val="el-GR"/>
                </w:rPr>
                <m:t>e</m:t>
              </w:ins>
            </m:r>
          </m:sub>
        </m:sSub>
      </m:oMath>
      <w:del w:id="291" w:author="Στάθης Καπ" w:date="2023-02-02T05:50:00Z">
        <w:r w:rsidDel="00835D7F">
          <w:delText>ve</w:delText>
        </w:r>
      </w:del>
      <w:r w:rsidRPr="006E6F52">
        <w:rPr>
          <w:lang w:val="el-GR"/>
        </w:rPr>
        <w:t xml:space="preserve">, και αποθηκεύοντας το συσσωρευμένο κέρδος και το χρόνο, δημιουργεί μια τροχιά-λύση. Στη συνέχεια πραγματοποιώντας οπισθοδρόμηση και επαναλαμβάνοντας τη παραπάνω διαδικασία αναζητά καινούριες λύσεις. Επειδή ο αλγόριθμος επρόκειτο να εξετάσει </w:t>
      </w:r>
      <w:r w:rsidR="009B2A83" w:rsidRPr="006E6F52">
        <w:rPr>
          <w:lang w:val="el-GR"/>
        </w:rPr>
        <w:t>ολόκληρο</w:t>
      </w:r>
      <w:r w:rsidRPr="006E6F52">
        <w:rPr>
          <w:lang w:val="el-GR"/>
        </w:rPr>
        <w:t xml:space="preserve"> το πλήθος λύσεων, χρησιμοποιούνται 4 τεχνικές κλαδέματος για το περιορισμό του χώρου λύσεων, από τις οποίες οι 2 (</w:t>
      </w:r>
      <w:r>
        <w:t>Pruning</w:t>
      </w:r>
      <w:r w:rsidRPr="006E6F52">
        <w:rPr>
          <w:lang w:val="el-GR"/>
        </w:rPr>
        <w:t xml:space="preserve"> </w:t>
      </w:r>
      <w:r>
        <w:t>by</w:t>
      </w:r>
      <w:r w:rsidRPr="006E6F52">
        <w:rPr>
          <w:lang w:val="el-GR"/>
        </w:rPr>
        <w:t xml:space="preserve"> </w:t>
      </w:r>
      <w:r>
        <w:t>soft</w:t>
      </w:r>
      <w:r w:rsidRPr="006E6F52">
        <w:rPr>
          <w:lang w:val="el-GR"/>
        </w:rPr>
        <w:t xml:space="preserve"> </w:t>
      </w:r>
      <w:r>
        <w:t>dominance</w:t>
      </w:r>
      <w:r w:rsidRPr="006E6F52">
        <w:rPr>
          <w:lang w:val="el-GR"/>
        </w:rPr>
        <w:t xml:space="preserve">, </w:t>
      </w:r>
      <w:r>
        <w:t>Pruning</w:t>
      </w:r>
      <w:r w:rsidRPr="006E6F52">
        <w:rPr>
          <w:lang w:val="el-GR"/>
        </w:rPr>
        <w:t xml:space="preserve"> </w:t>
      </w:r>
      <w:r>
        <w:t>by</w:t>
      </w:r>
      <w:r w:rsidRPr="006E6F52">
        <w:rPr>
          <w:lang w:val="el-GR"/>
        </w:rPr>
        <w:t xml:space="preserve"> </w:t>
      </w:r>
      <w:r>
        <w:t>detour</w:t>
      </w:r>
      <w:r w:rsidRPr="006E6F52">
        <w:rPr>
          <w:lang w:val="el-GR"/>
        </w:rPr>
        <w:t xml:space="preserve">) είναι προτεινόμενες για το </w:t>
      </w:r>
      <w:r w:rsidR="009B2A83" w:rsidRPr="006E6F52">
        <w:rPr>
          <w:lang w:val="el-GR"/>
        </w:rPr>
        <w:t>συγκεκριμένο</w:t>
      </w:r>
      <w:r w:rsidRPr="006E6F52">
        <w:rPr>
          <w:lang w:val="el-GR"/>
        </w:rPr>
        <w:t xml:space="preserve"> πρόβλημα από τους ίδιους τους συγγραφείς (</w:t>
      </w:r>
      <w:r>
        <w:t>Duque</w:t>
      </w:r>
      <w:r w:rsidRPr="006E6F52">
        <w:rPr>
          <w:lang w:val="el-GR"/>
        </w:rPr>
        <w:t xml:space="preserve"> </w:t>
      </w:r>
      <w:r>
        <w:t>et</w:t>
      </w:r>
      <w:r w:rsidRPr="006E6F52">
        <w:rPr>
          <w:lang w:val="el-GR"/>
        </w:rPr>
        <w:t>.</w:t>
      </w:r>
      <w:r>
        <w:t>al</w:t>
      </w:r>
      <w:r w:rsidRPr="006E6F52">
        <w:rPr>
          <w:lang w:val="el-GR"/>
        </w:rPr>
        <w:t>(2014)).</w:t>
      </w:r>
    </w:p>
    <w:p w14:paraId="138DC038" w14:textId="69B5B659" w:rsidR="003440EF" w:rsidRDefault="003440EF" w:rsidP="006E6F52">
      <w:pPr>
        <w:rPr>
          <w:lang w:val="el-GR"/>
        </w:rPr>
      </w:pPr>
      <w:r w:rsidRPr="00AC148C">
        <w:rPr>
          <w:lang w:val="el-GR"/>
        </w:rPr>
        <w:t xml:space="preserve">Οι </w:t>
      </w:r>
      <w:ins w:id="292" w:author="Στάθης Καπ" w:date="2023-02-02T05:50:00Z">
        <w:r w:rsidR="00B660F2">
          <w:t>Gunawan</w:t>
        </w:r>
        <w:r w:rsidR="00B660F2" w:rsidRPr="00835D7F">
          <w:rPr>
            <w:lang w:val="el-GR"/>
            <w:rPrChange w:id="293" w:author="Στάθης Καπ" w:date="2023-02-02T05:50:00Z">
              <w:rPr/>
            </w:rPrChange>
          </w:rPr>
          <w:t xml:space="preserve"> </w:t>
        </w:r>
        <w:r w:rsidR="00B660F2">
          <w:t>et</w:t>
        </w:r>
        <w:r w:rsidR="00B660F2" w:rsidRPr="00835D7F">
          <w:rPr>
            <w:lang w:val="el-GR"/>
            <w:rPrChange w:id="294" w:author="Στάθης Καπ" w:date="2023-02-02T05:50:00Z">
              <w:rPr/>
            </w:rPrChange>
          </w:rPr>
          <w:t xml:space="preserve"> </w:t>
        </w:r>
        <w:r w:rsidR="00B660F2">
          <w:t>al</w:t>
        </w:r>
        <w:r w:rsidR="00B660F2" w:rsidRPr="00835D7F">
          <w:rPr>
            <w:lang w:val="el-GR"/>
            <w:rPrChange w:id="295" w:author="Στάθης Καπ" w:date="2023-02-02T05:50:00Z">
              <w:rPr/>
            </w:rPrChange>
          </w:rPr>
          <w:t>.(2015</w:t>
        </w:r>
        <w:r w:rsidR="00B660F2">
          <w:t>a</w:t>
        </w:r>
        <w:r w:rsidR="00B660F2" w:rsidRPr="00835D7F">
          <w:rPr>
            <w:lang w:val="el-GR"/>
            <w:rPrChange w:id="296" w:author="Στάθης Καπ" w:date="2023-02-02T05:50:00Z">
              <w:rPr/>
            </w:rPrChange>
          </w:rPr>
          <w:t>)</w:t>
        </w:r>
        <w:r w:rsidR="001719C9">
          <w:rPr>
            <w:lang w:val="el-GR"/>
          </w:rPr>
          <w:t xml:space="preserve"> </w:t>
        </w:r>
      </w:ins>
      <w:commentRangeStart w:id="297"/>
      <w:del w:id="298" w:author="Στάθης Καπ" w:date="2023-02-02T05:50:00Z">
        <w:r w:rsidDel="00B660F2">
          <w:delText>Gunawan</w:delText>
        </w:r>
        <w:r w:rsidRPr="00AC148C" w:rsidDel="00B660F2">
          <w:rPr>
            <w:lang w:val="el-GR"/>
          </w:rPr>
          <w:delText xml:space="preserve"> </w:delText>
        </w:r>
        <w:r w:rsidDel="00B660F2">
          <w:delText>et</w:delText>
        </w:r>
        <w:r w:rsidRPr="00AC148C" w:rsidDel="00B660F2">
          <w:rPr>
            <w:lang w:val="el-GR"/>
          </w:rPr>
          <w:delText xml:space="preserve"> </w:delText>
        </w:r>
        <w:r w:rsidDel="00B660F2">
          <w:delText>al</w:delText>
        </w:r>
        <w:r w:rsidRPr="00AC148C" w:rsidDel="00B660F2">
          <w:rPr>
            <w:lang w:val="el-GR"/>
          </w:rPr>
          <w:delText xml:space="preserve">. </w:delText>
        </w:r>
        <w:commentRangeEnd w:id="297"/>
        <w:r w:rsidR="00A12A63" w:rsidDel="00B660F2">
          <w:rPr>
            <w:rStyle w:val="CommentReference"/>
          </w:rPr>
          <w:commentReference w:id="297"/>
        </w:r>
      </w:del>
      <w:r w:rsidRPr="00AC148C">
        <w:rPr>
          <w:lang w:val="el-GR"/>
        </w:rPr>
        <w:t>προτείνουν έναν αλγόριθμο Επαναλαμβανόμενης Τοπικής Αναζήτησης (</w:t>
      </w:r>
      <w:r>
        <w:t>ILS</w:t>
      </w:r>
      <w:r w:rsidRPr="00AC148C">
        <w:rPr>
          <w:lang w:val="el-GR"/>
        </w:rPr>
        <w:t xml:space="preserve">) παρόμοιο με τον </w:t>
      </w:r>
      <w:r>
        <w:t>ILS</w:t>
      </w:r>
      <w:r w:rsidRPr="00AC148C">
        <w:rPr>
          <w:lang w:val="el-GR"/>
        </w:rPr>
        <w:t xml:space="preserve"> των </w:t>
      </w:r>
      <w:r>
        <w:t>Vansteenwegen</w:t>
      </w:r>
      <w:r w:rsidRPr="00AC148C">
        <w:rPr>
          <w:lang w:val="el-GR"/>
        </w:rPr>
        <w:t xml:space="preserve"> </w:t>
      </w:r>
      <w:r>
        <w:t>et</w:t>
      </w:r>
      <w:r w:rsidRPr="00AC148C">
        <w:rPr>
          <w:lang w:val="el-GR"/>
        </w:rPr>
        <w:t xml:space="preserve"> </w:t>
      </w:r>
      <w:r>
        <w:t>al</w:t>
      </w:r>
      <w:r w:rsidRPr="00AC148C">
        <w:rPr>
          <w:lang w:val="el-GR"/>
        </w:rPr>
        <w:t xml:space="preserve">. (2009) που θα αναλυθεί περαιτέρω στο 3ο Κεφάλαιο. Ο αλγόριθμος των </w:t>
      </w:r>
      <w:ins w:id="299" w:author="Στάθης Καπ" w:date="2023-02-02T06:14:00Z">
        <w:r w:rsidR="00CA2EB9">
          <w:t>Gunawan</w:t>
        </w:r>
        <w:r w:rsidR="00CA2EB9" w:rsidRPr="00AA2735">
          <w:rPr>
            <w:lang w:val="el-GR"/>
          </w:rPr>
          <w:t xml:space="preserve"> </w:t>
        </w:r>
        <w:r w:rsidR="00CA2EB9">
          <w:t>et</w:t>
        </w:r>
        <w:r w:rsidR="00CA2EB9" w:rsidRPr="00AA2735">
          <w:rPr>
            <w:lang w:val="el-GR"/>
          </w:rPr>
          <w:t xml:space="preserve"> </w:t>
        </w:r>
        <w:r w:rsidR="00CA2EB9">
          <w:t>al</w:t>
        </w:r>
        <w:r w:rsidR="00CA2EB9" w:rsidRPr="00AA2735">
          <w:rPr>
            <w:lang w:val="el-GR"/>
          </w:rPr>
          <w:t>.(2015</w:t>
        </w:r>
        <w:r w:rsidR="00CA2EB9">
          <w:t>a</w:t>
        </w:r>
        <w:r w:rsidR="00CA2EB9" w:rsidRPr="00AA2735">
          <w:rPr>
            <w:lang w:val="el-GR"/>
          </w:rPr>
          <w:t>)</w:t>
        </w:r>
        <w:r w:rsidR="00CA2EB9">
          <w:rPr>
            <w:lang w:val="el-GR"/>
          </w:rPr>
          <w:t xml:space="preserve"> </w:t>
        </w:r>
      </w:ins>
      <w:del w:id="300" w:author="Στάθης Καπ" w:date="2023-02-02T06:14:00Z">
        <w:r w:rsidDel="00CA2EB9">
          <w:delText>Gunawan</w:delText>
        </w:r>
        <w:r w:rsidRPr="00AC148C" w:rsidDel="00CA2EB9">
          <w:rPr>
            <w:lang w:val="el-GR"/>
          </w:rPr>
          <w:delText xml:space="preserve"> </w:delText>
        </w:r>
        <w:r w:rsidDel="00CA2EB9">
          <w:delText>et</w:delText>
        </w:r>
        <w:r w:rsidRPr="00AC148C" w:rsidDel="00CA2EB9">
          <w:rPr>
            <w:lang w:val="el-GR"/>
          </w:rPr>
          <w:delText xml:space="preserve"> </w:delText>
        </w:r>
        <w:r w:rsidDel="00CA2EB9">
          <w:delText>al</w:delText>
        </w:r>
        <w:r w:rsidRPr="00AC148C" w:rsidDel="00CA2EB9">
          <w:rPr>
            <w:lang w:val="el-GR"/>
          </w:rPr>
          <w:delText xml:space="preserve">. </w:delText>
        </w:r>
      </w:del>
      <w:r w:rsidRPr="00AC148C">
        <w:rPr>
          <w:lang w:val="el-GR"/>
        </w:rPr>
        <w:t xml:space="preserve">στο βήμα Εισαγωγής εισάγουν τον κόμβο με τη μεγαλύτερη πιθανότητα εισαγωγής και όχι με το μεγαλύτερο </w:t>
      </w:r>
      <w:r>
        <w:t>ratio</w:t>
      </w:r>
      <w:r w:rsidRPr="00AC148C">
        <w:rPr>
          <w:lang w:val="el-GR"/>
        </w:rPr>
        <w:t xml:space="preserve">.Η πιθανότητα υπολογίζεται από τη σχέση </w:t>
      </w:r>
      <w:r>
        <w:t>prob</w:t>
      </w:r>
      <w:r w:rsidR="00E072B7" w:rsidRPr="00E072B7">
        <w:rPr>
          <w:lang w:val="el-GR"/>
        </w:rPr>
        <w:t>{</w:t>
      </w:r>
      <w:r>
        <w:t>n</w:t>
      </w:r>
      <w:r w:rsidRPr="00AC148C">
        <w:rPr>
          <w:lang w:val="el-GR"/>
        </w:rPr>
        <w:t>,</w:t>
      </w:r>
      <w:r>
        <w:t>p</w:t>
      </w:r>
      <w:r w:rsidR="00E072B7" w:rsidRPr="00E072B7">
        <w:rPr>
          <w:lang w:val="el-GR"/>
        </w:rPr>
        <w:t>}</w:t>
      </w:r>
      <w:r w:rsidRPr="00AC148C">
        <w:rPr>
          <w:lang w:val="el-GR"/>
        </w:rPr>
        <w:t xml:space="preserve"> = </w:t>
      </w:r>
      <w:r>
        <w:t>ratio</w:t>
      </w:r>
      <w:r w:rsidR="00E072B7" w:rsidRPr="00E072B7">
        <w:rPr>
          <w:lang w:val="el-GR"/>
        </w:rPr>
        <w:t>{</w:t>
      </w:r>
      <w:r>
        <w:t>n</w:t>
      </w:r>
      <w:r w:rsidRPr="00AC148C">
        <w:rPr>
          <w:lang w:val="el-GR"/>
        </w:rPr>
        <w:t>,</w:t>
      </w:r>
      <w:r>
        <w:t>p</w:t>
      </w:r>
      <w:r w:rsidR="00E072B7" w:rsidRPr="00E072B7">
        <w:rPr>
          <w:lang w:val="el-GR"/>
        </w:rPr>
        <w:t>}</w:t>
      </w:r>
      <w:r w:rsidRPr="00AC148C">
        <w:rPr>
          <w:lang w:val="el-GR"/>
        </w:rPr>
        <w:t xml:space="preserve">/ </w:t>
      </w:r>
      <w:r>
        <w:t>X</w:t>
      </w:r>
      <w:r w:rsidRPr="00AC148C">
        <w:rPr>
          <w:lang w:val="el-GR"/>
        </w:rPr>
        <w:t xml:space="preserve"> (</w:t>
      </w:r>
      <w:r>
        <w:t>i</w:t>
      </w:r>
      <w:r w:rsidRPr="00AC148C">
        <w:rPr>
          <w:lang w:val="el-GR"/>
        </w:rPr>
        <w:t>,</w:t>
      </w:r>
      <w:r>
        <w:t>j</w:t>
      </w:r>
      <w:r w:rsidRPr="00AC148C">
        <w:rPr>
          <w:lang w:val="el-GR"/>
        </w:rPr>
        <w:t>)</w:t>
      </w:r>
      <w:r w:rsidRPr="00AC148C">
        <w:rPr>
          <w:rFonts w:ascii="Cambria Math" w:hAnsi="Cambria Math" w:cs="Cambria Math"/>
          <w:lang w:val="el-GR"/>
        </w:rPr>
        <w:t>∈</w:t>
      </w:r>
      <w:r>
        <w:t>F</w:t>
      </w:r>
      <w:r w:rsidRPr="00AC148C">
        <w:rPr>
          <w:lang w:val="el-GR"/>
        </w:rPr>
        <w:t xml:space="preserve"> </w:t>
      </w:r>
      <w:r>
        <w:t>ratio</w:t>
      </w:r>
      <w:r w:rsidR="00FD4B37" w:rsidRPr="00EE6D09">
        <w:rPr>
          <w:highlight w:val="yellow"/>
          <w:lang w:val="el-GR"/>
          <w:rPrChange w:id="301" w:author="Charalampos Konstantopoulos" w:date="2023-02-01T06:01:00Z">
            <w:rPr>
              <w:lang w:val="el-GR"/>
            </w:rPr>
          </w:rPrChange>
        </w:rPr>
        <w:t>{</w:t>
      </w:r>
      <w:r w:rsidRPr="00EE6D09">
        <w:rPr>
          <w:highlight w:val="yellow"/>
          <w:rPrChange w:id="302" w:author="Charalampos Konstantopoulos" w:date="2023-02-01T06:01:00Z">
            <w:rPr/>
          </w:rPrChange>
        </w:rPr>
        <w:t>i</w:t>
      </w:r>
      <w:r w:rsidR="00FD4B37" w:rsidRPr="00EE6D09">
        <w:rPr>
          <w:highlight w:val="yellow"/>
          <w:lang w:val="el-GR"/>
          <w:rPrChange w:id="303" w:author="Charalampos Konstantopoulos" w:date="2023-02-01T06:01:00Z">
            <w:rPr>
              <w:lang w:val="el-GR"/>
            </w:rPr>
          </w:rPrChange>
        </w:rPr>
        <w:t>}</w:t>
      </w:r>
      <w:r w:rsidRPr="00EE6D09">
        <w:rPr>
          <w:highlight w:val="yellow"/>
          <w:lang w:val="el-GR"/>
          <w:rPrChange w:id="304" w:author="Charalampos Konstantopoulos" w:date="2023-02-01T06:01:00Z">
            <w:rPr>
              <w:lang w:val="el-GR"/>
            </w:rPr>
          </w:rPrChange>
        </w:rPr>
        <w:t>,</w:t>
      </w:r>
      <w:r w:rsidRPr="00EE6D09">
        <w:rPr>
          <w:highlight w:val="yellow"/>
          <w:rPrChange w:id="305" w:author="Charalampos Konstantopoulos" w:date="2023-02-01T06:01:00Z">
            <w:rPr/>
          </w:rPrChange>
        </w:rPr>
        <w:t>j</w:t>
      </w:r>
      <w:r w:rsidRPr="00AC148C">
        <w:rPr>
          <w:lang w:val="el-GR"/>
        </w:rPr>
        <w:t xml:space="preserve"> η οποία απεικονίζει πως η πιθανότητα εισαγωγής του κόμβου </w:t>
      </w:r>
      <w:r>
        <w:t>n</w:t>
      </w:r>
      <w:r w:rsidRPr="00AC148C">
        <w:rPr>
          <w:lang w:val="el-GR"/>
        </w:rPr>
        <w:t xml:space="preserve"> στο σημείο </w:t>
      </w:r>
      <w:r>
        <w:t>p</w:t>
      </w:r>
      <w:r w:rsidRPr="00AC148C">
        <w:rPr>
          <w:lang w:val="el-GR"/>
        </w:rPr>
        <w:t xml:space="preserve"> ισούται με το </w:t>
      </w:r>
      <w:commentRangeStart w:id="306"/>
      <w:r>
        <w:t>ratio</w:t>
      </w:r>
      <w:commentRangeEnd w:id="306"/>
      <w:r w:rsidR="00A12A63">
        <w:rPr>
          <w:rStyle w:val="CommentReference"/>
        </w:rPr>
        <w:commentReference w:id="306"/>
      </w:r>
      <w:r w:rsidRPr="00AC148C">
        <w:rPr>
          <w:lang w:val="el-GR"/>
        </w:rPr>
        <w:t xml:space="preserve"> του </w:t>
      </w:r>
      <w:r>
        <w:t>n</w:t>
      </w:r>
      <w:r w:rsidRPr="00AC148C">
        <w:rPr>
          <w:lang w:val="el-GR"/>
        </w:rPr>
        <w:t xml:space="preserve"> στο σημείο αυτό δια το άθροισμα όλων των </w:t>
      </w:r>
      <w:r>
        <w:t>ratio</w:t>
      </w:r>
      <w:r w:rsidRPr="00AC148C">
        <w:rPr>
          <w:lang w:val="el-GR"/>
        </w:rPr>
        <w:t xml:space="preserve"> όλων των κόμβων προς εισαγωγή σε όλες τις πιθανές θέσεις εισαγωγής.</w:t>
      </w:r>
      <w:r w:rsidR="00AC148C">
        <w:rPr>
          <w:lang w:val="el-GR"/>
        </w:rPr>
        <w:t xml:space="preserve"> </w:t>
      </w:r>
      <w:r w:rsidRPr="00AC148C">
        <w:rPr>
          <w:lang w:val="el-GR"/>
        </w:rPr>
        <w:t xml:space="preserve">Επίσης ο </w:t>
      </w:r>
      <w:r>
        <w:t>ILS</w:t>
      </w:r>
      <w:r w:rsidRPr="00AC148C">
        <w:rPr>
          <w:lang w:val="el-GR"/>
        </w:rPr>
        <w:t xml:space="preserve"> των </w:t>
      </w:r>
      <w:r>
        <w:t>Gunawan</w:t>
      </w:r>
      <w:r w:rsidRPr="00AC148C">
        <w:rPr>
          <w:lang w:val="el-GR"/>
        </w:rPr>
        <w:t xml:space="preserve"> </w:t>
      </w:r>
      <w:r>
        <w:t>et</w:t>
      </w:r>
      <w:r w:rsidRPr="00AC148C">
        <w:rPr>
          <w:lang w:val="el-GR"/>
        </w:rPr>
        <w:t xml:space="preserve"> </w:t>
      </w:r>
      <w:r>
        <w:t>al</w:t>
      </w:r>
      <w:r w:rsidRPr="00AC148C">
        <w:rPr>
          <w:lang w:val="el-GR"/>
        </w:rPr>
        <w:t xml:space="preserve">. διαφέρει από τον </w:t>
      </w:r>
      <w:r>
        <w:t>ILS</w:t>
      </w:r>
      <w:r w:rsidRPr="00AC148C">
        <w:rPr>
          <w:lang w:val="el-GR"/>
        </w:rPr>
        <w:t xml:space="preserve"> των </w:t>
      </w:r>
      <w:r w:rsidR="00DA5810">
        <w:t>Vansteenwegen</w:t>
      </w:r>
      <w:r w:rsidRPr="00AC148C">
        <w:rPr>
          <w:lang w:val="el-GR"/>
        </w:rPr>
        <w:t xml:space="preserve"> </w:t>
      </w:r>
      <w:r>
        <w:t>et</w:t>
      </w:r>
      <w:r w:rsidRPr="00AC148C">
        <w:rPr>
          <w:lang w:val="el-GR"/>
        </w:rPr>
        <w:t xml:space="preserve"> </w:t>
      </w:r>
      <w:r>
        <w:t>al</w:t>
      </w:r>
      <w:r w:rsidRPr="00AC148C">
        <w:rPr>
          <w:lang w:val="el-GR"/>
        </w:rPr>
        <w:t>. σε μερικά σημεία στο βήμα Διαταραχής ενώ μάλιστα για τη παραγωγή λύσεων χρησιμοποιεί τεχνικές 2-</w:t>
      </w:r>
      <w:r>
        <w:t>opt</w:t>
      </w:r>
      <w:r w:rsidRPr="00AC148C">
        <w:rPr>
          <w:lang w:val="el-GR"/>
        </w:rPr>
        <w:t xml:space="preserve">, </w:t>
      </w:r>
      <w:r>
        <w:t>Insert</w:t>
      </w:r>
      <w:r w:rsidRPr="00AC148C">
        <w:rPr>
          <w:lang w:val="el-GR"/>
        </w:rPr>
        <w:t xml:space="preserve">, </w:t>
      </w:r>
      <w:r>
        <w:t>Swap</w:t>
      </w:r>
      <w:r w:rsidRPr="00AC148C">
        <w:rPr>
          <w:lang w:val="el-GR"/>
        </w:rPr>
        <w:t xml:space="preserve">, </w:t>
      </w:r>
      <w:r>
        <w:t>Replace</w:t>
      </w:r>
      <w:r w:rsidRPr="00AC148C">
        <w:rPr>
          <w:lang w:val="el-GR"/>
        </w:rPr>
        <w:t>. Τέλος το κριτήριο τερματισμού είναι διαφορετικό καθώς μετά από έναν αριθμό αποτυχημένων επαναλήψεων ο πρώτος αλγόριθμος δεν τερματίζεται αλλά επαναλαμβάνεται ξεκινώντας από τη βέλτιστη μέχρι εκείνη τη στιγμή λύση τερματίζοντας εν τέλει μετά από ένα προκαθορισμένο χρονικό διάστημα.</w:t>
      </w:r>
    </w:p>
    <w:p w14:paraId="4013E635" w14:textId="77777777" w:rsidR="00D6236B" w:rsidRDefault="00D6236B" w:rsidP="00D6236B">
      <w:pPr>
        <w:pStyle w:val="Heading3"/>
        <w:numPr>
          <w:ilvl w:val="2"/>
          <w:numId w:val="4"/>
        </w:numPr>
        <w:rPr>
          <w:lang w:val="el-GR"/>
        </w:rPr>
      </w:pPr>
      <w:bookmarkStart w:id="307" w:name="_Toc124915371"/>
      <w:r>
        <w:rPr>
          <w:lang w:val="el-GR"/>
        </w:rPr>
        <w:t xml:space="preserve">Το Χρονικά Εξαρτώμενο Πρόβλημα Προσανατολισμού </w:t>
      </w:r>
      <w:r w:rsidRPr="00D6236B">
        <w:rPr>
          <w:lang w:val="el-GR"/>
        </w:rPr>
        <w:t>(</w:t>
      </w:r>
      <w:r>
        <w:t>TDOP</w:t>
      </w:r>
      <w:r w:rsidRPr="00D6236B">
        <w:rPr>
          <w:lang w:val="el-GR"/>
        </w:rPr>
        <w:t>)</w:t>
      </w:r>
      <w:bookmarkEnd w:id="307"/>
    </w:p>
    <w:p w14:paraId="56734C21" w14:textId="77777777" w:rsidR="00D6236B" w:rsidRDefault="00D6236B" w:rsidP="00D6236B">
      <w:pPr>
        <w:rPr>
          <w:lang w:val="el-GR"/>
        </w:rPr>
      </w:pPr>
      <w:r w:rsidRPr="00D6236B">
        <w:rPr>
          <w:lang w:val="el-GR"/>
        </w:rPr>
        <w:t xml:space="preserve">Οι </w:t>
      </w:r>
      <w:r>
        <w:t>Fomin</w:t>
      </w:r>
      <w:r w:rsidRPr="00D6236B">
        <w:rPr>
          <w:lang w:val="el-GR"/>
        </w:rPr>
        <w:t xml:space="preserve"> </w:t>
      </w:r>
      <w:r>
        <w:t>and</w:t>
      </w:r>
      <w:r w:rsidRPr="00D6236B">
        <w:rPr>
          <w:lang w:val="el-GR"/>
        </w:rPr>
        <w:t xml:space="preserve"> </w:t>
      </w:r>
      <w:r>
        <w:t>Lingas</w:t>
      </w:r>
      <w:r w:rsidRPr="00D6236B">
        <w:rPr>
          <w:lang w:val="el-GR"/>
        </w:rPr>
        <w:t xml:space="preserve"> (2002) ανέφεραν για πρώτη φορά το </w:t>
      </w:r>
      <w:r>
        <w:t>TDOP</w:t>
      </w:r>
      <w:r w:rsidRPr="00D6236B">
        <w:rPr>
          <w:lang w:val="el-GR"/>
        </w:rPr>
        <w:t xml:space="preserve"> δηλώνοντας πως είναι </w:t>
      </w:r>
      <w:r>
        <w:t>NP</w:t>
      </w:r>
      <w:r w:rsidRPr="00D6236B">
        <w:rPr>
          <w:lang w:val="el-GR"/>
        </w:rPr>
        <w:t>-</w:t>
      </w:r>
      <w:r>
        <w:t>hard</w:t>
      </w:r>
      <w:r w:rsidRPr="00D6236B">
        <w:rPr>
          <w:lang w:val="el-GR"/>
        </w:rPr>
        <w:t xml:space="preserve"> πρόβλημα επειδή και το </w:t>
      </w:r>
      <w:r>
        <w:t>OP</w:t>
      </w:r>
      <w:r w:rsidRPr="00D6236B">
        <w:rPr>
          <w:lang w:val="el-GR"/>
        </w:rPr>
        <w:t xml:space="preserve"> είναι </w:t>
      </w:r>
      <w:r>
        <w:t>NP</w:t>
      </w:r>
      <w:r w:rsidRPr="00D6236B">
        <w:rPr>
          <w:lang w:val="el-GR"/>
        </w:rPr>
        <w:t>-</w:t>
      </w:r>
      <w:r>
        <w:t>hard</w:t>
      </w:r>
      <w:r w:rsidRPr="00D6236B">
        <w:rPr>
          <w:lang w:val="el-GR"/>
        </w:rPr>
        <w:t xml:space="preserve">. Το </w:t>
      </w:r>
      <w:r>
        <w:t>TDOP</w:t>
      </w:r>
      <w:r w:rsidRPr="00D6236B">
        <w:rPr>
          <w:lang w:val="el-GR"/>
        </w:rPr>
        <w:t xml:space="preserve"> ανταποκρίνεται περισσότερο σε συνθήκες της πραγματικής ζωής καθώς σε πολλές περιπτώσεις ο χρόνος ταξιδιού από το σημείο Α στο σημείο Β δεν είναι σταθερός </w:t>
      </w:r>
      <w:r w:rsidR="0096496F">
        <w:rPr>
          <w:lang w:val="el-GR"/>
        </w:rPr>
        <w:t>καθ’</w:t>
      </w:r>
      <w:r w:rsidR="0096496F" w:rsidRPr="00D6236B">
        <w:rPr>
          <w:lang w:val="el-GR"/>
        </w:rPr>
        <w:t xml:space="preserve"> όλη</w:t>
      </w:r>
      <w:r w:rsidRPr="00D6236B">
        <w:rPr>
          <w:lang w:val="el-GR"/>
        </w:rPr>
        <w:t xml:space="preserve"> τη</w:t>
      </w:r>
      <w:r w:rsidR="0096496F">
        <w:rPr>
          <w:lang w:val="el-GR"/>
        </w:rPr>
        <w:t xml:space="preserve"> διάρκεια της </w:t>
      </w:r>
      <w:r w:rsidRPr="00D6236B">
        <w:rPr>
          <w:lang w:val="el-GR"/>
        </w:rPr>
        <w:t>ημέρα</w:t>
      </w:r>
      <w:r w:rsidR="0096496F">
        <w:rPr>
          <w:lang w:val="el-GR"/>
        </w:rPr>
        <w:t>ς</w:t>
      </w:r>
      <w:r w:rsidRPr="00D6236B">
        <w:rPr>
          <w:lang w:val="el-GR"/>
        </w:rPr>
        <w:t xml:space="preserve"> όπως θεωρείται στο </w:t>
      </w:r>
      <w:r>
        <w:t>OP</w:t>
      </w:r>
      <w:r w:rsidRPr="00D6236B">
        <w:rPr>
          <w:lang w:val="el-GR"/>
        </w:rPr>
        <w:t xml:space="preserve"> αλλά εξαρτάται από την ώρα αναχώρησης από το Α. Η χρονική διάρκεια μιας ημέρας λοιπόν, μπορεί να χωριστεί </w:t>
      </w:r>
      <w:r w:rsidR="00D05A1A">
        <w:rPr>
          <w:lang w:val="el-GR"/>
        </w:rPr>
        <w:t xml:space="preserve">σε </w:t>
      </w:r>
      <w:r w:rsidRPr="00D6236B">
        <w:rPr>
          <w:lang w:val="el-GR"/>
        </w:rPr>
        <w:t>περιόδους και στην κάθε ακμή, ανάλογα με την εκάστοτε χρονική περίοδο, μπορεί αντιστοιχεί ένας διαφορετικός χρόνος ταξιδιού. Για παράδειγμα ένας κεντρικός δρόμος συχνά έχει μεγαλύτερη συμφόρηση σε ώρες αιχμής ενώ ένας σχετικά πιο απόμερος δρόμος δεν επηρεάζεται, τουλάχιστον σημαντικά, κατά τη διάρκεια της ημέρας.</w:t>
      </w:r>
      <w:r>
        <w:rPr>
          <w:lang w:val="el-GR"/>
        </w:rPr>
        <w:t xml:space="preserve"> </w:t>
      </w:r>
      <w:r w:rsidRPr="00D6236B">
        <w:rPr>
          <w:lang w:val="el-GR"/>
        </w:rPr>
        <w:t xml:space="preserve">Οι </w:t>
      </w:r>
      <w:r>
        <w:t>Verbeeck</w:t>
      </w:r>
      <w:r w:rsidRPr="00D6236B">
        <w:rPr>
          <w:lang w:val="el-GR"/>
        </w:rPr>
        <w:t xml:space="preserve"> </w:t>
      </w:r>
      <w:r>
        <w:t>et</w:t>
      </w:r>
      <w:r w:rsidRPr="00D6236B">
        <w:rPr>
          <w:lang w:val="el-GR"/>
        </w:rPr>
        <w:t xml:space="preserve"> </w:t>
      </w:r>
      <w:r>
        <w:t>al</w:t>
      </w:r>
      <w:r w:rsidRPr="00D6236B">
        <w:rPr>
          <w:lang w:val="el-GR"/>
        </w:rPr>
        <w:t>.(2014</w:t>
      </w:r>
      <w:r>
        <w:t>a</w:t>
      </w:r>
      <w:r w:rsidRPr="00D6236B">
        <w:rPr>
          <w:lang w:val="el-GR"/>
        </w:rPr>
        <w:t>) περιέγραψαν ένα μοντέλο Μεικτού Ακέραιου Προγραμματισμού (</w:t>
      </w:r>
      <w:r>
        <w:t>MIP</w:t>
      </w:r>
      <w:r w:rsidRPr="00D6236B">
        <w:rPr>
          <w:lang w:val="el-GR"/>
        </w:rPr>
        <w:t xml:space="preserve">) με βάση το </w:t>
      </w:r>
      <w:r>
        <w:t>MIP</w:t>
      </w:r>
      <w:r w:rsidRPr="00D6236B">
        <w:rPr>
          <w:lang w:val="el-GR"/>
        </w:rPr>
        <w:t xml:space="preserve"> για το </w:t>
      </w:r>
      <w:r>
        <w:t>OP</w:t>
      </w:r>
      <w:r w:rsidRPr="00D6236B">
        <w:rPr>
          <w:lang w:val="el-GR"/>
        </w:rPr>
        <w:t xml:space="preserve"> (</w:t>
      </w:r>
      <w:r>
        <w:t>Vansteenwegen</w:t>
      </w:r>
      <w:r w:rsidRPr="00D6236B">
        <w:rPr>
          <w:lang w:val="el-GR"/>
        </w:rPr>
        <w:t xml:space="preserve">, </w:t>
      </w:r>
      <w:r>
        <w:t>Souffriau</w:t>
      </w:r>
      <w:r w:rsidRPr="00D6236B">
        <w:rPr>
          <w:lang w:val="el-GR"/>
        </w:rPr>
        <w:t xml:space="preserve">, &amp; </w:t>
      </w:r>
      <w:r>
        <w:t>Van</w:t>
      </w:r>
      <w:r w:rsidRPr="00D6236B">
        <w:rPr>
          <w:lang w:val="el-GR"/>
        </w:rPr>
        <w:t xml:space="preserve"> </w:t>
      </w:r>
      <w:r>
        <w:t>Oudheusden</w:t>
      </w:r>
      <w:r w:rsidRPr="00D6236B">
        <w:rPr>
          <w:lang w:val="el-GR"/>
        </w:rPr>
        <w:t>, (2011)).</w:t>
      </w:r>
    </w:p>
    <w:p w14:paraId="203C75C4" w14:textId="77777777" w:rsidR="0095492C" w:rsidRDefault="00227D7C"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hAnsi="Cambria Math"/>
            <w:lang w:val="el-GR"/>
          </w:rPr>
          <m:t>=1</m:t>
        </m:r>
      </m:oMath>
      <w:r w:rsidR="0095492C" w:rsidRPr="0095492C">
        <w:rPr>
          <w:lang w:val="el-GR"/>
        </w:rPr>
        <w:t xml:space="preserve"> εάν ο χρήστης διατρέχει το τόξο </w:t>
      </w:r>
      <w:r w:rsidR="0095492C">
        <w:t>i</w:t>
      </w:r>
      <w:r w:rsidR="0095492C" w:rsidRPr="0095492C">
        <w:rPr>
          <w:lang w:val="el-GR"/>
        </w:rPr>
        <w:t xml:space="preserve"> → </w:t>
      </w:r>
      <w:r w:rsidR="0095492C">
        <w:t>j</w:t>
      </w:r>
      <w:r w:rsidR="0095492C" w:rsidRPr="0095492C">
        <w:rPr>
          <w:lang w:val="el-GR"/>
        </w:rPr>
        <w:t xml:space="preserve"> και η ώρα αναχώρησης από τον </w:t>
      </w:r>
      <w:r w:rsidR="0095492C">
        <w:t>i</w:t>
      </w:r>
      <w:r w:rsidR="0095492C" w:rsidRPr="0095492C">
        <w:rPr>
          <w:lang w:val="el-GR"/>
        </w:rPr>
        <w:t xml:space="preserve"> είναι μέσα στο χρονικό διάστημα </w:t>
      </w:r>
      <w:r w:rsidR="0095492C">
        <w:t>t</w:t>
      </w:r>
      <w:r w:rsidR="0095492C" w:rsidRPr="0095492C">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hAnsi="Cambria Math"/>
            <w:lang w:val="el-GR"/>
          </w:rPr>
          <m:t>=0</m:t>
        </m:r>
      </m:oMath>
    </w:p>
    <w:p w14:paraId="4A7EA9A2" w14:textId="77777777" w:rsidR="00220A94" w:rsidRPr="00220A94" w:rsidRDefault="00227D7C"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i,j,t</m:t>
            </m:r>
          </m:sub>
        </m:sSub>
      </m:oMath>
      <w:r w:rsidR="00220A94" w:rsidRPr="00220A94">
        <w:rPr>
          <w:lang w:val="el-GR"/>
        </w:rPr>
        <w:t xml:space="preserve"> η ώρα αναχώρησης στο χρονικό διάστημα </w:t>
      </w:r>
      <w:r w:rsidR="00220A94">
        <w:t>t</w:t>
      </w:r>
      <w:r w:rsidR="00220A94" w:rsidRPr="00220A94">
        <w:rPr>
          <w:lang w:val="el-GR"/>
        </w:rPr>
        <w:t xml:space="preserve"> όταν διατρέχεται το </w:t>
      </w:r>
      <w:r w:rsidR="00220A94">
        <w:t>i</w:t>
      </w:r>
      <w:r w:rsidR="00220A94" w:rsidRPr="00220A94">
        <w:rPr>
          <w:lang w:val="el-GR"/>
        </w:rPr>
        <w:t xml:space="preserve"> → </w:t>
      </w:r>
      <w:r w:rsidR="00220A94">
        <w:t>j</w:t>
      </w:r>
    </w:p>
    <w:p w14:paraId="783E85FD" w14:textId="77777777" w:rsidR="00220A94" w:rsidRDefault="00227D7C"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θ</m:t>
            </m:r>
          </m:e>
          <m:sub>
            <m:r>
              <w:rPr>
                <w:rFonts w:ascii="Cambria Math" w:hAnsi="Cambria Math"/>
                <w:lang w:val="el-GR"/>
              </w:rPr>
              <m:t>i,j,t</m:t>
            </m:r>
          </m:sub>
        </m:sSub>
      </m:oMath>
      <w:r w:rsidR="00220A94" w:rsidRPr="00220A94">
        <w:rPr>
          <w:lang w:val="el-GR"/>
        </w:rPr>
        <w:t xml:space="preserve"> ο συντελεστής κλίσης του γραμμικού χρονικά εξαρτώμενου χρόνου ταξιδιού</w:t>
      </w:r>
    </w:p>
    <w:p w14:paraId="11A72875" w14:textId="77777777" w:rsidR="00220A94" w:rsidRDefault="00227D7C"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η</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00220A94" w:rsidRPr="00220A94">
        <w:rPr>
          <w:lang w:val="el-GR"/>
        </w:rPr>
        <w:t xml:space="preserve"> ο συντελεστής παρεμπόδισης του γραμμικού χρονικά εξαρτώμενου χρόνου ταξιδιού</w:t>
      </w:r>
    </w:p>
    <w:p w14:paraId="54C7D98F" w14:textId="77777777" w:rsidR="00220A94" w:rsidRPr="00220A94" w:rsidRDefault="00227D7C"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00220A94" w:rsidRPr="00220A94">
        <w:rPr>
          <w:lang w:val="el-GR"/>
        </w:rPr>
        <w:t xml:space="preserve"> το κάτω όριο του χρονικού διαστήματος </w:t>
      </w:r>
      <w:r w:rsidR="00220A94">
        <w:t>t</w:t>
      </w:r>
      <w:r w:rsidR="00220A94" w:rsidRPr="00220A94">
        <w:rPr>
          <w:lang w:val="el-GR"/>
        </w:rPr>
        <w:t xml:space="preserve"> για την ακμή </w:t>
      </w:r>
      <w:r w:rsidR="00220A94">
        <w:t>i</w:t>
      </w:r>
      <w:r w:rsidR="00220A94" w:rsidRPr="00220A94">
        <w:rPr>
          <w:lang w:val="el-GR"/>
        </w:rPr>
        <w:t xml:space="preserve"> → </w:t>
      </w:r>
      <w:r w:rsidR="00220A94">
        <w:t>j</w:t>
      </w:r>
    </w:p>
    <w:p w14:paraId="11F2209D" w14:textId="643B3D33" w:rsidR="00220A94" w:rsidRPr="00220A94" w:rsidRDefault="00227D7C"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i,j</m:t>
            </m:r>
          </m:sub>
        </m:sSub>
      </m:oMath>
      <w:r w:rsidR="00220A94" w:rsidRPr="00220A94">
        <w:rPr>
          <w:lang w:val="el-GR"/>
        </w:rPr>
        <w:t xml:space="preserve"> ο αριθμός των </w:t>
      </w:r>
      <w:r w:rsidR="005A123A">
        <w:rPr>
          <w:lang w:val="el-GR"/>
        </w:rPr>
        <w:t>χρονικών</w:t>
      </w:r>
      <w:r w:rsidR="00220A94" w:rsidRPr="00220A94">
        <w:rPr>
          <w:lang w:val="el-GR"/>
        </w:rPr>
        <w:t xml:space="preserve"> διαστημάτων για την ακμή </w:t>
      </w:r>
      <w:r w:rsidR="00220A94">
        <w:t>i</w:t>
      </w:r>
      <w:r w:rsidR="00220A94" w:rsidRPr="00220A94">
        <w:rPr>
          <w:lang w:val="el-GR"/>
        </w:rPr>
        <w:t xml:space="preserve"> → </w:t>
      </w:r>
      <w:r w:rsidR="00220A94">
        <w:t>j</w:t>
      </w:r>
    </w:p>
    <w:p w14:paraId="10D9DC76" w14:textId="77777777" w:rsidR="00220A94" w:rsidRPr="00220A94" w:rsidRDefault="00227D7C" w:rsidP="0095492C">
      <w:pPr>
        <w:pStyle w:val="ListParagraph"/>
        <w:numPr>
          <w:ilvl w:val="0"/>
          <w:numId w:val="7"/>
        </w:numPr>
        <w:rPr>
          <w:lang w:val="el-GR"/>
        </w:rPr>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20A94" w:rsidRPr="000324E2">
        <w:rPr>
          <w:lang w:val="el-GR"/>
        </w:rPr>
        <w:t xml:space="preserve"> κέρδος του κόμβου </w:t>
      </w:r>
      <w:r w:rsidR="00220A94">
        <w:t>i</w:t>
      </w:r>
    </w:p>
    <w:p w14:paraId="10EB61E7" w14:textId="77777777" w:rsidR="00220A94" w:rsidRDefault="00227D7C"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00220A94" w:rsidRPr="00220A94">
        <w:rPr>
          <w:lang w:val="el-GR"/>
        </w:rPr>
        <w:t xml:space="preserve"> ο μέγιστος συνολικός χρόνος ταξιδιού</w:t>
      </w:r>
    </w:p>
    <w:p w14:paraId="311795E3" w14:textId="77777777" w:rsidR="00AE70F4" w:rsidRDefault="00220A94" w:rsidP="00AE70F4">
      <w:pPr>
        <w:pStyle w:val="ListParagraph"/>
        <w:numPr>
          <w:ilvl w:val="0"/>
          <w:numId w:val="7"/>
        </w:numPr>
        <w:rPr>
          <w:lang w:val="el-GR"/>
        </w:rPr>
      </w:pPr>
      <w:r w:rsidRPr="00220A94">
        <w:rPr>
          <w:lang w:val="el-GR"/>
        </w:rPr>
        <w:t>Ο αρχικός κόμβος είναι ο 1 και ο τελικός είναι ο Ν</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0A523F" w14:paraId="78B8BB2F" w14:textId="77777777" w:rsidTr="00237FE3">
        <w:trPr>
          <w:ins w:id="308" w:author="Στάθης Καπ" w:date="2023-02-01T08:53:00Z"/>
        </w:trPr>
        <w:tc>
          <w:tcPr>
            <w:tcW w:w="350" w:type="pct"/>
          </w:tcPr>
          <w:p w14:paraId="22464DA9" w14:textId="77777777" w:rsidR="000A523F" w:rsidRDefault="000A523F">
            <w:pPr>
              <w:spacing w:after="160"/>
              <w:rPr>
                <w:ins w:id="309" w:author="Στάθης Καπ" w:date="2023-02-01T08:53:00Z"/>
                <w:lang w:val="el-GR"/>
              </w:rPr>
              <w:pPrChange w:id="310" w:author="Στάθης Καπ" w:date="2023-02-01T08:46:00Z">
                <w:pPr/>
              </w:pPrChange>
            </w:pPr>
          </w:p>
        </w:tc>
        <w:tc>
          <w:tcPr>
            <w:tcW w:w="4300" w:type="pct"/>
          </w:tcPr>
          <w:p w14:paraId="7E1E0483" w14:textId="49961BE7" w:rsidR="000A523F" w:rsidRPr="005846FF" w:rsidRDefault="000A523F">
            <w:pPr>
              <w:spacing w:after="160"/>
              <w:rPr>
                <w:ins w:id="311" w:author="Στάθης Καπ" w:date="2023-02-01T08:53:00Z"/>
                <w:lang w:val="el-GR"/>
              </w:rPr>
              <w:pPrChange w:id="312" w:author="Στάθης Καπ" w:date="2023-02-01T08:46:00Z">
                <w:pPr/>
              </w:pPrChange>
            </w:pPr>
            <m:oMathPara>
              <m:oMath>
                <m:r>
                  <w:ins w:id="313" w:author="Στάθης Καπ" w:date="2023-02-01T08:53:00Z">
                    <w:rPr>
                      <w:rFonts w:ascii="Cambria Math" w:hAnsi="Cambria Math"/>
                      <w:lang w:val="el-GR"/>
                    </w:rPr>
                    <m:t xml:space="preserve">maximize </m:t>
                  </w:ins>
                </m:r>
                <m:nary>
                  <m:naryPr>
                    <m:chr m:val="∑"/>
                    <m:limLoc m:val="undOvr"/>
                    <m:ctrlPr>
                      <w:ins w:id="314" w:author="Στάθης Καπ" w:date="2023-02-01T08:53:00Z">
                        <w:rPr>
                          <w:rFonts w:ascii="Cambria Math" w:hAnsi="Cambria Math"/>
                          <w:i/>
                          <w:lang w:val="el-GR"/>
                        </w:rPr>
                      </w:ins>
                    </m:ctrlPr>
                  </m:naryPr>
                  <m:sub>
                    <m:r>
                      <w:ins w:id="315" w:author="Στάθης Καπ" w:date="2023-02-01T08:53:00Z">
                        <w:rPr>
                          <w:rFonts w:ascii="Cambria Math" w:hAnsi="Cambria Math"/>
                          <w:lang w:val="el-GR"/>
                        </w:rPr>
                        <m:t>i=2</m:t>
                      </w:ins>
                    </m:r>
                  </m:sub>
                  <m:sup>
                    <m:r>
                      <w:ins w:id="316" w:author="Στάθης Καπ" w:date="2023-02-01T08:53:00Z">
                        <w:rPr>
                          <w:rFonts w:ascii="Cambria Math" w:hAnsi="Cambria Math"/>
                          <w:lang w:val="el-GR"/>
                        </w:rPr>
                        <m:t>N-1</m:t>
                      </w:ins>
                    </m:r>
                  </m:sup>
                  <m:e>
                    <m:nary>
                      <m:naryPr>
                        <m:chr m:val="∑"/>
                        <m:limLoc m:val="undOvr"/>
                        <m:ctrlPr>
                          <w:ins w:id="317" w:author="Στάθης Καπ" w:date="2023-02-01T08:53:00Z">
                            <w:rPr>
                              <w:rFonts w:ascii="Cambria Math" w:hAnsi="Cambria Math"/>
                              <w:i/>
                              <w:lang w:val="el-GR"/>
                            </w:rPr>
                          </w:ins>
                        </m:ctrlPr>
                      </m:naryPr>
                      <m:sub>
                        <m:r>
                          <w:ins w:id="318" w:author="Στάθης Καπ" w:date="2023-02-01T08:53:00Z">
                            <w:rPr>
                              <w:rFonts w:ascii="Cambria Math" w:hAnsi="Cambria Math"/>
                              <w:lang w:val="el-GR"/>
                            </w:rPr>
                            <m:t>j=2</m:t>
                          </w:ins>
                        </m:r>
                      </m:sub>
                      <m:sup>
                        <m:r>
                          <w:ins w:id="319" w:author="Στάθης Καπ" w:date="2023-02-01T08:53:00Z">
                            <w:rPr>
                              <w:rFonts w:ascii="Cambria Math" w:hAnsi="Cambria Math"/>
                              <w:lang w:val="el-GR"/>
                            </w:rPr>
                            <m:t>N</m:t>
                          </w:ins>
                        </m:r>
                      </m:sup>
                      <m:e>
                        <m:nary>
                          <m:naryPr>
                            <m:chr m:val="∑"/>
                            <m:limLoc m:val="undOvr"/>
                            <m:ctrlPr>
                              <w:ins w:id="320" w:author="Στάθης Καπ" w:date="2023-02-01T08:53:00Z">
                                <w:rPr>
                                  <w:rFonts w:ascii="Cambria Math" w:hAnsi="Cambria Math"/>
                                  <w:i/>
                                  <w:lang w:val="el-GR"/>
                                </w:rPr>
                              </w:ins>
                            </m:ctrlPr>
                          </m:naryPr>
                          <m:sub>
                            <m:r>
                              <w:ins w:id="321" w:author="Στάθης Καπ" w:date="2023-02-01T08:53:00Z">
                                <w:rPr>
                                  <w:rFonts w:ascii="Cambria Math" w:hAnsi="Cambria Math"/>
                                  <w:lang w:val="el-GR"/>
                                </w:rPr>
                                <m:t>t=1</m:t>
                              </w:ins>
                            </m:r>
                          </m:sub>
                          <m:sup>
                            <m:sSub>
                              <m:sSubPr>
                                <m:ctrlPr>
                                  <w:ins w:id="322" w:author="Στάθης Καπ" w:date="2023-02-01T08:53:00Z">
                                    <w:rPr>
                                      <w:rFonts w:ascii="Cambria Math" w:hAnsi="Cambria Math"/>
                                      <w:i/>
                                      <w:lang w:val="el-GR"/>
                                    </w:rPr>
                                  </w:ins>
                                </m:ctrlPr>
                              </m:sSubPr>
                              <m:e>
                                <m:r>
                                  <w:ins w:id="323" w:author="Στάθης Καπ" w:date="2023-02-01T08:53:00Z">
                                    <w:rPr>
                                      <w:rFonts w:ascii="Cambria Math" w:hAnsi="Cambria Math"/>
                                      <w:lang w:val="el-GR"/>
                                    </w:rPr>
                                    <m:t>T</m:t>
                                  </w:ins>
                                </m:r>
                              </m:e>
                              <m:sub>
                                <m:r>
                                  <w:ins w:id="324" w:author="Στάθης Καπ" w:date="2023-02-01T08:53:00Z">
                                    <w:rPr>
                                      <w:rFonts w:ascii="Cambria Math" w:hAnsi="Cambria Math"/>
                                      <w:lang w:val="el-GR"/>
                                    </w:rPr>
                                    <m:t>i,j</m:t>
                                  </w:ins>
                                </m:r>
                              </m:sub>
                            </m:sSub>
                          </m:sup>
                          <m:e>
                            <m:sSub>
                              <m:sSubPr>
                                <m:ctrlPr>
                                  <w:ins w:id="325" w:author="Στάθης Καπ" w:date="2023-02-01T08:53:00Z">
                                    <w:rPr>
                                      <w:rFonts w:ascii="Cambria Math" w:hAnsi="Cambria Math"/>
                                      <w:i/>
                                      <w:lang w:val="el-GR"/>
                                    </w:rPr>
                                  </w:ins>
                                </m:ctrlPr>
                              </m:sSubPr>
                              <m:e>
                                <m:r>
                                  <w:ins w:id="326" w:author="Στάθης Καπ" w:date="2023-02-01T08:53:00Z">
                                    <w:rPr>
                                      <w:rFonts w:ascii="Cambria Math" w:hAnsi="Cambria Math"/>
                                      <w:lang w:val="el-GR"/>
                                    </w:rPr>
                                    <m:t>S</m:t>
                                  </w:ins>
                                </m:r>
                              </m:e>
                              <m:sub>
                                <m:r>
                                  <w:ins w:id="327" w:author="Στάθης Καπ" w:date="2023-02-01T08:53:00Z">
                                    <w:rPr>
                                      <w:rFonts w:ascii="Cambria Math" w:hAnsi="Cambria Math"/>
                                      <w:lang w:val="el-GR"/>
                                    </w:rPr>
                                    <m:t>i</m:t>
                                  </w:ins>
                                </m:r>
                              </m:sub>
                            </m:sSub>
                            <m:sSub>
                              <m:sSubPr>
                                <m:ctrlPr>
                                  <w:ins w:id="328" w:author="Στάθης Καπ" w:date="2023-02-01T08:53:00Z">
                                    <w:rPr>
                                      <w:rFonts w:ascii="Cambria Math" w:hAnsi="Cambria Math"/>
                                      <w:i/>
                                      <w:lang w:val="el-GR"/>
                                    </w:rPr>
                                  </w:ins>
                                </m:ctrlPr>
                              </m:sSubPr>
                              <m:e>
                                <m:r>
                                  <w:ins w:id="329" w:author="Στάθης Καπ" w:date="2023-02-01T08:53:00Z">
                                    <w:rPr>
                                      <w:rFonts w:ascii="Cambria Math" w:hAnsi="Cambria Math"/>
                                      <w:lang w:val="el-GR"/>
                                    </w:rPr>
                                    <m:t>x</m:t>
                                  </w:ins>
                                </m:r>
                              </m:e>
                              <m:sub>
                                <m:r>
                                  <w:ins w:id="330" w:author="Στάθης Καπ" w:date="2023-02-01T08:53:00Z">
                                    <w:rPr>
                                      <w:rFonts w:ascii="Cambria Math" w:hAnsi="Cambria Math"/>
                                      <w:lang w:val="el-GR"/>
                                    </w:rPr>
                                    <m:t>i,j,t</m:t>
                                  </w:ins>
                                </m:r>
                              </m:sub>
                            </m:sSub>
                          </m:e>
                        </m:nary>
                      </m:e>
                    </m:nary>
                  </m:e>
                </m:nary>
                <m:r>
                  <w:ins w:id="331" w:author="Στάθης Καπ" w:date="2023-02-01T08:53:00Z">
                    <w:rPr>
                      <w:rFonts w:ascii="Cambria Math" w:hAnsi="Cambria Math"/>
                    </w:rPr>
                    <m:t xml:space="preserve"> </m:t>
                  </w:ins>
                </m:r>
              </m:oMath>
            </m:oMathPara>
          </w:p>
        </w:tc>
        <w:tc>
          <w:tcPr>
            <w:tcW w:w="350" w:type="pct"/>
            <w:vAlign w:val="center"/>
          </w:tcPr>
          <w:p w14:paraId="60A017AA" w14:textId="5EA2D651" w:rsidR="000A523F" w:rsidRPr="00603993" w:rsidRDefault="000A523F" w:rsidP="00237FE3">
            <w:pPr>
              <w:pStyle w:val="Caption"/>
              <w:spacing w:after="160"/>
              <w:rPr>
                <w:ins w:id="332" w:author="Στάθης Καπ" w:date="2023-02-01T08:53:00Z"/>
                <w:rPrChange w:id="333" w:author="Στάθης Καπ" w:date="2023-02-01T08:49:00Z">
                  <w:rPr>
                    <w:ins w:id="334" w:author="Στάθης Καπ" w:date="2023-02-01T08:53:00Z"/>
                    <w:lang w:val="el-GR"/>
                  </w:rPr>
                </w:rPrChange>
              </w:rPr>
            </w:pPr>
            <w:ins w:id="335"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336"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7</w:t>
            </w:r>
            <w:ins w:id="337" w:author="Στάθης Καπ" w:date="2023-02-01T08:53:00Z">
              <w:r>
                <w:rPr>
                  <w:lang w:val="el-GR"/>
                </w:rPr>
                <w:fldChar w:fldCharType="end"/>
              </w:r>
              <w:r>
                <w:t>)</w:t>
              </w:r>
            </w:ins>
          </w:p>
        </w:tc>
      </w:tr>
      <w:tr w:rsidR="00DA7114" w14:paraId="54EEC811" w14:textId="77777777" w:rsidTr="00237FE3">
        <w:trPr>
          <w:ins w:id="338" w:author="Στάθης Καπ" w:date="2023-02-01T08:53:00Z"/>
        </w:trPr>
        <w:tc>
          <w:tcPr>
            <w:tcW w:w="350" w:type="pct"/>
          </w:tcPr>
          <w:p w14:paraId="2562E5EA" w14:textId="77777777" w:rsidR="00DA7114" w:rsidRDefault="00DA7114">
            <w:pPr>
              <w:spacing w:after="160"/>
              <w:rPr>
                <w:ins w:id="339" w:author="Στάθης Καπ" w:date="2023-02-01T08:53:00Z"/>
                <w:lang w:val="el-GR"/>
              </w:rPr>
              <w:pPrChange w:id="340" w:author="Στάθης Καπ" w:date="2023-02-01T08:46:00Z">
                <w:pPr/>
              </w:pPrChange>
            </w:pPr>
          </w:p>
        </w:tc>
        <w:tc>
          <w:tcPr>
            <w:tcW w:w="4300" w:type="pct"/>
          </w:tcPr>
          <w:p w14:paraId="5E1B013F" w14:textId="161895C9" w:rsidR="00DA7114" w:rsidRPr="005846FF" w:rsidRDefault="00227D7C">
            <w:pPr>
              <w:spacing w:after="160"/>
              <w:rPr>
                <w:ins w:id="341" w:author="Στάθης Καπ" w:date="2023-02-01T08:53:00Z"/>
                <w:lang w:val="el-GR"/>
              </w:rPr>
              <w:pPrChange w:id="342" w:author="Στάθης Καπ" w:date="2023-02-01T08:46:00Z">
                <w:pPr/>
              </w:pPrChange>
            </w:pPr>
            <m:oMathPara>
              <m:oMath>
                <m:nary>
                  <m:naryPr>
                    <m:chr m:val="∑"/>
                    <m:limLoc m:val="undOvr"/>
                    <m:ctrlPr>
                      <w:ins w:id="343" w:author="Στάθης Καπ" w:date="2023-02-01T08:53:00Z">
                        <w:rPr>
                          <w:rFonts w:ascii="Cambria Math" w:hAnsi="Cambria Math"/>
                          <w:i/>
                          <w:iCs/>
                        </w:rPr>
                      </w:ins>
                    </m:ctrlPr>
                  </m:naryPr>
                  <m:sub>
                    <m:r>
                      <w:ins w:id="344" w:author="Στάθης Καπ" w:date="2023-02-01T08:53:00Z">
                        <w:rPr>
                          <w:rFonts w:ascii="Cambria Math" w:hAnsi="Cambria Math"/>
                        </w:rPr>
                        <m:t>j=2</m:t>
                      </w:ins>
                    </m:r>
                  </m:sub>
                  <m:sup>
                    <m:r>
                      <w:ins w:id="345" w:author="Στάθης Καπ" w:date="2023-02-01T08:53:00Z">
                        <w:rPr>
                          <w:rFonts w:ascii="Cambria Math" w:hAnsi="Cambria Math"/>
                        </w:rPr>
                        <m:t>N</m:t>
                      </w:ins>
                    </m:r>
                  </m:sup>
                  <m:e>
                    <m:sSub>
                      <m:sSubPr>
                        <m:ctrlPr>
                          <w:ins w:id="346" w:author="Στάθης Καπ" w:date="2023-02-01T08:53:00Z">
                            <w:rPr>
                              <w:rFonts w:ascii="Cambria Math" w:hAnsi="Cambria Math"/>
                              <w:i/>
                              <w:iCs/>
                            </w:rPr>
                          </w:ins>
                        </m:ctrlPr>
                      </m:sSubPr>
                      <m:e>
                        <m:r>
                          <w:ins w:id="347" w:author="Στάθης Καπ" w:date="2023-02-01T08:53:00Z">
                            <w:rPr>
                              <w:rFonts w:ascii="Cambria Math" w:hAnsi="Cambria Math"/>
                            </w:rPr>
                            <m:t>x</m:t>
                          </w:ins>
                        </m:r>
                      </m:e>
                      <m:sub>
                        <m:r>
                          <w:ins w:id="348" w:author="Στάθης Καπ" w:date="2023-02-01T08:53:00Z">
                            <w:rPr>
                              <w:rFonts w:ascii="Cambria Math" w:hAnsi="Cambria Math"/>
                            </w:rPr>
                            <m:t>1,j,1</m:t>
                          </w:ins>
                        </m:r>
                      </m:sub>
                    </m:sSub>
                  </m:e>
                </m:nary>
                <m:r>
                  <w:ins w:id="349" w:author="Στάθης Καπ" w:date="2023-02-01T08:53:00Z">
                    <w:rPr>
                      <w:rFonts w:ascii="Cambria Math" w:hAnsi="Cambria Math"/>
                    </w:rPr>
                    <m:t>=</m:t>
                  </w:ins>
                </m:r>
                <m:nary>
                  <m:naryPr>
                    <m:chr m:val="∑"/>
                    <m:limLoc m:val="undOvr"/>
                    <m:ctrlPr>
                      <w:ins w:id="350" w:author="Στάθης Καπ" w:date="2023-02-01T08:53:00Z">
                        <w:rPr>
                          <w:rFonts w:ascii="Cambria Math" w:hAnsi="Cambria Math"/>
                          <w:i/>
                          <w:iCs/>
                        </w:rPr>
                      </w:ins>
                    </m:ctrlPr>
                  </m:naryPr>
                  <m:sub>
                    <m:r>
                      <w:ins w:id="351" w:author="Στάθης Καπ" w:date="2023-02-01T08:53:00Z">
                        <w:rPr>
                          <w:rFonts w:ascii="Cambria Math" w:hAnsi="Cambria Math"/>
                        </w:rPr>
                        <m:t>i=1</m:t>
                      </w:ins>
                    </m:r>
                  </m:sub>
                  <m:sup>
                    <m:r>
                      <w:ins w:id="352" w:author="Στάθης Καπ" w:date="2023-02-01T08:53:00Z">
                        <w:rPr>
                          <w:rFonts w:ascii="Cambria Math" w:hAnsi="Cambria Math"/>
                        </w:rPr>
                        <m:t>N-1</m:t>
                      </w:ins>
                    </m:r>
                  </m:sup>
                  <m:e>
                    <m:nary>
                      <m:naryPr>
                        <m:chr m:val="∑"/>
                        <m:limLoc m:val="undOvr"/>
                        <m:ctrlPr>
                          <w:ins w:id="353" w:author="Στάθης Καπ" w:date="2023-02-01T08:53:00Z">
                            <w:rPr>
                              <w:rFonts w:ascii="Cambria Math" w:hAnsi="Cambria Math"/>
                              <w:i/>
                              <w:iCs/>
                            </w:rPr>
                          </w:ins>
                        </m:ctrlPr>
                      </m:naryPr>
                      <m:sub>
                        <m:r>
                          <w:ins w:id="354" w:author="Στάθης Καπ" w:date="2023-02-01T08:53:00Z">
                            <w:rPr>
                              <w:rFonts w:ascii="Cambria Math" w:hAnsi="Cambria Math"/>
                            </w:rPr>
                            <m:t>t=1</m:t>
                          </w:ins>
                        </m:r>
                      </m:sub>
                      <m:sup>
                        <m:sSub>
                          <m:sSubPr>
                            <m:ctrlPr>
                              <w:ins w:id="355" w:author="Στάθης Καπ" w:date="2023-02-01T08:53:00Z">
                                <w:rPr>
                                  <w:rFonts w:ascii="Cambria Math" w:hAnsi="Cambria Math"/>
                                  <w:i/>
                                  <w:iCs/>
                                </w:rPr>
                              </w:ins>
                            </m:ctrlPr>
                          </m:sSubPr>
                          <m:e>
                            <m:r>
                              <w:ins w:id="356" w:author="Στάθης Καπ" w:date="2023-02-01T08:53:00Z">
                                <w:rPr>
                                  <w:rFonts w:ascii="Cambria Math" w:hAnsi="Cambria Math"/>
                                </w:rPr>
                                <m:t>T</m:t>
                              </w:ins>
                            </m:r>
                          </m:e>
                          <m:sub>
                            <m:r>
                              <w:ins w:id="357" w:author="Στάθης Καπ" w:date="2023-02-01T08:53:00Z">
                                <w:rPr>
                                  <w:rFonts w:ascii="Cambria Math" w:hAnsi="Cambria Math"/>
                                </w:rPr>
                                <m:t>iN</m:t>
                              </w:ins>
                            </m:r>
                          </m:sub>
                        </m:sSub>
                      </m:sup>
                      <m:e>
                        <m:sSub>
                          <m:sSubPr>
                            <m:ctrlPr>
                              <w:ins w:id="358" w:author="Στάθης Καπ" w:date="2023-02-01T08:53:00Z">
                                <w:rPr>
                                  <w:rFonts w:ascii="Cambria Math" w:hAnsi="Cambria Math"/>
                                  <w:i/>
                                  <w:iCs/>
                                </w:rPr>
                              </w:ins>
                            </m:ctrlPr>
                          </m:sSubPr>
                          <m:e>
                            <m:r>
                              <w:ins w:id="359" w:author="Στάθης Καπ" w:date="2023-02-01T08:53:00Z">
                                <w:rPr>
                                  <w:rFonts w:ascii="Cambria Math" w:hAnsi="Cambria Math"/>
                                </w:rPr>
                                <m:t>x</m:t>
                              </w:ins>
                            </m:r>
                          </m:e>
                          <m:sub>
                            <m:r>
                              <w:ins w:id="360" w:author="Στάθης Καπ" w:date="2023-02-01T08:53:00Z">
                                <w:rPr>
                                  <w:rFonts w:ascii="Cambria Math" w:hAnsi="Cambria Math"/>
                                </w:rPr>
                                <m:t>i,N,t</m:t>
                              </w:ins>
                            </m:r>
                          </m:sub>
                        </m:sSub>
                      </m:e>
                    </m:nary>
                  </m:e>
                </m:nary>
                <m:r>
                  <w:ins w:id="361" w:author="Στάθης Καπ" w:date="2023-02-01T08:53:00Z">
                    <w:rPr>
                      <w:rFonts w:ascii="Cambria Math" w:hAnsi="Cambria Math"/>
                    </w:rPr>
                    <m:t>=1</m:t>
                  </w:ins>
                </m:r>
              </m:oMath>
            </m:oMathPara>
          </w:p>
        </w:tc>
        <w:tc>
          <w:tcPr>
            <w:tcW w:w="350" w:type="pct"/>
            <w:vAlign w:val="center"/>
          </w:tcPr>
          <w:p w14:paraId="4D0BB36A" w14:textId="1B0885A2" w:rsidR="00DA7114" w:rsidRPr="00603993" w:rsidRDefault="00DA7114" w:rsidP="00237FE3">
            <w:pPr>
              <w:pStyle w:val="Caption"/>
              <w:spacing w:after="160"/>
              <w:rPr>
                <w:ins w:id="362" w:author="Στάθης Καπ" w:date="2023-02-01T08:53:00Z"/>
                <w:rPrChange w:id="363" w:author="Στάθης Καπ" w:date="2023-02-01T08:49:00Z">
                  <w:rPr>
                    <w:ins w:id="364" w:author="Στάθης Καπ" w:date="2023-02-01T08:53:00Z"/>
                    <w:lang w:val="el-GR"/>
                  </w:rPr>
                </w:rPrChange>
              </w:rPr>
            </w:pPr>
            <w:ins w:id="365"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366"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8</w:t>
            </w:r>
            <w:ins w:id="367" w:author="Στάθης Καπ" w:date="2023-02-01T08:53:00Z">
              <w:r>
                <w:rPr>
                  <w:lang w:val="el-GR"/>
                </w:rPr>
                <w:fldChar w:fldCharType="end"/>
              </w:r>
              <w:r>
                <w:t>)</w:t>
              </w:r>
            </w:ins>
          </w:p>
        </w:tc>
      </w:tr>
      <w:tr w:rsidR="00560AF7" w14:paraId="145FB3E7" w14:textId="77777777" w:rsidTr="00237FE3">
        <w:trPr>
          <w:ins w:id="368" w:author="Στάθης Καπ" w:date="2023-02-01T08:53:00Z"/>
        </w:trPr>
        <w:tc>
          <w:tcPr>
            <w:tcW w:w="350" w:type="pct"/>
          </w:tcPr>
          <w:p w14:paraId="3622927C" w14:textId="77777777" w:rsidR="00560AF7" w:rsidRDefault="00560AF7">
            <w:pPr>
              <w:spacing w:after="160"/>
              <w:rPr>
                <w:ins w:id="369" w:author="Στάθης Καπ" w:date="2023-02-01T08:53:00Z"/>
                <w:lang w:val="el-GR"/>
              </w:rPr>
              <w:pPrChange w:id="370" w:author="Στάθης Καπ" w:date="2023-02-01T08:46:00Z">
                <w:pPr/>
              </w:pPrChange>
            </w:pPr>
          </w:p>
        </w:tc>
        <w:tc>
          <w:tcPr>
            <w:tcW w:w="4300" w:type="pct"/>
          </w:tcPr>
          <w:p w14:paraId="675A7EA8" w14:textId="2DA0FAF1" w:rsidR="00560AF7" w:rsidRPr="005846FF" w:rsidRDefault="00227D7C">
            <w:pPr>
              <w:spacing w:after="160"/>
              <w:rPr>
                <w:ins w:id="371" w:author="Στάθης Καπ" w:date="2023-02-01T08:53:00Z"/>
                <w:lang w:val="el-GR"/>
              </w:rPr>
              <w:pPrChange w:id="372" w:author="Στάθης Καπ" w:date="2023-02-01T08:46:00Z">
                <w:pPr/>
              </w:pPrChange>
            </w:pPr>
            <m:oMathPara>
              <m:oMath>
                <m:nary>
                  <m:naryPr>
                    <m:chr m:val="∑"/>
                    <m:limLoc m:val="undOvr"/>
                    <m:ctrlPr>
                      <w:ins w:id="373" w:author="Στάθης Καπ" w:date="2023-02-01T08:53:00Z">
                        <w:rPr>
                          <w:rFonts w:ascii="Cambria Math" w:hAnsi="Cambria Math"/>
                          <w:i/>
                          <w:iCs/>
                        </w:rPr>
                      </w:ins>
                    </m:ctrlPr>
                  </m:naryPr>
                  <m:sub>
                    <m:r>
                      <w:ins w:id="374" w:author="Στάθης Καπ" w:date="2023-02-01T08:53:00Z">
                        <w:rPr>
                          <w:rFonts w:ascii="Cambria Math" w:hAnsi="Cambria Math"/>
                        </w:rPr>
                        <m:t>i=1</m:t>
                      </w:ins>
                    </m:r>
                  </m:sub>
                  <m:sup>
                    <m:r>
                      <w:ins w:id="375" w:author="Στάθης Καπ" w:date="2023-02-01T08:53:00Z">
                        <w:rPr>
                          <w:rFonts w:ascii="Cambria Math" w:hAnsi="Cambria Math"/>
                        </w:rPr>
                        <m:t>N-1</m:t>
                      </w:ins>
                    </m:r>
                  </m:sup>
                  <m:e>
                    <m:nary>
                      <m:naryPr>
                        <m:chr m:val="∑"/>
                        <m:limLoc m:val="undOvr"/>
                        <m:ctrlPr>
                          <w:ins w:id="376" w:author="Στάθης Καπ" w:date="2023-02-01T08:53:00Z">
                            <w:rPr>
                              <w:rFonts w:ascii="Cambria Math" w:hAnsi="Cambria Math"/>
                              <w:i/>
                              <w:iCs/>
                            </w:rPr>
                          </w:ins>
                        </m:ctrlPr>
                      </m:naryPr>
                      <m:sub>
                        <m:r>
                          <w:ins w:id="377" w:author="Στάθης Καπ" w:date="2023-02-01T08:53:00Z">
                            <w:rPr>
                              <w:rFonts w:ascii="Cambria Math" w:hAnsi="Cambria Math"/>
                            </w:rPr>
                            <m:t>t=1</m:t>
                          </w:ins>
                        </m:r>
                      </m:sub>
                      <m:sup>
                        <m:sSub>
                          <m:sSubPr>
                            <m:ctrlPr>
                              <w:ins w:id="378" w:author="Στάθης Καπ" w:date="2023-02-01T08:53:00Z">
                                <w:rPr>
                                  <w:rFonts w:ascii="Cambria Math" w:hAnsi="Cambria Math"/>
                                  <w:i/>
                                  <w:iCs/>
                                </w:rPr>
                              </w:ins>
                            </m:ctrlPr>
                          </m:sSubPr>
                          <m:e>
                            <m:r>
                              <w:ins w:id="379" w:author="Στάθης Καπ" w:date="2023-02-01T08:53:00Z">
                                <w:rPr>
                                  <w:rFonts w:ascii="Cambria Math" w:hAnsi="Cambria Math"/>
                                </w:rPr>
                                <m:t>T</m:t>
                              </w:ins>
                            </m:r>
                          </m:e>
                          <m:sub>
                            <m:r>
                              <w:ins w:id="380" w:author="Στάθης Καπ" w:date="2023-02-01T08:53:00Z">
                                <w:rPr>
                                  <w:rFonts w:ascii="Cambria Math" w:hAnsi="Cambria Math"/>
                                </w:rPr>
                                <m:t>i,h</m:t>
                              </w:ins>
                            </m:r>
                          </m:sub>
                        </m:sSub>
                      </m:sup>
                      <m:e>
                        <m:sSub>
                          <m:sSubPr>
                            <m:ctrlPr>
                              <w:ins w:id="381" w:author="Στάθης Καπ" w:date="2023-02-01T08:53:00Z">
                                <w:rPr>
                                  <w:rFonts w:ascii="Cambria Math" w:hAnsi="Cambria Math"/>
                                  <w:i/>
                                  <w:iCs/>
                                </w:rPr>
                              </w:ins>
                            </m:ctrlPr>
                          </m:sSubPr>
                          <m:e>
                            <m:r>
                              <w:ins w:id="382" w:author="Στάθης Καπ" w:date="2023-02-01T08:53:00Z">
                                <w:rPr>
                                  <w:rFonts w:ascii="Cambria Math" w:hAnsi="Cambria Math"/>
                                </w:rPr>
                                <m:t>x</m:t>
                              </w:ins>
                            </m:r>
                          </m:e>
                          <m:sub>
                            <m:r>
                              <w:ins w:id="383" w:author="Στάθης Καπ" w:date="2023-02-01T08:53:00Z">
                                <w:rPr>
                                  <w:rFonts w:ascii="Cambria Math" w:hAnsi="Cambria Math"/>
                                </w:rPr>
                                <m:t>i,h,t</m:t>
                              </w:ins>
                            </m:r>
                          </m:sub>
                        </m:sSub>
                      </m:e>
                    </m:nary>
                  </m:e>
                </m:nary>
                <m:r>
                  <w:ins w:id="384" w:author="Στάθης Καπ" w:date="2023-02-01T08:53:00Z">
                    <w:rPr>
                      <w:rFonts w:ascii="Cambria Math" w:hAnsi="Cambria Math"/>
                    </w:rPr>
                    <m:t>=</m:t>
                  </w:ins>
                </m:r>
                <m:nary>
                  <m:naryPr>
                    <m:chr m:val="∑"/>
                    <m:limLoc m:val="undOvr"/>
                    <m:ctrlPr>
                      <w:ins w:id="385" w:author="Στάθης Καπ" w:date="2023-02-01T08:53:00Z">
                        <w:rPr>
                          <w:rFonts w:ascii="Cambria Math" w:hAnsi="Cambria Math"/>
                          <w:i/>
                          <w:iCs/>
                        </w:rPr>
                      </w:ins>
                    </m:ctrlPr>
                  </m:naryPr>
                  <m:sub>
                    <m:r>
                      <w:ins w:id="386" w:author="Στάθης Καπ" w:date="2023-02-01T08:53:00Z">
                        <w:rPr>
                          <w:rFonts w:ascii="Cambria Math" w:hAnsi="Cambria Math"/>
                        </w:rPr>
                        <m:t>j=2</m:t>
                      </w:ins>
                    </m:r>
                  </m:sub>
                  <m:sup>
                    <m:r>
                      <w:ins w:id="387" w:author="Στάθης Καπ" w:date="2023-02-01T08:53:00Z">
                        <w:rPr>
                          <w:rFonts w:ascii="Cambria Math" w:hAnsi="Cambria Math"/>
                        </w:rPr>
                        <m:t>N</m:t>
                      </w:ins>
                    </m:r>
                  </m:sup>
                  <m:e>
                    <m:nary>
                      <m:naryPr>
                        <m:chr m:val="∑"/>
                        <m:limLoc m:val="undOvr"/>
                        <m:ctrlPr>
                          <w:ins w:id="388" w:author="Στάθης Καπ" w:date="2023-02-01T08:53:00Z">
                            <w:rPr>
                              <w:rFonts w:ascii="Cambria Math" w:hAnsi="Cambria Math"/>
                              <w:i/>
                              <w:iCs/>
                            </w:rPr>
                          </w:ins>
                        </m:ctrlPr>
                      </m:naryPr>
                      <m:sub>
                        <m:r>
                          <w:ins w:id="389" w:author="Στάθης Καπ" w:date="2023-02-01T08:53:00Z">
                            <w:rPr>
                              <w:rFonts w:ascii="Cambria Math" w:hAnsi="Cambria Math"/>
                            </w:rPr>
                            <m:t>t=1</m:t>
                          </w:ins>
                        </m:r>
                      </m:sub>
                      <m:sup>
                        <m:sSub>
                          <m:sSubPr>
                            <m:ctrlPr>
                              <w:ins w:id="390" w:author="Στάθης Καπ" w:date="2023-02-01T08:53:00Z">
                                <w:rPr>
                                  <w:rFonts w:ascii="Cambria Math" w:hAnsi="Cambria Math"/>
                                  <w:i/>
                                  <w:iCs/>
                                </w:rPr>
                              </w:ins>
                            </m:ctrlPr>
                          </m:sSubPr>
                          <m:e>
                            <m:r>
                              <w:ins w:id="391" w:author="Στάθης Καπ" w:date="2023-02-01T08:53:00Z">
                                <w:rPr>
                                  <w:rFonts w:ascii="Cambria Math" w:hAnsi="Cambria Math"/>
                                </w:rPr>
                                <m:t>T</m:t>
                              </w:ins>
                            </m:r>
                          </m:e>
                          <m:sub>
                            <m:r>
                              <w:ins w:id="392" w:author="Στάθης Καπ" w:date="2023-02-01T08:53:00Z">
                                <w:rPr>
                                  <w:rFonts w:ascii="Cambria Math" w:hAnsi="Cambria Math"/>
                                </w:rPr>
                                <m:t>h,j</m:t>
                              </w:ins>
                            </m:r>
                          </m:sub>
                        </m:sSub>
                      </m:sup>
                      <m:e>
                        <m:sSub>
                          <m:sSubPr>
                            <m:ctrlPr>
                              <w:ins w:id="393" w:author="Στάθης Καπ" w:date="2023-02-01T08:53:00Z">
                                <w:rPr>
                                  <w:rFonts w:ascii="Cambria Math" w:hAnsi="Cambria Math"/>
                                  <w:i/>
                                  <w:iCs/>
                                </w:rPr>
                              </w:ins>
                            </m:ctrlPr>
                          </m:sSubPr>
                          <m:e>
                            <m:r>
                              <w:ins w:id="394" w:author="Στάθης Καπ" w:date="2023-02-01T08:53:00Z">
                                <w:rPr>
                                  <w:rFonts w:ascii="Cambria Math" w:hAnsi="Cambria Math"/>
                                </w:rPr>
                                <m:t>x</m:t>
                              </w:ins>
                            </m:r>
                          </m:e>
                          <m:sub>
                            <m:r>
                              <w:ins w:id="395" w:author="Στάθης Καπ" w:date="2023-02-01T08:53:00Z">
                                <w:rPr>
                                  <w:rFonts w:ascii="Cambria Math" w:hAnsi="Cambria Math"/>
                                </w:rPr>
                                <m:t>h,j,t</m:t>
                              </w:ins>
                            </m:r>
                          </m:sub>
                        </m:sSub>
                      </m:e>
                    </m:nary>
                  </m:e>
                </m:nary>
                <m:r>
                  <w:ins w:id="396" w:author="Στάθης Καπ" w:date="2023-02-01T08:53:00Z">
                    <w:rPr>
                      <w:rFonts w:ascii="Cambria Math" w:hAnsi="Cambria Math"/>
                    </w:rPr>
                    <m:t>≤1∀</m:t>
                  </w:ins>
                </m:r>
                <m:r>
                  <w:ins w:id="397" w:author="Στάθης Καπ" w:date="2023-02-01T08:53:00Z">
                    <w:rPr>
                      <w:rFonts w:ascii="Cambria Math" w:hAnsi="Cambria Math"/>
                    </w:rPr>
                    <m:t>h=2, ⋯, N-1</m:t>
                  </w:ins>
                </m:r>
              </m:oMath>
            </m:oMathPara>
          </w:p>
        </w:tc>
        <w:tc>
          <w:tcPr>
            <w:tcW w:w="350" w:type="pct"/>
            <w:vAlign w:val="center"/>
          </w:tcPr>
          <w:p w14:paraId="15B9CFA5" w14:textId="35117853" w:rsidR="00560AF7" w:rsidRPr="00603993" w:rsidRDefault="00560AF7" w:rsidP="00237FE3">
            <w:pPr>
              <w:pStyle w:val="Caption"/>
              <w:spacing w:after="160"/>
              <w:rPr>
                <w:ins w:id="398" w:author="Στάθης Καπ" w:date="2023-02-01T08:53:00Z"/>
                <w:rPrChange w:id="399" w:author="Στάθης Καπ" w:date="2023-02-01T08:49:00Z">
                  <w:rPr>
                    <w:ins w:id="400" w:author="Στάθης Καπ" w:date="2023-02-01T08:53:00Z"/>
                    <w:lang w:val="el-GR"/>
                  </w:rPr>
                </w:rPrChange>
              </w:rPr>
            </w:pPr>
            <w:ins w:id="401"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402"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9</w:t>
            </w:r>
            <w:ins w:id="403" w:author="Στάθης Καπ" w:date="2023-02-01T08:53:00Z">
              <w:r>
                <w:rPr>
                  <w:lang w:val="el-GR"/>
                </w:rPr>
                <w:fldChar w:fldCharType="end"/>
              </w:r>
              <w:r>
                <w:t>)</w:t>
              </w:r>
            </w:ins>
          </w:p>
        </w:tc>
      </w:tr>
      <w:tr w:rsidR="00B13100" w14:paraId="3733416E" w14:textId="77777777" w:rsidTr="00237FE3">
        <w:trPr>
          <w:ins w:id="404" w:author="Στάθης Καπ" w:date="2023-02-01T08:53:00Z"/>
        </w:trPr>
        <w:tc>
          <w:tcPr>
            <w:tcW w:w="350" w:type="pct"/>
          </w:tcPr>
          <w:p w14:paraId="62AC6DA9" w14:textId="77777777" w:rsidR="00B13100" w:rsidRDefault="00B13100">
            <w:pPr>
              <w:spacing w:after="160"/>
              <w:rPr>
                <w:ins w:id="405" w:author="Στάθης Καπ" w:date="2023-02-01T08:53:00Z"/>
                <w:lang w:val="el-GR"/>
              </w:rPr>
              <w:pPrChange w:id="406" w:author="Στάθης Καπ" w:date="2023-02-01T08:46:00Z">
                <w:pPr/>
              </w:pPrChange>
            </w:pPr>
          </w:p>
        </w:tc>
        <w:tc>
          <w:tcPr>
            <w:tcW w:w="4300" w:type="pct"/>
          </w:tcPr>
          <w:p w14:paraId="0BF7D453" w14:textId="39683E7F" w:rsidR="00B13100" w:rsidRPr="005846FF" w:rsidRDefault="00227D7C">
            <w:pPr>
              <w:spacing w:after="160"/>
              <w:rPr>
                <w:ins w:id="407" w:author="Στάθης Καπ" w:date="2023-02-01T08:53:00Z"/>
                <w:lang w:val="el-GR"/>
              </w:rPr>
              <w:pPrChange w:id="408" w:author="Στάθης Καπ" w:date="2023-02-01T08:46:00Z">
                <w:pPr/>
              </w:pPrChange>
            </w:pPr>
            <m:oMathPara>
              <m:oMath>
                <m:nary>
                  <m:naryPr>
                    <m:chr m:val="∑"/>
                    <m:limLoc m:val="undOvr"/>
                    <m:ctrlPr>
                      <w:ins w:id="409" w:author="Στάθης Καπ" w:date="2023-02-01T08:53:00Z">
                        <w:rPr>
                          <w:rFonts w:ascii="Cambria Math" w:eastAsiaTheme="minorEastAsia" w:hAnsi="Cambria Math"/>
                          <w:i/>
                          <w:iCs/>
                        </w:rPr>
                      </w:ins>
                    </m:ctrlPr>
                  </m:naryPr>
                  <m:sub>
                    <m:r>
                      <w:ins w:id="410" w:author="Στάθης Καπ" w:date="2023-02-01T08:53:00Z">
                        <w:rPr>
                          <w:rFonts w:ascii="Cambria Math" w:eastAsiaTheme="minorEastAsia" w:hAnsi="Cambria Math"/>
                        </w:rPr>
                        <m:t>i=1</m:t>
                      </w:ins>
                    </m:r>
                  </m:sub>
                  <m:sup>
                    <m:r>
                      <w:ins w:id="411" w:author="Στάθης Καπ" w:date="2023-02-01T08:53:00Z">
                        <w:rPr>
                          <w:rFonts w:ascii="Cambria Math" w:eastAsiaTheme="minorEastAsia" w:hAnsi="Cambria Math"/>
                        </w:rPr>
                        <m:t>N-1</m:t>
                      </w:ins>
                    </m:r>
                  </m:sup>
                  <m:e>
                    <m:nary>
                      <m:naryPr>
                        <m:chr m:val="∑"/>
                        <m:limLoc m:val="undOvr"/>
                        <m:ctrlPr>
                          <w:ins w:id="412" w:author="Στάθης Καπ" w:date="2023-02-01T08:53:00Z">
                            <w:rPr>
                              <w:rFonts w:ascii="Cambria Math" w:eastAsiaTheme="minorEastAsia" w:hAnsi="Cambria Math"/>
                              <w:i/>
                              <w:iCs/>
                            </w:rPr>
                          </w:ins>
                        </m:ctrlPr>
                      </m:naryPr>
                      <m:sub>
                        <m:r>
                          <w:ins w:id="413" w:author="Στάθης Καπ" w:date="2023-02-01T08:53:00Z">
                            <w:rPr>
                              <w:rFonts w:ascii="Cambria Math" w:eastAsiaTheme="minorEastAsia" w:hAnsi="Cambria Math"/>
                            </w:rPr>
                            <m:t>t=1</m:t>
                          </w:ins>
                        </m:r>
                      </m:sub>
                      <m:sup>
                        <m:sSub>
                          <m:sSubPr>
                            <m:ctrlPr>
                              <w:ins w:id="414" w:author="Στάθης Καπ" w:date="2023-02-01T08:53:00Z">
                                <w:rPr>
                                  <w:rFonts w:ascii="Cambria Math" w:eastAsiaTheme="minorEastAsia" w:hAnsi="Cambria Math"/>
                                  <w:i/>
                                  <w:iCs/>
                                </w:rPr>
                              </w:ins>
                            </m:ctrlPr>
                          </m:sSubPr>
                          <m:e>
                            <m:r>
                              <w:ins w:id="415" w:author="Στάθης Καπ" w:date="2023-02-01T08:53:00Z">
                                <w:rPr>
                                  <w:rFonts w:ascii="Cambria Math" w:eastAsiaTheme="minorEastAsia" w:hAnsi="Cambria Math"/>
                                </w:rPr>
                                <m:t>T</m:t>
                              </w:ins>
                            </m:r>
                          </m:e>
                          <m:sub>
                            <m:r>
                              <w:ins w:id="416" w:author="Στάθης Καπ" w:date="2023-02-01T08:53:00Z">
                                <w:rPr>
                                  <w:rFonts w:ascii="Cambria Math" w:eastAsiaTheme="minorEastAsia" w:hAnsi="Cambria Math"/>
                                </w:rPr>
                                <m:t>i,h</m:t>
                              </w:ins>
                            </m:r>
                          </m:sub>
                        </m:sSub>
                      </m:sup>
                      <m:e>
                        <m:d>
                          <m:dPr>
                            <m:begChr m:val="["/>
                            <m:endChr m:val="]"/>
                            <m:ctrlPr>
                              <w:ins w:id="417" w:author="Στάθης Καπ" w:date="2023-02-01T08:53:00Z">
                                <w:rPr>
                                  <w:rFonts w:ascii="Cambria Math" w:eastAsiaTheme="minorEastAsia" w:hAnsi="Cambria Math"/>
                                  <w:i/>
                                  <w:iCs/>
                                </w:rPr>
                              </w:ins>
                            </m:ctrlPr>
                          </m:dPr>
                          <m:e>
                            <m:sSub>
                              <m:sSubPr>
                                <m:ctrlPr>
                                  <w:ins w:id="418" w:author="Στάθης Καπ" w:date="2023-02-01T08:53:00Z">
                                    <w:rPr>
                                      <w:rFonts w:ascii="Cambria Math" w:eastAsiaTheme="minorEastAsia" w:hAnsi="Cambria Math"/>
                                      <w:i/>
                                      <w:iCs/>
                                    </w:rPr>
                                  </w:ins>
                                </m:ctrlPr>
                              </m:sSubPr>
                              <m:e>
                                <m:r>
                                  <w:ins w:id="419" w:author="Στάθης Καπ" w:date="2023-02-01T08:53:00Z">
                                    <w:rPr>
                                      <w:rFonts w:ascii="Cambria Math" w:eastAsiaTheme="minorEastAsia" w:hAnsi="Cambria Math"/>
                                    </w:rPr>
                                    <m:t>w</m:t>
                                  </w:ins>
                                </m:r>
                              </m:e>
                              <m:sub>
                                <m:r>
                                  <w:ins w:id="420" w:author="Στάθης Καπ" w:date="2023-02-01T08:53:00Z">
                                    <w:rPr>
                                      <w:rFonts w:ascii="Cambria Math" w:eastAsiaTheme="minorEastAsia" w:hAnsi="Cambria Math"/>
                                    </w:rPr>
                                    <m:t>i,h,t</m:t>
                                  </w:ins>
                                </m:r>
                              </m:sub>
                            </m:sSub>
                            <m:r>
                              <w:ins w:id="421" w:author="Στάθης Καπ" w:date="2023-02-01T08:53:00Z">
                                <w:rPr>
                                  <w:rFonts w:ascii="Cambria Math" w:eastAsiaTheme="minorEastAsia" w:hAnsi="Cambria Math"/>
                                </w:rPr>
                                <m:t>+(</m:t>
                              </w:ins>
                            </m:r>
                            <m:r>
                              <w:ins w:id="422" w:author="Στάθης Καπ" w:date="2023-02-01T08:53:00Z">
                                <w:rPr>
                                  <w:rFonts w:ascii="Cambria Math" w:eastAsiaTheme="minorEastAsia" w:hAnsi="Cambria Math"/>
                                  <w:lang w:val="el-GR"/>
                                </w:rPr>
                                <m:t>θ∙</m:t>
                              </w:ins>
                            </m:r>
                            <m:sSub>
                              <m:sSubPr>
                                <m:ctrlPr>
                                  <w:ins w:id="423" w:author="Στάθης Καπ" w:date="2023-02-01T08:53:00Z">
                                    <w:rPr>
                                      <w:rFonts w:ascii="Cambria Math" w:eastAsiaTheme="minorEastAsia" w:hAnsi="Cambria Math"/>
                                      <w:i/>
                                      <w:iCs/>
                                    </w:rPr>
                                  </w:ins>
                                </m:ctrlPr>
                              </m:sSubPr>
                              <m:e>
                                <m:r>
                                  <w:ins w:id="424" w:author="Στάθης Καπ" w:date="2023-02-01T08:53:00Z">
                                    <w:rPr>
                                      <w:rFonts w:ascii="Cambria Math" w:eastAsiaTheme="minorEastAsia" w:hAnsi="Cambria Math"/>
                                    </w:rPr>
                                    <m:t>w</m:t>
                                  </w:ins>
                                </m:r>
                              </m:e>
                              <m:sub>
                                <m:r>
                                  <w:ins w:id="425" w:author="Στάθης Καπ" w:date="2023-02-01T08:53:00Z">
                                    <w:rPr>
                                      <w:rFonts w:ascii="Cambria Math" w:eastAsiaTheme="minorEastAsia" w:hAnsi="Cambria Math"/>
                                    </w:rPr>
                                    <m:t>i,h,t</m:t>
                                  </w:ins>
                                </m:r>
                              </m:sub>
                            </m:sSub>
                            <m:r>
                              <w:ins w:id="426" w:author="Στάθης Καπ" w:date="2023-02-01T08:53:00Z">
                                <w:rPr>
                                  <w:rFonts w:ascii="Cambria Math" w:eastAsiaTheme="minorEastAsia" w:hAnsi="Cambria Math"/>
                                </w:rPr>
                                <m:t>+</m:t>
                              </w:ins>
                            </m:r>
                            <m:sSub>
                              <m:sSubPr>
                                <m:ctrlPr>
                                  <w:ins w:id="427" w:author="Στάθης Καπ" w:date="2023-02-01T08:53:00Z">
                                    <w:rPr>
                                      <w:rFonts w:ascii="Cambria Math" w:eastAsiaTheme="minorEastAsia" w:hAnsi="Cambria Math"/>
                                      <w:i/>
                                      <w:iCs/>
                                      <w:lang w:val="el-GR"/>
                                    </w:rPr>
                                  </w:ins>
                                </m:ctrlPr>
                              </m:sSubPr>
                              <m:e>
                                <m:r>
                                  <w:ins w:id="428" w:author="Στάθης Καπ" w:date="2023-02-01T08:53:00Z">
                                    <w:rPr>
                                      <w:rFonts w:ascii="Cambria Math" w:eastAsiaTheme="minorEastAsia" w:hAnsi="Cambria Math"/>
                                      <w:lang w:val="el-GR"/>
                                    </w:rPr>
                                    <m:t>η</m:t>
                                  </w:ins>
                                </m:r>
                              </m:e>
                              <m:sub>
                                <m:r>
                                  <w:ins w:id="429" w:author="Στάθης Καπ" w:date="2023-02-01T08:53:00Z">
                                    <w:rPr>
                                      <w:rFonts w:ascii="Cambria Math" w:eastAsiaTheme="minorEastAsia" w:hAnsi="Cambria Math"/>
                                    </w:rPr>
                                    <m:t>i,h,t</m:t>
                                  </w:ins>
                                </m:r>
                              </m:sub>
                            </m:sSub>
                            <m:r>
                              <w:ins w:id="430" w:author="Στάθης Καπ" w:date="2023-02-01T08:53:00Z">
                                <w:rPr>
                                  <w:rFonts w:ascii="Cambria Math" w:eastAsiaTheme="minorEastAsia" w:hAnsi="Cambria Math"/>
                                </w:rPr>
                                <m:t>∙</m:t>
                              </w:ins>
                            </m:r>
                            <m:sSub>
                              <m:sSubPr>
                                <m:ctrlPr>
                                  <w:ins w:id="431" w:author="Στάθης Καπ" w:date="2023-02-01T08:53:00Z">
                                    <w:rPr>
                                      <w:rFonts w:ascii="Cambria Math" w:eastAsiaTheme="minorEastAsia" w:hAnsi="Cambria Math"/>
                                      <w:i/>
                                      <w:iCs/>
                                    </w:rPr>
                                  </w:ins>
                                </m:ctrlPr>
                              </m:sSubPr>
                              <m:e>
                                <m:r>
                                  <w:ins w:id="432" w:author="Στάθης Καπ" w:date="2023-02-01T08:53:00Z">
                                    <w:rPr>
                                      <w:rFonts w:ascii="Cambria Math" w:eastAsiaTheme="minorEastAsia" w:hAnsi="Cambria Math"/>
                                    </w:rPr>
                                    <m:t>x</m:t>
                                  </w:ins>
                                </m:r>
                              </m:e>
                              <m:sub>
                                <m:r>
                                  <w:ins w:id="433" w:author="Στάθης Καπ" w:date="2023-02-01T08:53:00Z">
                                    <w:rPr>
                                      <w:rFonts w:ascii="Cambria Math" w:eastAsiaTheme="minorEastAsia" w:hAnsi="Cambria Math"/>
                                    </w:rPr>
                                    <m:t>i,h,t</m:t>
                                  </w:ins>
                                </m:r>
                              </m:sub>
                            </m:sSub>
                            <m:r>
                              <w:ins w:id="434" w:author="Στάθης Καπ" w:date="2023-02-01T08:53:00Z">
                                <w:rPr>
                                  <w:rFonts w:ascii="Cambria Math" w:eastAsiaTheme="minorEastAsia" w:hAnsi="Cambria Math"/>
                                </w:rPr>
                                <m:t>)</m:t>
                              </w:ins>
                            </m:r>
                          </m:e>
                        </m:d>
                      </m:e>
                    </m:nary>
                  </m:e>
                </m:nary>
                <m:r>
                  <w:ins w:id="435" w:author="Στάθης Καπ" w:date="2023-02-01T08:53:00Z">
                    <w:rPr>
                      <w:rFonts w:ascii="Cambria Math" w:eastAsiaTheme="minorEastAsia" w:hAnsi="Cambria Math"/>
                    </w:rPr>
                    <m:t>=</m:t>
                  </w:ins>
                </m:r>
                <m:nary>
                  <m:naryPr>
                    <m:chr m:val="∑"/>
                    <m:limLoc m:val="undOvr"/>
                    <m:ctrlPr>
                      <w:ins w:id="436" w:author="Στάθης Καπ" w:date="2023-02-01T08:53:00Z">
                        <w:rPr>
                          <w:rFonts w:ascii="Cambria Math" w:eastAsiaTheme="minorEastAsia" w:hAnsi="Cambria Math"/>
                          <w:i/>
                          <w:iCs/>
                        </w:rPr>
                      </w:ins>
                    </m:ctrlPr>
                  </m:naryPr>
                  <m:sub>
                    <m:r>
                      <w:ins w:id="437" w:author="Στάθης Καπ" w:date="2023-02-01T08:53:00Z">
                        <w:rPr>
                          <w:rFonts w:ascii="Cambria Math" w:eastAsiaTheme="minorEastAsia" w:hAnsi="Cambria Math"/>
                        </w:rPr>
                        <m:t>j=2</m:t>
                      </w:ins>
                    </m:r>
                  </m:sub>
                  <m:sup>
                    <m:r>
                      <w:ins w:id="438" w:author="Στάθης Καπ" w:date="2023-02-01T08:53:00Z">
                        <w:rPr>
                          <w:rFonts w:ascii="Cambria Math" w:eastAsiaTheme="minorEastAsia" w:hAnsi="Cambria Math"/>
                        </w:rPr>
                        <m:t>N</m:t>
                      </w:ins>
                    </m:r>
                  </m:sup>
                  <m:e>
                    <m:nary>
                      <m:naryPr>
                        <m:chr m:val="∑"/>
                        <m:limLoc m:val="undOvr"/>
                        <m:ctrlPr>
                          <w:ins w:id="439" w:author="Στάθης Καπ" w:date="2023-02-01T08:53:00Z">
                            <w:rPr>
                              <w:rFonts w:ascii="Cambria Math" w:eastAsiaTheme="minorEastAsia" w:hAnsi="Cambria Math"/>
                              <w:i/>
                              <w:iCs/>
                            </w:rPr>
                          </w:ins>
                        </m:ctrlPr>
                      </m:naryPr>
                      <m:sub>
                        <m:r>
                          <w:ins w:id="440" w:author="Στάθης Καπ" w:date="2023-02-01T08:53:00Z">
                            <w:rPr>
                              <w:rFonts w:ascii="Cambria Math" w:eastAsiaTheme="minorEastAsia" w:hAnsi="Cambria Math"/>
                            </w:rPr>
                            <m:t>t=1</m:t>
                          </w:ins>
                        </m:r>
                      </m:sub>
                      <m:sup>
                        <m:sSub>
                          <m:sSubPr>
                            <m:ctrlPr>
                              <w:ins w:id="441" w:author="Στάθης Καπ" w:date="2023-02-01T08:53:00Z">
                                <w:rPr>
                                  <w:rFonts w:ascii="Cambria Math" w:eastAsiaTheme="minorEastAsia" w:hAnsi="Cambria Math"/>
                                  <w:i/>
                                  <w:iCs/>
                                </w:rPr>
                              </w:ins>
                            </m:ctrlPr>
                          </m:sSubPr>
                          <m:e>
                            <m:r>
                              <w:ins w:id="442" w:author="Στάθης Καπ" w:date="2023-02-01T08:53:00Z">
                                <w:rPr>
                                  <w:rFonts w:ascii="Cambria Math" w:eastAsiaTheme="minorEastAsia" w:hAnsi="Cambria Math"/>
                                </w:rPr>
                                <m:t>T</m:t>
                              </w:ins>
                            </m:r>
                          </m:e>
                          <m:sub>
                            <m:r>
                              <w:ins w:id="443" w:author="Στάθης Καπ" w:date="2023-02-01T08:53:00Z">
                                <w:rPr>
                                  <w:rFonts w:ascii="Cambria Math" w:eastAsiaTheme="minorEastAsia" w:hAnsi="Cambria Math"/>
                                </w:rPr>
                                <m:t>h,j</m:t>
                              </w:ins>
                            </m:r>
                          </m:sub>
                        </m:sSub>
                      </m:sup>
                      <m:e>
                        <m:sSub>
                          <m:sSubPr>
                            <m:ctrlPr>
                              <w:ins w:id="444" w:author="Στάθης Καπ" w:date="2023-02-01T08:53:00Z">
                                <w:rPr>
                                  <w:rFonts w:ascii="Cambria Math" w:eastAsiaTheme="minorEastAsia" w:hAnsi="Cambria Math"/>
                                  <w:i/>
                                  <w:iCs/>
                                </w:rPr>
                              </w:ins>
                            </m:ctrlPr>
                          </m:sSubPr>
                          <m:e>
                            <m:r>
                              <w:ins w:id="445" w:author="Στάθης Καπ" w:date="2023-02-01T08:53:00Z">
                                <w:rPr>
                                  <w:rFonts w:ascii="Cambria Math" w:eastAsiaTheme="minorEastAsia" w:hAnsi="Cambria Math"/>
                                </w:rPr>
                                <m:t>w</m:t>
                              </w:ins>
                            </m:r>
                          </m:e>
                          <m:sub>
                            <m:r>
                              <w:ins w:id="446" w:author="Στάθης Καπ" w:date="2023-02-01T08:53:00Z">
                                <w:rPr>
                                  <w:rFonts w:ascii="Cambria Math" w:eastAsiaTheme="minorEastAsia" w:hAnsi="Cambria Math"/>
                                </w:rPr>
                                <m:t>h,j,t</m:t>
                              </w:ins>
                            </m:r>
                          </m:sub>
                        </m:sSub>
                      </m:e>
                    </m:nary>
                  </m:e>
                </m:nary>
                <m:r>
                  <w:ins w:id="447" w:author="Στάθης Καπ" w:date="2023-02-01T08:53:00Z">
                    <w:rPr>
                      <w:rFonts w:ascii="Cambria Math" w:eastAsiaTheme="minorEastAsia" w:hAnsi="Cambria Math"/>
                    </w:rPr>
                    <m:t>∀h=</m:t>
                  </w:ins>
                </m:r>
                <m:r>
                  <w:ins w:id="448" w:author="Στάθης Καπ" w:date="2023-02-01T08:53:00Z">
                    <w:rPr>
                      <w:rFonts w:ascii="Cambria Math" w:eastAsiaTheme="minorEastAsia" w:hAnsi="Cambria Math"/>
                    </w:rPr>
                    <m:t>2, ⋯, N-1</m:t>
                  </w:ins>
                </m:r>
              </m:oMath>
            </m:oMathPara>
          </w:p>
        </w:tc>
        <w:tc>
          <w:tcPr>
            <w:tcW w:w="350" w:type="pct"/>
            <w:vAlign w:val="center"/>
          </w:tcPr>
          <w:p w14:paraId="3D992528" w14:textId="09812FCC" w:rsidR="00B13100" w:rsidRPr="00603993" w:rsidRDefault="00B13100" w:rsidP="00237FE3">
            <w:pPr>
              <w:pStyle w:val="Caption"/>
              <w:spacing w:after="160"/>
              <w:rPr>
                <w:ins w:id="449" w:author="Στάθης Καπ" w:date="2023-02-01T08:53:00Z"/>
                <w:rPrChange w:id="450" w:author="Στάθης Καπ" w:date="2023-02-01T08:49:00Z">
                  <w:rPr>
                    <w:ins w:id="451" w:author="Στάθης Καπ" w:date="2023-02-01T08:53:00Z"/>
                    <w:lang w:val="el-GR"/>
                  </w:rPr>
                </w:rPrChange>
              </w:rPr>
            </w:pPr>
            <w:ins w:id="452"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453"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10</w:t>
            </w:r>
            <w:ins w:id="454" w:author="Στάθης Καπ" w:date="2023-02-01T08:53:00Z">
              <w:r>
                <w:rPr>
                  <w:lang w:val="el-GR"/>
                </w:rPr>
                <w:fldChar w:fldCharType="end"/>
              </w:r>
              <w:r>
                <w:t>)</w:t>
              </w:r>
            </w:ins>
          </w:p>
        </w:tc>
      </w:tr>
      <w:tr w:rsidR="00341F70" w14:paraId="36AB623C" w14:textId="77777777" w:rsidTr="00237FE3">
        <w:trPr>
          <w:ins w:id="455" w:author="Στάθης Καπ" w:date="2023-02-01T08:54:00Z"/>
        </w:trPr>
        <w:tc>
          <w:tcPr>
            <w:tcW w:w="350" w:type="pct"/>
          </w:tcPr>
          <w:p w14:paraId="6C6E3C81" w14:textId="77777777" w:rsidR="00341F70" w:rsidRDefault="00341F70">
            <w:pPr>
              <w:spacing w:after="160"/>
              <w:rPr>
                <w:ins w:id="456" w:author="Στάθης Καπ" w:date="2023-02-01T08:54:00Z"/>
                <w:lang w:val="el-GR"/>
              </w:rPr>
              <w:pPrChange w:id="457" w:author="Στάθης Καπ" w:date="2023-02-01T08:46:00Z">
                <w:pPr/>
              </w:pPrChange>
            </w:pPr>
          </w:p>
        </w:tc>
        <w:tc>
          <w:tcPr>
            <w:tcW w:w="4300" w:type="pct"/>
          </w:tcPr>
          <w:p w14:paraId="5C140172" w14:textId="1EA354D9" w:rsidR="00341F70" w:rsidRPr="005846FF" w:rsidRDefault="00227D7C">
            <w:pPr>
              <w:spacing w:after="160"/>
              <w:rPr>
                <w:ins w:id="458" w:author="Στάθης Καπ" w:date="2023-02-01T08:54:00Z"/>
                <w:lang w:val="el-GR"/>
              </w:rPr>
              <w:pPrChange w:id="459" w:author="Στάθης Καπ" w:date="2023-02-01T08:46:00Z">
                <w:pPr/>
              </w:pPrChange>
            </w:pPr>
            <m:oMathPara>
              <m:oMath>
                <m:sSub>
                  <m:sSubPr>
                    <m:ctrlPr>
                      <w:ins w:id="460" w:author="Στάθης Καπ" w:date="2023-02-01T08:54:00Z">
                        <w:rPr>
                          <w:rFonts w:ascii="Cambria Math" w:eastAsiaTheme="minorEastAsia" w:hAnsi="Cambria Math"/>
                          <w:i/>
                          <w:iCs/>
                        </w:rPr>
                      </w:ins>
                    </m:ctrlPr>
                  </m:sSubPr>
                  <m:e>
                    <m:r>
                      <w:ins w:id="461" w:author="Στάθης Καπ" w:date="2023-02-01T08:54:00Z">
                        <w:rPr>
                          <w:rFonts w:ascii="Cambria Math" w:eastAsiaTheme="minorEastAsia" w:hAnsi="Cambria Math"/>
                        </w:rPr>
                        <m:t>x</m:t>
                      </w:ins>
                    </m:r>
                  </m:e>
                  <m:sub>
                    <m:r>
                      <w:ins w:id="462" w:author="Στάθης Καπ" w:date="2023-02-01T08:54:00Z">
                        <w:rPr>
                          <w:rFonts w:ascii="Cambria Math" w:eastAsiaTheme="minorEastAsia" w:hAnsi="Cambria Math"/>
                        </w:rPr>
                        <m:t>i,j,t</m:t>
                      </w:ins>
                    </m:r>
                  </m:sub>
                </m:sSub>
                <m:r>
                  <w:ins w:id="463" w:author="Στάθης Καπ" w:date="2023-02-01T08:54:00Z">
                    <w:rPr>
                      <w:rFonts w:ascii="Cambria Math" w:eastAsiaTheme="minorEastAsia" w:hAnsi="Cambria Math"/>
                    </w:rPr>
                    <m:t>∙</m:t>
                  </w:ins>
                </m:r>
                <m:sSub>
                  <m:sSubPr>
                    <m:ctrlPr>
                      <w:ins w:id="464" w:author="Στάθης Καπ" w:date="2023-02-01T08:54:00Z">
                        <w:rPr>
                          <w:rFonts w:ascii="Cambria Math" w:eastAsiaTheme="minorEastAsia" w:hAnsi="Cambria Math"/>
                          <w:i/>
                          <w:iCs/>
                          <w:lang w:val="el-GR"/>
                        </w:rPr>
                      </w:ins>
                    </m:ctrlPr>
                  </m:sSubPr>
                  <m:e>
                    <m:r>
                      <w:ins w:id="465" w:author="Στάθης Καπ" w:date="2023-02-01T08:54:00Z">
                        <w:rPr>
                          <w:rFonts w:ascii="Cambria Math" w:eastAsiaTheme="minorEastAsia" w:hAnsi="Cambria Math"/>
                          <w:lang w:val="el-GR"/>
                        </w:rPr>
                        <m:t>τ</m:t>
                      </w:ins>
                    </m:r>
                  </m:e>
                  <m:sub>
                    <m:r>
                      <w:ins w:id="466" w:author="Στάθης Καπ" w:date="2023-02-01T08:54:00Z">
                        <w:rPr>
                          <w:rFonts w:ascii="Cambria Math" w:eastAsiaTheme="minorEastAsia" w:hAnsi="Cambria Math"/>
                        </w:rPr>
                        <m:t>i,j,t</m:t>
                      </w:ins>
                    </m:r>
                  </m:sub>
                </m:sSub>
                <m:r>
                  <w:ins w:id="467" w:author="Στάθης Καπ" w:date="2023-02-01T08:54:00Z">
                    <w:rPr>
                      <w:rFonts w:ascii="Cambria Math" w:eastAsiaTheme="minorEastAsia" w:hAnsi="Cambria Math"/>
                      <w:lang w:val="el-GR"/>
                    </w:rPr>
                    <m:t>≤</m:t>
                  </w:ins>
                </m:r>
                <m:sSub>
                  <m:sSubPr>
                    <m:ctrlPr>
                      <w:ins w:id="468" w:author="Στάθης Καπ" w:date="2023-02-01T08:54:00Z">
                        <w:rPr>
                          <w:rFonts w:ascii="Cambria Math" w:eastAsiaTheme="minorEastAsia" w:hAnsi="Cambria Math"/>
                          <w:i/>
                          <w:iCs/>
                          <w:lang w:val="el-GR"/>
                        </w:rPr>
                      </w:ins>
                    </m:ctrlPr>
                  </m:sSubPr>
                  <m:e>
                    <m:r>
                      <w:ins w:id="469" w:author="Στάθης Καπ" w:date="2023-02-01T08:54:00Z">
                        <w:rPr>
                          <w:rFonts w:ascii="Cambria Math" w:eastAsiaTheme="minorEastAsia" w:hAnsi="Cambria Math"/>
                          <w:lang w:val="el-GR"/>
                        </w:rPr>
                        <m:t>w</m:t>
                      </w:ins>
                    </m:r>
                  </m:e>
                  <m:sub>
                    <m:r>
                      <w:ins w:id="470" w:author="Στάθης Καπ" w:date="2023-02-01T08:54:00Z">
                        <w:rPr>
                          <w:rFonts w:ascii="Cambria Math" w:eastAsiaTheme="minorEastAsia" w:hAnsi="Cambria Math"/>
                          <w:lang w:val="el-GR"/>
                        </w:rPr>
                        <m:t>i,j,t</m:t>
                      </w:ins>
                    </m:r>
                  </m:sub>
                </m:sSub>
                <m:r>
                  <w:ins w:id="471" w:author="Στάθης Καπ" w:date="2023-02-01T08:54:00Z">
                    <w:rPr>
                      <w:rFonts w:ascii="Cambria Math" w:eastAsiaTheme="minorEastAsia" w:hAnsi="Cambria Math"/>
                      <w:lang w:val="el-GR"/>
                    </w:rPr>
                    <m:t>≤</m:t>
                  </w:ins>
                </m:r>
                <m:sSub>
                  <m:sSubPr>
                    <m:ctrlPr>
                      <w:ins w:id="472" w:author="Στάθης Καπ" w:date="2023-02-01T08:54:00Z">
                        <w:rPr>
                          <w:rFonts w:ascii="Cambria Math" w:eastAsiaTheme="minorEastAsia" w:hAnsi="Cambria Math"/>
                          <w:i/>
                          <w:iCs/>
                        </w:rPr>
                      </w:ins>
                    </m:ctrlPr>
                  </m:sSubPr>
                  <m:e>
                    <m:r>
                      <w:ins w:id="473" w:author="Στάθης Καπ" w:date="2023-02-01T08:54:00Z">
                        <w:rPr>
                          <w:rFonts w:ascii="Cambria Math" w:eastAsiaTheme="minorEastAsia" w:hAnsi="Cambria Math"/>
                        </w:rPr>
                        <m:t>x</m:t>
                      </w:ins>
                    </m:r>
                  </m:e>
                  <m:sub>
                    <m:r>
                      <w:ins w:id="474" w:author="Στάθης Καπ" w:date="2023-02-01T08:54:00Z">
                        <w:rPr>
                          <w:rFonts w:ascii="Cambria Math" w:eastAsiaTheme="minorEastAsia" w:hAnsi="Cambria Math"/>
                        </w:rPr>
                        <m:t>i,j,t</m:t>
                      </w:ins>
                    </m:r>
                  </m:sub>
                </m:sSub>
                <m:r>
                  <w:ins w:id="475" w:author="Στάθης Καπ" w:date="2023-02-01T08:54:00Z">
                    <w:rPr>
                      <w:rFonts w:ascii="Cambria Math" w:eastAsiaTheme="minorEastAsia" w:hAnsi="Cambria Math"/>
                    </w:rPr>
                    <m:t>∙</m:t>
                  </w:ins>
                </m:r>
                <m:sSub>
                  <m:sSubPr>
                    <m:ctrlPr>
                      <w:ins w:id="476" w:author="Στάθης Καπ" w:date="2023-02-01T08:54:00Z">
                        <w:rPr>
                          <w:rFonts w:ascii="Cambria Math" w:eastAsiaTheme="minorEastAsia" w:hAnsi="Cambria Math"/>
                          <w:i/>
                          <w:iCs/>
                          <w:lang w:val="el-GR"/>
                        </w:rPr>
                      </w:ins>
                    </m:ctrlPr>
                  </m:sSubPr>
                  <m:e>
                    <m:r>
                      <w:ins w:id="477" w:author="Στάθης Καπ" w:date="2023-02-01T08:54:00Z">
                        <w:rPr>
                          <w:rFonts w:ascii="Cambria Math" w:eastAsiaTheme="minorEastAsia" w:hAnsi="Cambria Math"/>
                          <w:lang w:val="el-GR"/>
                        </w:rPr>
                        <m:t>τ</m:t>
                      </w:ins>
                    </m:r>
                  </m:e>
                  <m:sub>
                    <m:r>
                      <w:ins w:id="478" w:author="Στάθης Καπ" w:date="2023-02-01T08:54:00Z">
                        <w:rPr>
                          <w:rFonts w:ascii="Cambria Math" w:eastAsiaTheme="minorEastAsia" w:hAnsi="Cambria Math"/>
                        </w:rPr>
                        <m:t>i,j,t+1</m:t>
                      </w:ins>
                    </m:r>
                  </m:sub>
                </m:sSub>
                <m:r>
                  <w:ins w:id="479" w:author="Στάθης Καπ" w:date="2023-02-01T08:54:00Z">
                    <w:rPr>
                      <w:rFonts w:ascii="Cambria Math" w:eastAsiaTheme="minorEastAsia" w:hAnsi="Cambria Math"/>
                      <w:lang w:val="el-GR"/>
                    </w:rPr>
                    <m:t xml:space="preserve"> i=1, ⋯, N-1, j=2, ⋯, N, ∀t</m:t>
                  </w:ins>
                </m:r>
              </m:oMath>
            </m:oMathPara>
          </w:p>
        </w:tc>
        <w:tc>
          <w:tcPr>
            <w:tcW w:w="350" w:type="pct"/>
            <w:vAlign w:val="center"/>
          </w:tcPr>
          <w:p w14:paraId="06885180" w14:textId="7BFF5D8C" w:rsidR="00341F70" w:rsidRPr="00603993" w:rsidRDefault="00341F70" w:rsidP="00237FE3">
            <w:pPr>
              <w:pStyle w:val="Caption"/>
              <w:spacing w:after="160"/>
              <w:rPr>
                <w:ins w:id="480" w:author="Στάθης Καπ" w:date="2023-02-01T08:54:00Z"/>
                <w:rPrChange w:id="481" w:author="Στάθης Καπ" w:date="2023-02-01T08:49:00Z">
                  <w:rPr>
                    <w:ins w:id="482" w:author="Στάθης Καπ" w:date="2023-02-01T08:54:00Z"/>
                    <w:lang w:val="el-GR"/>
                  </w:rPr>
                </w:rPrChange>
              </w:rPr>
            </w:pPr>
            <w:ins w:id="483"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484"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11</w:t>
            </w:r>
            <w:ins w:id="485" w:author="Στάθης Καπ" w:date="2023-02-01T08:54:00Z">
              <w:r>
                <w:rPr>
                  <w:lang w:val="el-GR"/>
                </w:rPr>
                <w:fldChar w:fldCharType="end"/>
              </w:r>
              <w:r>
                <w:t>)</w:t>
              </w:r>
            </w:ins>
          </w:p>
        </w:tc>
      </w:tr>
      <w:tr w:rsidR="00322760" w14:paraId="733C2D0A" w14:textId="77777777" w:rsidTr="00237FE3">
        <w:trPr>
          <w:ins w:id="486" w:author="Στάθης Καπ" w:date="2023-02-01T08:54:00Z"/>
        </w:trPr>
        <w:tc>
          <w:tcPr>
            <w:tcW w:w="350" w:type="pct"/>
          </w:tcPr>
          <w:p w14:paraId="5BFC09C4" w14:textId="77777777" w:rsidR="00322760" w:rsidRDefault="00322760">
            <w:pPr>
              <w:spacing w:after="160"/>
              <w:rPr>
                <w:ins w:id="487" w:author="Στάθης Καπ" w:date="2023-02-01T08:54:00Z"/>
                <w:lang w:val="el-GR"/>
              </w:rPr>
              <w:pPrChange w:id="488" w:author="Στάθης Καπ" w:date="2023-02-01T08:46:00Z">
                <w:pPr/>
              </w:pPrChange>
            </w:pPr>
          </w:p>
        </w:tc>
        <w:tc>
          <w:tcPr>
            <w:tcW w:w="4300" w:type="pct"/>
          </w:tcPr>
          <w:p w14:paraId="6F0F8336" w14:textId="7ACFB887" w:rsidR="00322760" w:rsidRPr="005846FF" w:rsidRDefault="00227D7C">
            <w:pPr>
              <w:spacing w:after="160"/>
              <w:rPr>
                <w:ins w:id="489" w:author="Στάθης Καπ" w:date="2023-02-01T08:54:00Z"/>
                <w:lang w:val="el-GR"/>
              </w:rPr>
              <w:pPrChange w:id="490" w:author="Στάθης Καπ" w:date="2023-02-01T08:46:00Z">
                <w:pPr/>
              </w:pPrChange>
            </w:pPr>
            <m:oMathPara>
              <m:oMath>
                <m:nary>
                  <m:naryPr>
                    <m:chr m:val="∑"/>
                    <m:limLoc m:val="undOvr"/>
                    <m:ctrlPr>
                      <w:ins w:id="491" w:author="Στάθης Καπ" w:date="2023-02-01T08:54:00Z">
                        <w:rPr>
                          <w:rFonts w:ascii="Cambria Math" w:eastAsiaTheme="minorEastAsia" w:hAnsi="Cambria Math"/>
                          <w:i/>
                          <w:lang w:val="el-GR"/>
                        </w:rPr>
                      </w:ins>
                    </m:ctrlPr>
                  </m:naryPr>
                  <m:sub>
                    <m:r>
                      <w:ins w:id="492" w:author="Στάθης Καπ" w:date="2023-02-01T08:54:00Z">
                        <w:rPr>
                          <w:rFonts w:ascii="Cambria Math" w:eastAsiaTheme="minorEastAsia" w:hAnsi="Cambria Math"/>
                          <w:lang w:val="el-GR"/>
                        </w:rPr>
                        <m:t>i=1</m:t>
                      </w:ins>
                    </m:r>
                  </m:sub>
                  <m:sup>
                    <m:r>
                      <w:ins w:id="493" w:author="Στάθης Καπ" w:date="2023-02-01T08:54:00Z">
                        <w:rPr>
                          <w:rFonts w:ascii="Cambria Math" w:eastAsiaTheme="minorEastAsia" w:hAnsi="Cambria Math"/>
                          <w:lang w:val="el-GR"/>
                        </w:rPr>
                        <m:t>N-1</m:t>
                      </w:ins>
                    </m:r>
                  </m:sup>
                  <m:e>
                    <m:nary>
                      <m:naryPr>
                        <m:chr m:val="∑"/>
                        <m:limLoc m:val="undOvr"/>
                        <m:ctrlPr>
                          <w:ins w:id="494" w:author="Στάθης Καπ" w:date="2023-02-01T08:54:00Z">
                            <w:rPr>
                              <w:rFonts w:ascii="Cambria Math" w:eastAsiaTheme="minorEastAsia" w:hAnsi="Cambria Math"/>
                              <w:i/>
                              <w:lang w:val="el-GR"/>
                            </w:rPr>
                          </w:ins>
                        </m:ctrlPr>
                      </m:naryPr>
                      <m:sub>
                        <m:r>
                          <w:ins w:id="495" w:author="Στάθης Καπ" w:date="2023-02-01T08:54:00Z">
                            <w:rPr>
                              <w:rFonts w:ascii="Cambria Math" w:eastAsiaTheme="minorEastAsia" w:hAnsi="Cambria Math"/>
                              <w:lang w:val="el-GR"/>
                            </w:rPr>
                            <m:t>j=2</m:t>
                          </w:ins>
                        </m:r>
                      </m:sub>
                      <m:sup>
                        <m:r>
                          <w:ins w:id="496" w:author="Στάθης Καπ" w:date="2023-02-01T08:54:00Z">
                            <w:rPr>
                              <w:rFonts w:ascii="Cambria Math" w:eastAsiaTheme="minorEastAsia" w:hAnsi="Cambria Math"/>
                              <w:lang w:val="el-GR"/>
                            </w:rPr>
                            <m:t>N</m:t>
                          </w:ins>
                        </m:r>
                      </m:sup>
                      <m:e>
                        <m:nary>
                          <m:naryPr>
                            <m:chr m:val="∑"/>
                            <m:limLoc m:val="undOvr"/>
                            <m:ctrlPr>
                              <w:ins w:id="497" w:author="Στάθης Καπ" w:date="2023-02-01T08:54:00Z">
                                <w:rPr>
                                  <w:rFonts w:ascii="Cambria Math" w:eastAsiaTheme="minorEastAsia" w:hAnsi="Cambria Math"/>
                                  <w:i/>
                                  <w:lang w:val="el-GR"/>
                                </w:rPr>
                              </w:ins>
                            </m:ctrlPr>
                          </m:naryPr>
                          <m:sub>
                            <m:r>
                              <w:ins w:id="498" w:author="Στάθης Καπ" w:date="2023-02-01T08:54:00Z">
                                <w:rPr>
                                  <w:rFonts w:ascii="Cambria Math" w:eastAsiaTheme="minorEastAsia" w:hAnsi="Cambria Math"/>
                                  <w:lang w:val="el-GR"/>
                                </w:rPr>
                                <m:t>t=1</m:t>
                              </w:ins>
                            </m:r>
                          </m:sub>
                          <m:sup>
                            <m:sSub>
                              <m:sSubPr>
                                <m:ctrlPr>
                                  <w:ins w:id="499" w:author="Στάθης Καπ" w:date="2023-02-01T08:54:00Z">
                                    <w:rPr>
                                      <w:rFonts w:ascii="Cambria Math" w:eastAsiaTheme="minorEastAsia" w:hAnsi="Cambria Math"/>
                                      <w:i/>
                                      <w:lang w:val="el-GR"/>
                                    </w:rPr>
                                  </w:ins>
                                </m:ctrlPr>
                              </m:sSubPr>
                              <m:e>
                                <m:r>
                                  <w:ins w:id="500" w:author="Στάθης Καπ" w:date="2023-02-01T08:54:00Z">
                                    <w:rPr>
                                      <w:rFonts w:ascii="Cambria Math" w:eastAsiaTheme="minorEastAsia" w:hAnsi="Cambria Math"/>
                                      <w:lang w:val="el-GR"/>
                                    </w:rPr>
                                    <m:t>T</m:t>
                                  </w:ins>
                                </m:r>
                              </m:e>
                              <m:sub>
                                <m:r>
                                  <w:ins w:id="501" w:author="Στάθης Καπ" w:date="2023-02-01T08:54:00Z">
                                    <w:rPr>
                                      <w:rFonts w:ascii="Cambria Math" w:eastAsiaTheme="minorEastAsia" w:hAnsi="Cambria Math"/>
                                      <w:lang w:val="el-GR"/>
                                    </w:rPr>
                                    <m:t>ij</m:t>
                                  </w:ins>
                                </m:r>
                              </m:sub>
                            </m:sSub>
                          </m:sup>
                          <m:e>
                            <m:d>
                              <m:dPr>
                                <m:begChr m:val="["/>
                                <m:endChr m:val="]"/>
                                <m:ctrlPr>
                                  <w:ins w:id="502" w:author="Στάθης Καπ" w:date="2023-02-01T08:54:00Z">
                                    <w:rPr>
                                      <w:rFonts w:ascii="Cambria Math" w:eastAsiaTheme="minorEastAsia" w:hAnsi="Cambria Math"/>
                                      <w:i/>
                                      <w:lang w:val="el-GR"/>
                                    </w:rPr>
                                  </w:ins>
                                </m:ctrlPr>
                              </m:dPr>
                              <m:e>
                                <m:sSub>
                                  <m:sSubPr>
                                    <m:ctrlPr>
                                      <w:ins w:id="503" w:author="Στάθης Καπ" w:date="2023-02-01T08:54:00Z">
                                        <w:rPr>
                                          <w:rFonts w:ascii="Cambria Math" w:eastAsiaTheme="minorEastAsia" w:hAnsi="Cambria Math"/>
                                          <w:i/>
                                          <w:lang w:val="el-GR"/>
                                        </w:rPr>
                                      </w:ins>
                                    </m:ctrlPr>
                                  </m:sSubPr>
                                  <m:e>
                                    <m:r>
                                      <w:ins w:id="504" w:author="Στάθης Καπ" w:date="2023-02-01T08:54:00Z">
                                        <w:rPr>
                                          <w:rFonts w:ascii="Cambria Math" w:eastAsiaTheme="minorEastAsia" w:hAnsi="Cambria Math"/>
                                          <w:lang w:val="el-GR"/>
                                        </w:rPr>
                                        <m:t>θ</m:t>
                                      </w:ins>
                                    </m:r>
                                  </m:e>
                                  <m:sub>
                                    <m:r>
                                      <w:ins w:id="505" w:author="Στάθης Καπ" w:date="2023-02-01T08:54:00Z">
                                        <w:rPr>
                                          <w:rFonts w:ascii="Cambria Math" w:eastAsiaTheme="minorEastAsia" w:hAnsi="Cambria Math"/>
                                        </w:rPr>
                                        <m:t>i,j,t</m:t>
                                      </w:ins>
                                    </m:r>
                                  </m:sub>
                                </m:sSub>
                                <m:r>
                                  <w:ins w:id="506" w:author="Στάθης Καπ" w:date="2023-02-01T08:54:00Z">
                                    <w:rPr>
                                      <w:rFonts w:ascii="Cambria Math" w:eastAsiaTheme="minorEastAsia" w:hAnsi="Cambria Math"/>
                                      <w:lang w:val="el-GR"/>
                                    </w:rPr>
                                    <m:t>∙</m:t>
                                  </w:ins>
                                </m:r>
                                <m:sSub>
                                  <m:sSubPr>
                                    <m:ctrlPr>
                                      <w:ins w:id="507" w:author="Στάθης Καπ" w:date="2023-02-01T08:54:00Z">
                                        <w:rPr>
                                          <w:rFonts w:ascii="Cambria Math" w:eastAsiaTheme="minorEastAsia" w:hAnsi="Cambria Math"/>
                                          <w:i/>
                                        </w:rPr>
                                      </w:ins>
                                    </m:ctrlPr>
                                  </m:sSubPr>
                                  <m:e>
                                    <m:r>
                                      <w:ins w:id="508" w:author="Στάθης Καπ" w:date="2023-02-01T08:54:00Z">
                                        <w:rPr>
                                          <w:rFonts w:ascii="Cambria Math" w:eastAsiaTheme="minorEastAsia" w:hAnsi="Cambria Math"/>
                                        </w:rPr>
                                        <m:t>w</m:t>
                                      </w:ins>
                                    </m:r>
                                  </m:e>
                                  <m:sub>
                                    <m:r>
                                      <w:ins w:id="509" w:author="Στάθης Καπ" w:date="2023-02-01T08:54:00Z">
                                        <w:rPr>
                                          <w:rFonts w:ascii="Cambria Math" w:eastAsiaTheme="minorEastAsia" w:hAnsi="Cambria Math"/>
                                        </w:rPr>
                                        <m:t>i,j,t</m:t>
                                      </w:ins>
                                    </m:r>
                                  </m:sub>
                                </m:sSub>
                                <m:r>
                                  <w:ins w:id="510" w:author="Στάθης Καπ" w:date="2023-02-01T08:54:00Z">
                                    <w:rPr>
                                      <w:rFonts w:ascii="Cambria Math" w:eastAsiaTheme="minorEastAsia" w:hAnsi="Cambria Math"/>
                                    </w:rPr>
                                    <m:t>+</m:t>
                                  </w:ins>
                                </m:r>
                                <m:sSub>
                                  <m:sSubPr>
                                    <m:ctrlPr>
                                      <w:ins w:id="511" w:author="Στάθης Καπ" w:date="2023-02-01T08:54:00Z">
                                        <w:rPr>
                                          <w:rFonts w:ascii="Cambria Math" w:eastAsiaTheme="minorEastAsia" w:hAnsi="Cambria Math"/>
                                          <w:i/>
                                          <w:lang w:val="el-GR"/>
                                        </w:rPr>
                                      </w:ins>
                                    </m:ctrlPr>
                                  </m:sSubPr>
                                  <m:e>
                                    <m:r>
                                      <w:ins w:id="512" w:author="Στάθης Καπ" w:date="2023-02-01T08:54:00Z">
                                        <w:rPr>
                                          <w:rFonts w:ascii="Cambria Math" w:eastAsiaTheme="minorEastAsia" w:hAnsi="Cambria Math"/>
                                          <w:lang w:val="el-GR"/>
                                        </w:rPr>
                                        <m:t>η</m:t>
                                      </w:ins>
                                    </m:r>
                                  </m:e>
                                  <m:sub>
                                    <m:r>
                                      <w:ins w:id="513" w:author="Στάθης Καπ" w:date="2023-02-01T08:54:00Z">
                                        <w:rPr>
                                          <w:rFonts w:ascii="Cambria Math" w:eastAsiaTheme="minorEastAsia" w:hAnsi="Cambria Math"/>
                                        </w:rPr>
                                        <m:t>i,j,t</m:t>
                                      </w:ins>
                                    </m:r>
                                  </m:sub>
                                </m:sSub>
                                <m:r>
                                  <w:ins w:id="514" w:author="Στάθης Καπ" w:date="2023-02-01T08:54:00Z">
                                    <w:rPr>
                                      <w:rFonts w:ascii="Cambria Math" w:eastAsiaTheme="minorEastAsia" w:hAnsi="Cambria Math"/>
                                      <w:lang w:val="el-GR"/>
                                    </w:rPr>
                                    <m:t>∙</m:t>
                                  </w:ins>
                                </m:r>
                                <m:sSub>
                                  <m:sSubPr>
                                    <m:ctrlPr>
                                      <w:ins w:id="515" w:author="Στάθης Καπ" w:date="2023-02-01T08:54:00Z">
                                        <w:rPr>
                                          <w:rFonts w:ascii="Cambria Math" w:eastAsiaTheme="minorEastAsia" w:hAnsi="Cambria Math"/>
                                          <w:i/>
                                          <w:lang w:val="el-GR"/>
                                        </w:rPr>
                                      </w:ins>
                                    </m:ctrlPr>
                                  </m:sSubPr>
                                  <m:e>
                                    <m:r>
                                      <w:ins w:id="516" w:author="Στάθης Καπ" w:date="2023-02-01T08:54:00Z">
                                        <w:rPr>
                                          <w:rFonts w:ascii="Cambria Math" w:eastAsiaTheme="minorEastAsia" w:hAnsi="Cambria Math"/>
                                          <w:lang w:val="el-GR"/>
                                        </w:rPr>
                                        <m:t>x</m:t>
                                      </w:ins>
                                    </m:r>
                                  </m:e>
                                  <m:sub>
                                    <m:r>
                                      <w:ins w:id="517" w:author="Στάθης Καπ" w:date="2023-02-01T08:54:00Z">
                                        <w:rPr>
                                          <w:rFonts w:ascii="Cambria Math" w:eastAsiaTheme="minorEastAsia" w:hAnsi="Cambria Math"/>
                                          <w:lang w:val="el-GR"/>
                                        </w:rPr>
                                        <m:t>i,j,t</m:t>
                                      </w:ins>
                                    </m:r>
                                  </m:sub>
                                </m:sSub>
                              </m:e>
                            </m:d>
                          </m:e>
                        </m:nary>
                      </m:e>
                    </m:nary>
                  </m:e>
                </m:nary>
                <m:r>
                  <w:ins w:id="518" w:author="Στάθης Καπ" w:date="2023-02-01T08:54:00Z">
                    <w:rPr>
                      <w:rFonts w:ascii="Cambria Math" w:eastAsiaTheme="minorEastAsia" w:hAnsi="Cambria Math"/>
                      <w:lang w:val="el-GR"/>
                    </w:rPr>
                    <m:t>≤</m:t>
                  </w:ins>
                </m:r>
                <m:sSub>
                  <m:sSubPr>
                    <m:ctrlPr>
                      <w:ins w:id="519" w:author="Στάθης Καπ" w:date="2023-02-01T08:54:00Z">
                        <w:rPr>
                          <w:rFonts w:ascii="Cambria Math" w:eastAsiaTheme="minorEastAsia" w:hAnsi="Cambria Math"/>
                          <w:i/>
                          <w:lang w:val="el-GR"/>
                        </w:rPr>
                      </w:ins>
                    </m:ctrlPr>
                  </m:sSubPr>
                  <m:e>
                    <m:r>
                      <w:ins w:id="520" w:author="Στάθης Καπ" w:date="2023-02-01T08:54:00Z">
                        <w:rPr>
                          <w:rFonts w:ascii="Cambria Math" w:eastAsiaTheme="minorEastAsia" w:hAnsi="Cambria Math"/>
                          <w:lang w:val="el-GR"/>
                        </w:rPr>
                        <m:t>t</m:t>
                      </w:ins>
                    </m:r>
                  </m:e>
                  <m:sub>
                    <m:r>
                      <w:ins w:id="521" w:author="Στάθης Καπ" w:date="2023-02-01T08:54:00Z">
                        <w:rPr>
                          <w:rFonts w:ascii="Cambria Math" w:eastAsiaTheme="minorEastAsia" w:hAnsi="Cambria Math"/>
                          <w:lang w:val="el-GR"/>
                        </w:rPr>
                        <m:t>max</m:t>
                      </w:ins>
                    </m:r>
                  </m:sub>
                </m:sSub>
              </m:oMath>
            </m:oMathPara>
          </w:p>
        </w:tc>
        <w:tc>
          <w:tcPr>
            <w:tcW w:w="350" w:type="pct"/>
            <w:vAlign w:val="center"/>
          </w:tcPr>
          <w:p w14:paraId="412994BF" w14:textId="1958CFCA" w:rsidR="00322760" w:rsidRPr="00603993" w:rsidRDefault="00322760" w:rsidP="00237FE3">
            <w:pPr>
              <w:pStyle w:val="Caption"/>
              <w:spacing w:after="160"/>
              <w:rPr>
                <w:ins w:id="522" w:author="Στάθης Καπ" w:date="2023-02-01T08:54:00Z"/>
                <w:rPrChange w:id="523" w:author="Στάθης Καπ" w:date="2023-02-01T08:49:00Z">
                  <w:rPr>
                    <w:ins w:id="524" w:author="Στάθης Καπ" w:date="2023-02-01T08:54:00Z"/>
                    <w:lang w:val="el-GR"/>
                  </w:rPr>
                </w:rPrChange>
              </w:rPr>
            </w:pPr>
            <w:ins w:id="525"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526"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12</w:t>
            </w:r>
            <w:ins w:id="527" w:author="Στάθης Καπ" w:date="2023-02-01T08:54:00Z">
              <w:r>
                <w:rPr>
                  <w:lang w:val="el-GR"/>
                </w:rPr>
                <w:fldChar w:fldCharType="end"/>
              </w:r>
              <w:r>
                <w:t>)</w:t>
              </w:r>
            </w:ins>
          </w:p>
        </w:tc>
      </w:tr>
      <w:tr w:rsidR="00C5697B" w14:paraId="700F6284" w14:textId="77777777" w:rsidTr="00237FE3">
        <w:trPr>
          <w:ins w:id="528" w:author="Στάθης Καπ" w:date="2023-02-01T08:54:00Z"/>
        </w:trPr>
        <w:tc>
          <w:tcPr>
            <w:tcW w:w="350" w:type="pct"/>
          </w:tcPr>
          <w:p w14:paraId="492D09BB" w14:textId="77777777" w:rsidR="00C5697B" w:rsidRDefault="00C5697B">
            <w:pPr>
              <w:spacing w:after="160"/>
              <w:rPr>
                <w:ins w:id="529" w:author="Στάθης Καπ" w:date="2023-02-01T08:54:00Z"/>
                <w:lang w:val="el-GR"/>
              </w:rPr>
              <w:pPrChange w:id="530" w:author="Στάθης Καπ" w:date="2023-02-01T08:46:00Z">
                <w:pPr/>
              </w:pPrChange>
            </w:pPr>
          </w:p>
        </w:tc>
        <w:tc>
          <w:tcPr>
            <w:tcW w:w="4300" w:type="pct"/>
          </w:tcPr>
          <w:p w14:paraId="5FDB19AE" w14:textId="07BAE889" w:rsidR="00C5697B" w:rsidRPr="005846FF" w:rsidRDefault="00227D7C">
            <w:pPr>
              <w:spacing w:after="160"/>
              <w:rPr>
                <w:ins w:id="531" w:author="Στάθης Καπ" w:date="2023-02-01T08:54:00Z"/>
                <w:lang w:val="el-GR"/>
              </w:rPr>
              <w:pPrChange w:id="532" w:author="Στάθης Καπ" w:date="2023-02-01T08:46:00Z">
                <w:pPr/>
              </w:pPrChange>
            </w:pPr>
            <m:oMathPara>
              <m:oMath>
                <m:sSub>
                  <m:sSubPr>
                    <m:ctrlPr>
                      <w:ins w:id="533" w:author="Στάθης Καπ" w:date="2023-02-01T08:54:00Z">
                        <w:rPr>
                          <w:rFonts w:ascii="Cambria Math" w:eastAsiaTheme="minorEastAsia" w:hAnsi="Cambria Math"/>
                          <w:i/>
                          <w:lang w:val="el-GR"/>
                        </w:rPr>
                      </w:ins>
                    </m:ctrlPr>
                  </m:sSubPr>
                  <m:e>
                    <m:r>
                      <w:ins w:id="534" w:author="Στάθης Καπ" w:date="2023-02-01T08:54:00Z">
                        <w:rPr>
                          <w:rFonts w:ascii="Cambria Math" w:eastAsiaTheme="minorEastAsia" w:hAnsi="Cambria Math"/>
                          <w:lang w:val="el-GR"/>
                        </w:rPr>
                        <m:t>w</m:t>
                      </w:ins>
                    </m:r>
                  </m:e>
                  <m:sub>
                    <m:r>
                      <w:ins w:id="535" w:author="Στάθης Καπ" w:date="2023-02-01T08:54:00Z">
                        <w:rPr>
                          <w:rFonts w:ascii="Cambria Math" w:eastAsiaTheme="minorEastAsia" w:hAnsi="Cambria Math"/>
                          <w:lang w:val="el-GR"/>
                        </w:rPr>
                        <m:t>1,i,1</m:t>
                      </w:ins>
                    </m:r>
                  </m:sub>
                </m:sSub>
                <m:r>
                  <w:ins w:id="536" w:author="Στάθης Καπ" w:date="2023-02-01T08:54:00Z">
                    <w:rPr>
                      <w:rFonts w:ascii="Cambria Math" w:eastAsiaTheme="minorEastAsia" w:hAnsi="Cambria Math"/>
                      <w:lang w:val="el-GR"/>
                    </w:rPr>
                    <m:t>=0 ∀1, ⋯, N</m:t>
                  </w:ins>
                </m:r>
              </m:oMath>
            </m:oMathPara>
          </w:p>
        </w:tc>
        <w:tc>
          <w:tcPr>
            <w:tcW w:w="350" w:type="pct"/>
            <w:vAlign w:val="center"/>
          </w:tcPr>
          <w:p w14:paraId="737524BD" w14:textId="71841D65" w:rsidR="00C5697B" w:rsidRPr="00603993" w:rsidRDefault="00C5697B" w:rsidP="00237FE3">
            <w:pPr>
              <w:pStyle w:val="Caption"/>
              <w:spacing w:after="160"/>
              <w:rPr>
                <w:ins w:id="537" w:author="Στάθης Καπ" w:date="2023-02-01T08:54:00Z"/>
                <w:rPrChange w:id="538" w:author="Στάθης Καπ" w:date="2023-02-01T08:49:00Z">
                  <w:rPr>
                    <w:ins w:id="539" w:author="Στάθης Καπ" w:date="2023-02-01T08:54:00Z"/>
                    <w:lang w:val="el-GR"/>
                  </w:rPr>
                </w:rPrChange>
              </w:rPr>
            </w:pPr>
            <w:ins w:id="540"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541"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13</w:t>
            </w:r>
            <w:ins w:id="542" w:author="Στάθης Καπ" w:date="2023-02-01T08:54:00Z">
              <w:r>
                <w:rPr>
                  <w:lang w:val="el-GR"/>
                </w:rPr>
                <w:fldChar w:fldCharType="end"/>
              </w:r>
              <w:r>
                <w:t>)</w:t>
              </w:r>
            </w:ins>
          </w:p>
        </w:tc>
      </w:tr>
      <w:tr w:rsidR="006C4E37" w14:paraId="4F12A82E" w14:textId="77777777" w:rsidTr="00237FE3">
        <w:trPr>
          <w:ins w:id="543" w:author="Στάθης Καπ" w:date="2023-02-01T08:54:00Z"/>
        </w:trPr>
        <w:tc>
          <w:tcPr>
            <w:tcW w:w="350" w:type="pct"/>
          </w:tcPr>
          <w:p w14:paraId="41CA8296" w14:textId="77777777" w:rsidR="006C4E37" w:rsidRDefault="006C4E37">
            <w:pPr>
              <w:spacing w:after="160"/>
              <w:rPr>
                <w:ins w:id="544" w:author="Στάθης Καπ" w:date="2023-02-01T08:54:00Z"/>
                <w:lang w:val="el-GR"/>
              </w:rPr>
              <w:pPrChange w:id="545" w:author="Στάθης Καπ" w:date="2023-02-01T08:46:00Z">
                <w:pPr/>
              </w:pPrChange>
            </w:pPr>
          </w:p>
        </w:tc>
        <w:tc>
          <w:tcPr>
            <w:tcW w:w="4300" w:type="pct"/>
          </w:tcPr>
          <w:p w14:paraId="1100983A" w14:textId="1735EAFC" w:rsidR="006C4E37" w:rsidRPr="005846FF" w:rsidRDefault="00227D7C">
            <w:pPr>
              <w:spacing w:after="160"/>
              <w:rPr>
                <w:ins w:id="546" w:author="Στάθης Καπ" w:date="2023-02-01T08:54:00Z"/>
                <w:lang w:val="el-GR"/>
              </w:rPr>
              <w:pPrChange w:id="547" w:author="Στάθης Καπ" w:date="2023-02-01T08:46:00Z">
                <w:pPr/>
              </w:pPrChange>
            </w:pPr>
            <m:oMathPara>
              <m:oMath>
                <m:sSub>
                  <m:sSubPr>
                    <m:ctrlPr>
                      <w:ins w:id="548" w:author="Στάθης Καπ" w:date="2023-02-01T08:54:00Z">
                        <w:rPr>
                          <w:rFonts w:ascii="Cambria Math" w:eastAsiaTheme="minorEastAsia" w:hAnsi="Cambria Math"/>
                          <w:i/>
                          <w:lang w:val="el-GR"/>
                        </w:rPr>
                      </w:ins>
                    </m:ctrlPr>
                  </m:sSubPr>
                  <m:e>
                    <m:r>
                      <w:ins w:id="549" w:author="Στάθης Καπ" w:date="2023-02-01T08:54:00Z">
                        <w:rPr>
                          <w:rFonts w:ascii="Cambria Math" w:eastAsiaTheme="minorEastAsia" w:hAnsi="Cambria Math"/>
                          <w:lang w:val="el-GR"/>
                        </w:rPr>
                        <m:t>x</m:t>
                      </w:ins>
                    </m:r>
                  </m:e>
                  <m:sub>
                    <m:r>
                      <w:ins w:id="550" w:author="Στάθης Καπ" w:date="2023-02-01T08:54:00Z">
                        <w:rPr>
                          <w:rFonts w:ascii="Cambria Math" w:eastAsiaTheme="minorEastAsia" w:hAnsi="Cambria Math"/>
                          <w:lang w:val="el-GR"/>
                        </w:rPr>
                        <m:t>i,j,t</m:t>
                      </w:ins>
                    </m:r>
                  </m:sub>
                </m:sSub>
                <m:r>
                  <w:ins w:id="551" w:author="Στάθης Καπ" w:date="2023-02-01T08:54:00Z">
                    <w:rPr>
                      <w:rFonts w:ascii="Cambria Math" w:eastAsiaTheme="minorEastAsia" w:hAnsi="Cambria Math"/>
                      <w:lang w:val="el-GR"/>
                    </w:rPr>
                    <m:t>∈</m:t>
                  </w:ins>
                </m:r>
                <m:d>
                  <m:dPr>
                    <m:ctrlPr>
                      <w:ins w:id="552" w:author="Στάθης Καπ" w:date="2023-02-01T08:54:00Z">
                        <w:rPr>
                          <w:rFonts w:ascii="Cambria Math" w:eastAsiaTheme="minorEastAsia" w:hAnsi="Cambria Math"/>
                          <w:i/>
                          <w:lang w:val="el-GR"/>
                        </w:rPr>
                      </w:ins>
                    </m:ctrlPr>
                  </m:dPr>
                  <m:e>
                    <m:r>
                      <w:ins w:id="553" w:author="Στάθης Καπ" w:date="2023-02-01T08:54:00Z">
                        <w:rPr>
                          <w:rFonts w:ascii="Cambria Math" w:eastAsiaTheme="minorEastAsia" w:hAnsi="Cambria Math"/>
                          <w:lang w:val="el-GR"/>
                        </w:rPr>
                        <m:t>0,1</m:t>
                      </w:ins>
                    </m:r>
                  </m:e>
                </m:d>
                <m:r>
                  <w:ins w:id="554" w:author="Στάθης Καπ" w:date="2023-02-01T08:54:00Z">
                    <w:rPr>
                      <w:rFonts w:ascii="Cambria Math" w:eastAsiaTheme="minorEastAsia" w:hAnsi="Cambria Math"/>
                      <w:lang w:val="el-GR"/>
                    </w:rPr>
                    <m:t>; 0≤</m:t>
                  </w:ins>
                </m:r>
                <m:sSub>
                  <m:sSubPr>
                    <m:ctrlPr>
                      <w:ins w:id="555" w:author="Στάθης Καπ" w:date="2023-02-01T08:54:00Z">
                        <w:rPr>
                          <w:rFonts w:ascii="Cambria Math" w:eastAsiaTheme="minorEastAsia" w:hAnsi="Cambria Math"/>
                          <w:i/>
                          <w:lang w:val="el-GR"/>
                        </w:rPr>
                      </w:ins>
                    </m:ctrlPr>
                  </m:sSubPr>
                  <m:e>
                    <m:r>
                      <w:ins w:id="556" w:author="Στάθης Καπ" w:date="2023-02-01T08:54:00Z">
                        <w:rPr>
                          <w:rFonts w:ascii="Cambria Math" w:eastAsiaTheme="minorEastAsia" w:hAnsi="Cambria Math"/>
                          <w:lang w:val="el-GR"/>
                        </w:rPr>
                        <m:t>w</m:t>
                      </w:ins>
                    </m:r>
                  </m:e>
                  <m:sub>
                    <m:r>
                      <w:ins w:id="557" w:author="Στάθης Καπ" w:date="2023-02-01T08:54:00Z">
                        <w:rPr>
                          <w:rFonts w:ascii="Cambria Math" w:eastAsiaTheme="minorEastAsia" w:hAnsi="Cambria Math"/>
                          <w:lang w:val="el-GR"/>
                        </w:rPr>
                        <m:t>i,j,t</m:t>
                      </w:ins>
                    </m:r>
                  </m:sub>
                </m:sSub>
                <m:r>
                  <w:ins w:id="558" w:author="Στάθης Καπ" w:date="2023-02-01T08:54:00Z">
                    <w:rPr>
                      <w:rFonts w:ascii="Cambria Math" w:eastAsiaTheme="minorEastAsia" w:hAnsi="Cambria Math"/>
                      <w:lang w:val="el-GR"/>
                    </w:rPr>
                    <m:t>≤</m:t>
                  </w:ins>
                </m:r>
                <m:sSub>
                  <m:sSubPr>
                    <m:ctrlPr>
                      <w:ins w:id="559" w:author="Στάθης Καπ" w:date="2023-02-01T08:54:00Z">
                        <w:rPr>
                          <w:rFonts w:ascii="Cambria Math" w:eastAsiaTheme="minorEastAsia" w:hAnsi="Cambria Math"/>
                          <w:i/>
                          <w:lang w:val="el-GR"/>
                        </w:rPr>
                      </w:ins>
                    </m:ctrlPr>
                  </m:sSubPr>
                  <m:e>
                    <m:r>
                      <w:ins w:id="560" w:author="Στάθης Καπ" w:date="2023-02-01T08:54:00Z">
                        <w:rPr>
                          <w:rFonts w:ascii="Cambria Math" w:eastAsiaTheme="minorEastAsia" w:hAnsi="Cambria Math"/>
                          <w:lang w:val="el-GR"/>
                        </w:rPr>
                        <m:t>t</m:t>
                      </w:ins>
                    </m:r>
                  </m:e>
                  <m:sub>
                    <m:r>
                      <w:ins w:id="561" w:author="Στάθης Καπ" w:date="2023-02-01T08:54:00Z">
                        <w:rPr>
                          <w:rFonts w:ascii="Cambria Math" w:eastAsiaTheme="minorEastAsia" w:hAnsi="Cambria Math"/>
                          <w:lang w:val="el-GR"/>
                        </w:rPr>
                        <m:t>max</m:t>
                      </w:ins>
                    </m:r>
                  </m:sub>
                </m:sSub>
                <m:r>
                  <w:ins w:id="562" w:author="Στάθης Καπ" w:date="2023-02-01T08:54:00Z">
                    <w:rPr>
                      <w:rFonts w:ascii="Cambria Math" w:eastAsiaTheme="minorEastAsia" w:hAnsi="Cambria Math"/>
                      <w:lang w:val="el-GR"/>
                    </w:rPr>
                    <m:t xml:space="preserve"> ∀t,i,j=1, ⋯, N</m:t>
                  </w:ins>
                </m:r>
              </m:oMath>
            </m:oMathPara>
          </w:p>
        </w:tc>
        <w:tc>
          <w:tcPr>
            <w:tcW w:w="350" w:type="pct"/>
            <w:vAlign w:val="center"/>
          </w:tcPr>
          <w:p w14:paraId="5EDC937A" w14:textId="63AC0794" w:rsidR="006C4E37" w:rsidRPr="00603993" w:rsidRDefault="006C4E37" w:rsidP="00237FE3">
            <w:pPr>
              <w:pStyle w:val="Caption"/>
              <w:spacing w:after="160"/>
              <w:rPr>
                <w:ins w:id="563" w:author="Στάθης Καπ" w:date="2023-02-01T08:54:00Z"/>
                <w:rPrChange w:id="564" w:author="Στάθης Καπ" w:date="2023-02-01T08:49:00Z">
                  <w:rPr>
                    <w:ins w:id="565" w:author="Στάθης Καπ" w:date="2023-02-01T08:54:00Z"/>
                    <w:lang w:val="el-GR"/>
                  </w:rPr>
                </w:rPrChange>
              </w:rPr>
            </w:pPr>
            <w:ins w:id="566"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567"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14</w:t>
            </w:r>
            <w:ins w:id="568" w:author="Στάθης Καπ" w:date="2023-02-01T08:54:00Z">
              <w:r>
                <w:rPr>
                  <w:lang w:val="el-GR"/>
                </w:rPr>
                <w:fldChar w:fldCharType="end"/>
              </w:r>
              <w:r>
                <w:t>)</w:t>
              </w:r>
            </w:ins>
          </w:p>
        </w:tc>
      </w:tr>
    </w:tbl>
    <w:p w14:paraId="0DAC33A7" w14:textId="77777777" w:rsidR="000A523F" w:rsidRPr="0050213B" w:rsidDel="000A523F" w:rsidRDefault="000A523F" w:rsidP="006703D1">
      <w:pPr>
        <w:rPr>
          <w:del w:id="569" w:author="Στάθης Καπ" w:date="2023-02-01T08:52:00Z"/>
          <w:rFonts w:eastAsiaTheme="minorEastAsia"/>
        </w:rPr>
      </w:pPr>
    </w:p>
    <w:p w14:paraId="70DDFD6E" w14:textId="382F67C1" w:rsidR="006703D1" w:rsidRPr="0050213B" w:rsidDel="000A523F" w:rsidRDefault="00D44642" w:rsidP="006703D1">
      <w:pPr>
        <w:rPr>
          <w:del w:id="570" w:author="Στάθης Καπ" w:date="2023-02-01T08:52:00Z"/>
          <w:rFonts w:eastAsiaTheme="minorEastAsia"/>
        </w:rPr>
      </w:pPr>
      <m:oMathPara>
        <m:oMathParaPr>
          <m:jc m:val="left"/>
        </m:oMathParaPr>
        <m:oMath>
          <m:r>
            <w:del w:id="571" w:author="Στάθης Καπ" w:date="2023-02-01T08:52:00Z">
              <w:rPr>
                <w:rFonts w:ascii="Cambria Math" w:hAnsi="Cambria Math"/>
                <w:lang w:val="el-GR"/>
              </w:rPr>
              <m:t xml:space="preserve">maximize </m:t>
            </w:del>
          </m:r>
          <m:nary>
            <m:naryPr>
              <m:chr m:val="∑"/>
              <m:limLoc m:val="undOvr"/>
              <m:ctrlPr>
                <w:del w:id="572" w:author="Στάθης Καπ" w:date="2023-02-01T08:52:00Z">
                  <w:rPr>
                    <w:rFonts w:ascii="Cambria Math" w:hAnsi="Cambria Math"/>
                    <w:i/>
                    <w:lang w:val="el-GR"/>
                  </w:rPr>
                </w:del>
              </m:ctrlPr>
            </m:naryPr>
            <m:sub>
              <m:r>
                <w:del w:id="573" w:author="Στάθης Καπ" w:date="2023-02-01T08:52:00Z">
                  <w:rPr>
                    <w:rFonts w:ascii="Cambria Math" w:hAnsi="Cambria Math"/>
                    <w:lang w:val="el-GR"/>
                  </w:rPr>
                  <m:t>i=2</m:t>
                </w:del>
              </m:r>
            </m:sub>
            <m:sup>
              <m:r>
                <w:del w:id="574" w:author="Στάθης Καπ" w:date="2023-02-01T08:52:00Z">
                  <w:rPr>
                    <w:rFonts w:ascii="Cambria Math" w:hAnsi="Cambria Math"/>
                    <w:lang w:val="el-GR"/>
                  </w:rPr>
                  <m:t>N-1</m:t>
                </w:del>
              </m:r>
            </m:sup>
            <m:e>
              <m:nary>
                <m:naryPr>
                  <m:chr m:val="∑"/>
                  <m:limLoc m:val="undOvr"/>
                  <m:ctrlPr>
                    <w:del w:id="575" w:author="Στάθης Καπ" w:date="2023-02-01T08:52:00Z">
                      <w:rPr>
                        <w:rFonts w:ascii="Cambria Math" w:hAnsi="Cambria Math"/>
                        <w:i/>
                        <w:lang w:val="el-GR"/>
                      </w:rPr>
                    </w:del>
                  </m:ctrlPr>
                </m:naryPr>
                <m:sub>
                  <m:r>
                    <w:del w:id="576" w:author="Στάθης Καπ" w:date="2023-02-01T08:52:00Z">
                      <w:rPr>
                        <w:rFonts w:ascii="Cambria Math" w:hAnsi="Cambria Math"/>
                        <w:lang w:val="el-GR"/>
                      </w:rPr>
                      <m:t>j=2</m:t>
                    </w:del>
                  </m:r>
                </m:sub>
                <m:sup>
                  <m:r>
                    <w:del w:id="577" w:author="Στάθης Καπ" w:date="2023-02-01T08:52:00Z">
                      <w:rPr>
                        <w:rFonts w:ascii="Cambria Math" w:hAnsi="Cambria Math"/>
                        <w:lang w:val="el-GR"/>
                      </w:rPr>
                      <m:t>N</m:t>
                    </w:del>
                  </m:r>
                </m:sup>
                <m:e>
                  <m:nary>
                    <m:naryPr>
                      <m:chr m:val="∑"/>
                      <m:limLoc m:val="undOvr"/>
                      <m:ctrlPr>
                        <w:del w:id="578" w:author="Στάθης Καπ" w:date="2023-02-01T08:52:00Z">
                          <w:rPr>
                            <w:rFonts w:ascii="Cambria Math" w:hAnsi="Cambria Math"/>
                            <w:i/>
                            <w:lang w:val="el-GR"/>
                          </w:rPr>
                        </w:del>
                      </m:ctrlPr>
                    </m:naryPr>
                    <m:sub>
                      <m:r>
                        <w:del w:id="579" w:author="Στάθης Καπ" w:date="2023-02-01T08:52:00Z">
                          <w:rPr>
                            <w:rFonts w:ascii="Cambria Math" w:hAnsi="Cambria Math"/>
                            <w:lang w:val="el-GR"/>
                          </w:rPr>
                          <m:t>t=1</m:t>
                        </w:del>
                      </m:r>
                    </m:sub>
                    <m:sup>
                      <m:sSub>
                        <m:sSubPr>
                          <m:ctrlPr>
                            <w:del w:id="580" w:author="Στάθης Καπ" w:date="2023-02-01T08:52:00Z">
                              <w:rPr>
                                <w:rFonts w:ascii="Cambria Math" w:hAnsi="Cambria Math"/>
                                <w:i/>
                                <w:lang w:val="el-GR"/>
                              </w:rPr>
                            </w:del>
                          </m:ctrlPr>
                        </m:sSubPr>
                        <m:e>
                          <m:r>
                            <w:del w:id="581" w:author="Στάθης Καπ" w:date="2023-02-01T08:52:00Z">
                              <w:rPr>
                                <w:rFonts w:ascii="Cambria Math" w:hAnsi="Cambria Math"/>
                                <w:lang w:val="el-GR"/>
                              </w:rPr>
                              <m:t>T</m:t>
                            </w:del>
                          </m:r>
                        </m:e>
                        <m:sub>
                          <m:r>
                            <w:del w:id="582" w:author="Στάθης Καπ" w:date="2023-02-01T08:52:00Z">
                              <w:rPr>
                                <w:rFonts w:ascii="Cambria Math" w:hAnsi="Cambria Math"/>
                                <w:lang w:val="el-GR"/>
                              </w:rPr>
                              <m:t>i,j</m:t>
                            </w:del>
                          </m:r>
                        </m:sub>
                      </m:sSub>
                    </m:sup>
                    <m:e>
                      <m:sSub>
                        <m:sSubPr>
                          <m:ctrlPr>
                            <w:del w:id="583" w:author="Στάθης Καπ" w:date="2023-02-01T08:52:00Z">
                              <w:rPr>
                                <w:rFonts w:ascii="Cambria Math" w:hAnsi="Cambria Math"/>
                                <w:i/>
                                <w:lang w:val="el-GR"/>
                              </w:rPr>
                            </w:del>
                          </m:ctrlPr>
                        </m:sSubPr>
                        <m:e>
                          <m:r>
                            <w:del w:id="584" w:author="Στάθης Καπ" w:date="2023-02-01T08:52:00Z">
                              <w:rPr>
                                <w:rFonts w:ascii="Cambria Math" w:hAnsi="Cambria Math"/>
                                <w:lang w:val="el-GR"/>
                              </w:rPr>
                              <m:t>S</m:t>
                            </w:del>
                          </m:r>
                        </m:e>
                        <m:sub>
                          <m:r>
                            <w:del w:id="585" w:author="Στάθης Καπ" w:date="2023-02-01T08:52:00Z">
                              <w:rPr>
                                <w:rFonts w:ascii="Cambria Math" w:hAnsi="Cambria Math"/>
                                <w:lang w:val="el-GR"/>
                              </w:rPr>
                              <m:t>i</m:t>
                            </w:del>
                          </m:r>
                        </m:sub>
                      </m:sSub>
                      <m:sSub>
                        <m:sSubPr>
                          <m:ctrlPr>
                            <w:del w:id="586" w:author="Στάθης Καπ" w:date="2023-02-01T08:52:00Z">
                              <w:rPr>
                                <w:rFonts w:ascii="Cambria Math" w:hAnsi="Cambria Math"/>
                                <w:i/>
                                <w:lang w:val="el-GR"/>
                              </w:rPr>
                            </w:del>
                          </m:ctrlPr>
                        </m:sSubPr>
                        <m:e>
                          <m:r>
                            <w:del w:id="587" w:author="Στάθης Καπ" w:date="2023-02-01T08:52:00Z">
                              <w:rPr>
                                <w:rFonts w:ascii="Cambria Math" w:hAnsi="Cambria Math"/>
                                <w:lang w:val="el-GR"/>
                              </w:rPr>
                              <m:t>x</m:t>
                            </w:del>
                          </m:r>
                        </m:e>
                        <m:sub>
                          <m:r>
                            <w:del w:id="588" w:author="Στάθης Καπ" w:date="2023-02-01T08:52:00Z">
                              <w:rPr>
                                <w:rFonts w:ascii="Cambria Math" w:hAnsi="Cambria Math"/>
                                <w:lang w:val="el-GR"/>
                              </w:rPr>
                              <m:t>i,j,t</m:t>
                            </w:del>
                          </m:r>
                        </m:sub>
                      </m:sSub>
                    </m:e>
                  </m:nary>
                </m:e>
              </m:nary>
            </m:e>
          </m:nary>
          <m:r>
            <w:del w:id="589" w:author="Στάθης Καπ" w:date="2023-02-01T08:52:00Z">
              <w:rPr>
                <w:rFonts w:ascii="Cambria Math" w:hAnsi="Cambria Math"/>
              </w:rPr>
              <m:t xml:space="preserve"> </m:t>
            </w:del>
          </m:r>
        </m:oMath>
      </m:oMathPara>
    </w:p>
    <w:p w14:paraId="0F50483F" w14:textId="308C1E21" w:rsidR="00D57DBB" w:rsidRPr="0050213B" w:rsidDel="000A523F" w:rsidRDefault="00227D7C" w:rsidP="006703D1">
      <w:pPr>
        <w:rPr>
          <w:del w:id="590" w:author="Στάθης Καπ" w:date="2023-02-01T08:52:00Z"/>
          <w:rFonts w:eastAsiaTheme="minorEastAsia"/>
          <w:iCs/>
        </w:rPr>
      </w:pPr>
      <m:oMathPara>
        <m:oMathParaPr>
          <m:jc m:val="left"/>
        </m:oMathParaPr>
        <m:oMath>
          <m:nary>
            <m:naryPr>
              <m:chr m:val="∑"/>
              <m:limLoc m:val="undOvr"/>
              <m:ctrlPr>
                <w:del w:id="591" w:author="Στάθης Καπ" w:date="2023-02-01T08:52:00Z">
                  <w:rPr>
                    <w:rFonts w:ascii="Cambria Math" w:hAnsi="Cambria Math"/>
                    <w:i/>
                    <w:iCs/>
                  </w:rPr>
                </w:del>
              </m:ctrlPr>
            </m:naryPr>
            <m:sub>
              <m:r>
                <w:del w:id="592" w:author="Στάθης Καπ" w:date="2023-02-01T08:52:00Z">
                  <w:rPr>
                    <w:rFonts w:ascii="Cambria Math" w:hAnsi="Cambria Math"/>
                  </w:rPr>
                  <m:t>j=2</m:t>
                </w:del>
              </m:r>
            </m:sub>
            <m:sup>
              <m:r>
                <w:del w:id="593" w:author="Στάθης Καπ" w:date="2023-02-01T08:52:00Z">
                  <w:rPr>
                    <w:rFonts w:ascii="Cambria Math" w:hAnsi="Cambria Math"/>
                  </w:rPr>
                  <m:t>N</m:t>
                </w:del>
              </m:r>
            </m:sup>
            <m:e>
              <m:sSub>
                <m:sSubPr>
                  <m:ctrlPr>
                    <w:del w:id="594" w:author="Στάθης Καπ" w:date="2023-02-01T08:52:00Z">
                      <w:rPr>
                        <w:rFonts w:ascii="Cambria Math" w:hAnsi="Cambria Math"/>
                        <w:i/>
                        <w:iCs/>
                      </w:rPr>
                    </w:del>
                  </m:ctrlPr>
                </m:sSubPr>
                <m:e>
                  <m:r>
                    <w:del w:id="595" w:author="Στάθης Καπ" w:date="2023-02-01T08:52:00Z">
                      <w:rPr>
                        <w:rFonts w:ascii="Cambria Math" w:hAnsi="Cambria Math"/>
                      </w:rPr>
                      <m:t>x</m:t>
                    </w:del>
                  </m:r>
                </m:e>
                <m:sub>
                  <m:r>
                    <w:del w:id="596" w:author="Στάθης Καπ" w:date="2023-02-01T08:52:00Z">
                      <w:rPr>
                        <w:rFonts w:ascii="Cambria Math" w:hAnsi="Cambria Math"/>
                      </w:rPr>
                      <m:t>1,j,1</m:t>
                    </w:del>
                  </m:r>
                </m:sub>
              </m:sSub>
            </m:e>
          </m:nary>
          <m:r>
            <w:del w:id="597" w:author="Στάθης Καπ" w:date="2023-02-01T08:52:00Z">
              <w:rPr>
                <w:rFonts w:ascii="Cambria Math" w:hAnsi="Cambria Math"/>
              </w:rPr>
              <m:t>=</m:t>
            </w:del>
          </m:r>
          <m:nary>
            <m:naryPr>
              <m:chr m:val="∑"/>
              <m:limLoc m:val="undOvr"/>
              <m:ctrlPr>
                <w:del w:id="598" w:author="Στάθης Καπ" w:date="2023-02-01T08:52:00Z">
                  <w:rPr>
                    <w:rFonts w:ascii="Cambria Math" w:hAnsi="Cambria Math"/>
                    <w:i/>
                    <w:iCs/>
                  </w:rPr>
                </w:del>
              </m:ctrlPr>
            </m:naryPr>
            <m:sub>
              <m:r>
                <w:del w:id="599" w:author="Στάθης Καπ" w:date="2023-02-01T08:52:00Z">
                  <w:rPr>
                    <w:rFonts w:ascii="Cambria Math" w:hAnsi="Cambria Math"/>
                  </w:rPr>
                  <m:t>i=1</m:t>
                </w:del>
              </m:r>
            </m:sub>
            <m:sup>
              <m:r>
                <w:del w:id="600" w:author="Στάθης Καπ" w:date="2023-02-01T08:52:00Z">
                  <w:rPr>
                    <w:rFonts w:ascii="Cambria Math" w:hAnsi="Cambria Math"/>
                  </w:rPr>
                  <m:t>N-1</m:t>
                </w:del>
              </m:r>
            </m:sup>
            <m:e>
              <m:nary>
                <m:naryPr>
                  <m:chr m:val="∑"/>
                  <m:limLoc m:val="undOvr"/>
                  <m:ctrlPr>
                    <w:del w:id="601" w:author="Στάθης Καπ" w:date="2023-02-01T08:52:00Z">
                      <w:rPr>
                        <w:rFonts w:ascii="Cambria Math" w:hAnsi="Cambria Math"/>
                        <w:i/>
                        <w:iCs/>
                      </w:rPr>
                    </w:del>
                  </m:ctrlPr>
                </m:naryPr>
                <m:sub>
                  <m:r>
                    <w:del w:id="602" w:author="Στάθης Καπ" w:date="2023-02-01T08:52:00Z">
                      <w:rPr>
                        <w:rFonts w:ascii="Cambria Math" w:hAnsi="Cambria Math"/>
                      </w:rPr>
                      <m:t>t=1</m:t>
                    </w:del>
                  </m:r>
                </m:sub>
                <m:sup>
                  <m:sSub>
                    <m:sSubPr>
                      <m:ctrlPr>
                        <w:del w:id="603" w:author="Στάθης Καπ" w:date="2023-02-01T08:52:00Z">
                          <w:rPr>
                            <w:rFonts w:ascii="Cambria Math" w:hAnsi="Cambria Math"/>
                            <w:i/>
                            <w:iCs/>
                          </w:rPr>
                        </w:del>
                      </m:ctrlPr>
                    </m:sSubPr>
                    <m:e>
                      <m:r>
                        <w:del w:id="604" w:author="Στάθης Καπ" w:date="2023-02-01T08:52:00Z">
                          <w:rPr>
                            <w:rFonts w:ascii="Cambria Math" w:hAnsi="Cambria Math"/>
                          </w:rPr>
                          <m:t>T</m:t>
                        </w:del>
                      </m:r>
                    </m:e>
                    <m:sub>
                      <m:r>
                        <w:del w:id="605" w:author="Στάθης Καπ" w:date="2023-02-01T08:52:00Z">
                          <w:rPr>
                            <w:rFonts w:ascii="Cambria Math" w:hAnsi="Cambria Math"/>
                          </w:rPr>
                          <m:t>iN</m:t>
                        </w:del>
                      </m:r>
                    </m:sub>
                  </m:sSub>
                </m:sup>
                <m:e>
                  <m:sSub>
                    <m:sSubPr>
                      <m:ctrlPr>
                        <w:del w:id="606" w:author="Στάθης Καπ" w:date="2023-02-01T08:52:00Z">
                          <w:rPr>
                            <w:rFonts w:ascii="Cambria Math" w:hAnsi="Cambria Math"/>
                            <w:i/>
                            <w:iCs/>
                          </w:rPr>
                        </w:del>
                      </m:ctrlPr>
                    </m:sSubPr>
                    <m:e>
                      <m:r>
                        <w:del w:id="607" w:author="Στάθης Καπ" w:date="2023-02-01T08:52:00Z">
                          <w:rPr>
                            <w:rFonts w:ascii="Cambria Math" w:hAnsi="Cambria Math"/>
                          </w:rPr>
                          <m:t>x</m:t>
                        </w:del>
                      </m:r>
                    </m:e>
                    <m:sub>
                      <m:r>
                        <w:del w:id="608" w:author="Στάθης Καπ" w:date="2023-02-01T08:52:00Z">
                          <w:rPr>
                            <w:rFonts w:ascii="Cambria Math" w:hAnsi="Cambria Math"/>
                          </w:rPr>
                          <m:t>i,N,t</m:t>
                        </w:del>
                      </m:r>
                    </m:sub>
                  </m:sSub>
                </m:e>
              </m:nary>
            </m:e>
          </m:nary>
          <m:r>
            <w:del w:id="609" w:author="Στάθης Καπ" w:date="2023-02-01T08:52:00Z">
              <w:rPr>
                <w:rFonts w:ascii="Cambria Math" w:hAnsi="Cambria Math"/>
              </w:rPr>
              <m:t>=1</m:t>
            </w:del>
          </m:r>
        </m:oMath>
      </m:oMathPara>
    </w:p>
    <w:p w14:paraId="15F03FED" w14:textId="43ADCE4E" w:rsidR="00D57DBB" w:rsidRPr="0050213B" w:rsidDel="000A523F" w:rsidRDefault="00227D7C" w:rsidP="006703D1">
      <w:pPr>
        <w:rPr>
          <w:del w:id="610" w:author="Στάθης Καπ" w:date="2023-02-01T08:52:00Z"/>
          <w:rFonts w:eastAsiaTheme="minorEastAsia"/>
          <w:iCs/>
        </w:rPr>
      </w:pPr>
      <m:oMathPara>
        <m:oMathParaPr>
          <m:jc m:val="left"/>
        </m:oMathParaPr>
        <m:oMath>
          <m:nary>
            <m:naryPr>
              <m:chr m:val="∑"/>
              <m:limLoc m:val="undOvr"/>
              <m:ctrlPr>
                <w:del w:id="611" w:author="Στάθης Καπ" w:date="2023-02-01T08:52:00Z">
                  <w:rPr>
                    <w:rFonts w:ascii="Cambria Math" w:hAnsi="Cambria Math"/>
                    <w:i/>
                    <w:iCs/>
                  </w:rPr>
                </w:del>
              </m:ctrlPr>
            </m:naryPr>
            <m:sub>
              <m:r>
                <w:del w:id="612" w:author="Στάθης Καπ" w:date="2023-02-01T08:52:00Z">
                  <w:rPr>
                    <w:rFonts w:ascii="Cambria Math" w:hAnsi="Cambria Math"/>
                  </w:rPr>
                  <m:t>i=1</m:t>
                </w:del>
              </m:r>
            </m:sub>
            <m:sup>
              <m:r>
                <w:del w:id="613" w:author="Στάθης Καπ" w:date="2023-02-01T08:52:00Z">
                  <w:rPr>
                    <w:rFonts w:ascii="Cambria Math" w:hAnsi="Cambria Math"/>
                  </w:rPr>
                  <m:t>N-1</m:t>
                </w:del>
              </m:r>
            </m:sup>
            <m:e>
              <m:nary>
                <m:naryPr>
                  <m:chr m:val="∑"/>
                  <m:limLoc m:val="undOvr"/>
                  <m:ctrlPr>
                    <w:del w:id="614" w:author="Στάθης Καπ" w:date="2023-02-01T08:52:00Z">
                      <w:rPr>
                        <w:rFonts w:ascii="Cambria Math" w:hAnsi="Cambria Math"/>
                        <w:i/>
                        <w:iCs/>
                      </w:rPr>
                    </w:del>
                  </m:ctrlPr>
                </m:naryPr>
                <m:sub>
                  <m:r>
                    <w:del w:id="615" w:author="Στάθης Καπ" w:date="2023-02-01T08:52:00Z">
                      <w:rPr>
                        <w:rFonts w:ascii="Cambria Math" w:hAnsi="Cambria Math"/>
                      </w:rPr>
                      <m:t>t=1</m:t>
                    </w:del>
                  </m:r>
                </m:sub>
                <m:sup>
                  <m:sSub>
                    <m:sSubPr>
                      <m:ctrlPr>
                        <w:del w:id="616" w:author="Στάθης Καπ" w:date="2023-02-01T08:52:00Z">
                          <w:rPr>
                            <w:rFonts w:ascii="Cambria Math" w:hAnsi="Cambria Math"/>
                            <w:i/>
                            <w:iCs/>
                          </w:rPr>
                        </w:del>
                      </m:ctrlPr>
                    </m:sSubPr>
                    <m:e>
                      <m:r>
                        <w:del w:id="617" w:author="Στάθης Καπ" w:date="2023-02-01T08:52:00Z">
                          <w:rPr>
                            <w:rFonts w:ascii="Cambria Math" w:hAnsi="Cambria Math"/>
                          </w:rPr>
                          <m:t>T</m:t>
                        </w:del>
                      </m:r>
                    </m:e>
                    <m:sub>
                      <m:r>
                        <w:del w:id="618" w:author="Στάθης Καπ" w:date="2023-02-01T08:52:00Z">
                          <w:rPr>
                            <w:rFonts w:ascii="Cambria Math" w:hAnsi="Cambria Math"/>
                          </w:rPr>
                          <m:t>i,h</m:t>
                        </w:del>
                      </m:r>
                    </m:sub>
                  </m:sSub>
                </m:sup>
                <m:e>
                  <m:sSub>
                    <m:sSubPr>
                      <m:ctrlPr>
                        <w:del w:id="619" w:author="Στάθης Καπ" w:date="2023-02-01T08:52:00Z">
                          <w:rPr>
                            <w:rFonts w:ascii="Cambria Math" w:hAnsi="Cambria Math"/>
                            <w:i/>
                            <w:iCs/>
                          </w:rPr>
                        </w:del>
                      </m:ctrlPr>
                    </m:sSubPr>
                    <m:e>
                      <m:r>
                        <w:del w:id="620" w:author="Στάθης Καπ" w:date="2023-02-01T08:52:00Z">
                          <w:rPr>
                            <w:rFonts w:ascii="Cambria Math" w:hAnsi="Cambria Math"/>
                          </w:rPr>
                          <m:t>x</m:t>
                        </w:del>
                      </m:r>
                    </m:e>
                    <m:sub>
                      <m:r>
                        <w:del w:id="621" w:author="Στάθης Καπ" w:date="2023-02-01T08:52:00Z">
                          <w:rPr>
                            <w:rFonts w:ascii="Cambria Math" w:hAnsi="Cambria Math"/>
                          </w:rPr>
                          <m:t>i,h,t</m:t>
                        </w:del>
                      </m:r>
                    </m:sub>
                  </m:sSub>
                </m:e>
              </m:nary>
            </m:e>
          </m:nary>
          <m:r>
            <w:del w:id="622" w:author="Στάθης Καπ" w:date="2023-02-01T08:52:00Z">
              <w:rPr>
                <w:rFonts w:ascii="Cambria Math" w:hAnsi="Cambria Math"/>
              </w:rPr>
              <m:t>=</m:t>
            </w:del>
          </m:r>
          <m:nary>
            <m:naryPr>
              <m:chr m:val="∑"/>
              <m:limLoc m:val="undOvr"/>
              <m:ctrlPr>
                <w:del w:id="623" w:author="Στάθης Καπ" w:date="2023-02-01T08:52:00Z">
                  <w:rPr>
                    <w:rFonts w:ascii="Cambria Math" w:hAnsi="Cambria Math"/>
                    <w:i/>
                    <w:iCs/>
                  </w:rPr>
                </w:del>
              </m:ctrlPr>
            </m:naryPr>
            <m:sub>
              <m:r>
                <w:del w:id="624" w:author="Στάθης Καπ" w:date="2023-02-01T08:52:00Z">
                  <w:rPr>
                    <w:rFonts w:ascii="Cambria Math" w:hAnsi="Cambria Math"/>
                  </w:rPr>
                  <m:t>j=2</m:t>
                </w:del>
              </m:r>
            </m:sub>
            <m:sup>
              <m:r>
                <w:del w:id="625" w:author="Στάθης Καπ" w:date="2023-02-01T08:52:00Z">
                  <w:rPr>
                    <w:rFonts w:ascii="Cambria Math" w:hAnsi="Cambria Math"/>
                  </w:rPr>
                  <m:t>N</m:t>
                </w:del>
              </m:r>
            </m:sup>
            <m:e>
              <m:nary>
                <m:naryPr>
                  <m:chr m:val="∑"/>
                  <m:limLoc m:val="undOvr"/>
                  <m:ctrlPr>
                    <w:del w:id="626" w:author="Στάθης Καπ" w:date="2023-02-01T08:52:00Z">
                      <w:rPr>
                        <w:rFonts w:ascii="Cambria Math" w:hAnsi="Cambria Math"/>
                        <w:i/>
                        <w:iCs/>
                      </w:rPr>
                    </w:del>
                  </m:ctrlPr>
                </m:naryPr>
                <m:sub>
                  <m:r>
                    <w:del w:id="627" w:author="Στάθης Καπ" w:date="2023-02-01T08:52:00Z">
                      <w:rPr>
                        <w:rFonts w:ascii="Cambria Math" w:hAnsi="Cambria Math"/>
                      </w:rPr>
                      <m:t>t=1</m:t>
                    </w:del>
                  </m:r>
                </m:sub>
                <m:sup>
                  <m:sSub>
                    <m:sSubPr>
                      <m:ctrlPr>
                        <w:del w:id="628" w:author="Στάθης Καπ" w:date="2023-02-01T08:52:00Z">
                          <w:rPr>
                            <w:rFonts w:ascii="Cambria Math" w:hAnsi="Cambria Math"/>
                            <w:i/>
                            <w:iCs/>
                          </w:rPr>
                        </w:del>
                      </m:ctrlPr>
                    </m:sSubPr>
                    <m:e>
                      <m:r>
                        <w:del w:id="629" w:author="Στάθης Καπ" w:date="2023-02-01T08:52:00Z">
                          <w:rPr>
                            <w:rFonts w:ascii="Cambria Math" w:hAnsi="Cambria Math"/>
                          </w:rPr>
                          <m:t>T</m:t>
                        </w:del>
                      </m:r>
                    </m:e>
                    <m:sub>
                      <m:r>
                        <w:del w:id="630" w:author="Στάθης Καπ" w:date="2023-02-01T08:52:00Z">
                          <w:rPr>
                            <w:rFonts w:ascii="Cambria Math" w:hAnsi="Cambria Math"/>
                          </w:rPr>
                          <m:t>h,j</m:t>
                        </w:del>
                      </m:r>
                    </m:sub>
                  </m:sSub>
                </m:sup>
                <m:e>
                  <m:sSub>
                    <m:sSubPr>
                      <m:ctrlPr>
                        <w:del w:id="631" w:author="Στάθης Καπ" w:date="2023-02-01T08:52:00Z">
                          <w:rPr>
                            <w:rFonts w:ascii="Cambria Math" w:hAnsi="Cambria Math"/>
                            <w:i/>
                            <w:iCs/>
                          </w:rPr>
                        </w:del>
                      </m:ctrlPr>
                    </m:sSubPr>
                    <m:e>
                      <m:r>
                        <w:del w:id="632" w:author="Στάθης Καπ" w:date="2023-02-01T08:52:00Z">
                          <w:rPr>
                            <w:rFonts w:ascii="Cambria Math" w:hAnsi="Cambria Math"/>
                          </w:rPr>
                          <m:t>x</m:t>
                        </w:del>
                      </m:r>
                    </m:e>
                    <m:sub>
                      <m:r>
                        <w:del w:id="633" w:author="Στάθης Καπ" w:date="2023-02-01T08:52:00Z">
                          <w:rPr>
                            <w:rFonts w:ascii="Cambria Math" w:hAnsi="Cambria Math"/>
                          </w:rPr>
                          <m:t>h,j,t</m:t>
                        </w:del>
                      </m:r>
                    </m:sub>
                  </m:sSub>
                </m:e>
              </m:nary>
            </m:e>
          </m:nary>
          <m:r>
            <w:del w:id="634" w:author="Στάθης Καπ" w:date="2023-02-01T08:52:00Z">
              <w:rPr>
                <w:rFonts w:ascii="Cambria Math" w:hAnsi="Cambria Math"/>
              </w:rPr>
              <m:t>≤1∀</m:t>
            </w:del>
          </m:r>
          <m:r>
            <w:del w:id="635" w:author="Στάθης Καπ" w:date="2023-02-01T08:52:00Z">
              <w:rPr>
                <w:rFonts w:ascii="Cambria Math" w:hAnsi="Cambria Math"/>
              </w:rPr>
              <m:t>h=</m:t>
            </w:del>
          </m:r>
          <m:r>
            <w:del w:id="636" w:author="Στάθης Καπ" w:date="2023-02-01T08:52:00Z">
              <w:rPr>
                <w:rFonts w:ascii="Cambria Math" w:hAnsi="Cambria Math"/>
              </w:rPr>
              <m:t>2, ⋯, N-1</m:t>
            </w:del>
          </m:r>
        </m:oMath>
      </m:oMathPara>
    </w:p>
    <w:p w14:paraId="3CD132ED" w14:textId="28B316FB" w:rsidR="0050213B" w:rsidRPr="0050213B" w:rsidDel="000A523F" w:rsidRDefault="00227D7C" w:rsidP="006703D1">
      <w:pPr>
        <w:rPr>
          <w:del w:id="637" w:author="Στάθης Καπ" w:date="2023-02-01T08:52:00Z"/>
          <w:rFonts w:eastAsiaTheme="minorEastAsia"/>
          <w:iCs/>
        </w:rPr>
      </w:pPr>
      <m:oMathPara>
        <m:oMathParaPr>
          <m:jc m:val="left"/>
        </m:oMathParaPr>
        <m:oMath>
          <m:nary>
            <m:naryPr>
              <m:chr m:val="∑"/>
              <m:limLoc m:val="undOvr"/>
              <m:ctrlPr>
                <w:del w:id="638" w:author="Στάθης Καπ" w:date="2023-02-01T08:52:00Z">
                  <w:rPr>
                    <w:rFonts w:ascii="Cambria Math" w:eastAsiaTheme="minorEastAsia" w:hAnsi="Cambria Math"/>
                    <w:i/>
                    <w:iCs/>
                  </w:rPr>
                </w:del>
              </m:ctrlPr>
            </m:naryPr>
            <m:sub>
              <m:r>
                <w:del w:id="639" w:author="Στάθης Καπ" w:date="2023-02-01T08:52:00Z">
                  <w:rPr>
                    <w:rFonts w:ascii="Cambria Math" w:eastAsiaTheme="minorEastAsia" w:hAnsi="Cambria Math"/>
                  </w:rPr>
                  <m:t>i=1</m:t>
                </w:del>
              </m:r>
            </m:sub>
            <m:sup>
              <m:r>
                <w:del w:id="640" w:author="Στάθης Καπ" w:date="2023-02-01T08:52:00Z">
                  <w:rPr>
                    <w:rFonts w:ascii="Cambria Math" w:eastAsiaTheme="minorEastAsia" w:hAnsi="Cambria Math"/>
                  </w:rPr>
                  <m:t>N-1</m:t>
                </w:del>
              </m:r>
            </m:sup>
            <m:e>
              <m:nary>
                <m:naryPr>
                  <m:chr m:val="∑"/>
                  <m:limLoc m:val="undOvr"/>
                  <m:ctrlPr>
                    <w:del w:id="641" w:author="Στάθης Καπ" w:date="2023-02-01T08:52:00Z">
                      <w:rPr>
                        <w:rFonts w:ascii="Cambria Math" w:eastAsiaTheme="minorEastAsia" w:hAnsi="Cambria Math"/>
                        <w:i/>
                        <w:iCs/>
                      </w:rPr>
                    </w:del>
                  </m:ctrlPr>
                </m:naryPr>
                <m:sub>
                  <m:r>
                    <w:del w:id="642" w:author="Στάθης Καπ" w:date="2023-02-01T08:52:00Z">
                      <w:rPr>
                        <w:rFonts w:ascii="Cambria Math" w:eastAsiaTheme="minorEastAsia" w:hAnsi="Cambria Math"/>
                      </w:rPr>
                      <m:t>t=1</m:t>
                    </w:del>
                  </m:r>
                </m:sub>
                <m:sup>
                  <m:sSub>
                    <m:sSubPr>
                      <m:ctrlPr>
                        <w:del w:id="643" w:author="Στάθης Καπ" w:date="2023-02-01T08:52:00Z">
                          <w:rPr>
                            <w:rFonts w:ascii="Cambria Math" w:eastAsiaTheme="minorEastAsia" w:hAnsi="Cambria Math"/>
                            <w:i/>
                            <w:iCs/>
                          </w:rPr>
                        </w:del>
                      </m:ctrlPr>
                    </m:sSubPr>
                    <m:e>
                      <m:r>
                        <w:del w:id="644" w:author="Στάθης Καπ" w:date="2023-02-01T08:52:00Z">
                          <w:rPr>
                            <w:rFonts w:ascii="Cambria Math" w:eastAsiaTheme="minorEastAsia" w:hAnsi="Cambria Math"/>
                          </w:rPr>
                          <m:t>T</m:t>
                        </w:del>
                      </m:r>
                    </m:e>
                    <m:sub>
                      <m:r>
                        <w:del w:id="645" w:author="Στάθης Καπ" w:date="2023-02-01T08:52:00Z">
                          <w:rPr>
                            <w:rFonts w:ascii="Cambria Math" w:eastAsiaTheme="minorEastAsia" w:hAnsi="Cambria Math"/>
                          </w:rPr>
                          <m:t>i,h</m:t>
                        </w:del>
                      </m:r>
                    </m:sub>
                  </m:sSub>
                </m:sup>
                <m:e>
                  <m:d>
                    <m:dPr>
                      <m:begChr m:val="["/>
                      <m:endChr m:val="]"/>
                      <m:ctrlPr>
                        <w:del w:id="646" w:author="Στάθης Καπ" w:date="2023-02-01T08:52:00Z">
                          <w:rPr>
                            <w:rFonts w:ascii="Cambria Math" w:eastAsiaTheme="minorEastAsia" w:hAnsi="Cambria Math"/>
                            <w:i/>
                            <w:iCs/>
                          </w:rPr>
                        </w:del>
                      </m:ctrlPr>
                    </m:dPr>
                    <m:e>
                      <m:sSub>
                        <m:sSubPr>
                          <m:ctrlPr>
                            <w:del w:id="647" w:author="Στάθης Καπ" w:date="2023-02-01T08:52:00Z">
                              <w:rPr>
                                <w:rFonts w:ascii="Cambria Math" w:eastAsiaTheme="minorEastAsia" w:hAnsi="Cambria Math"/>
                                <w:i/>
                                <w:iCs/>
                              </w:rPr>
                            </w:del>
                          </m:ctrlPr>
                        </m:sSubPr>
                        <m:e>
                          <m:r>
                            <w:del w:id="648" w:author="Στάθης Καπ" w:date="2023-02-01T08:52:00Z">
                              <w:rPr>
                                <w:rFonts w:ascii="Cambria Math" w:eastAsiaTheme="minorEastAsia" w:hAnsi="Cambria Math"/>
                              </w:rPr>
                              <m:t>w</m:t>
                            </w:del>
                          </m:r>
                        </m:e>
                        <m:sub>
                          <m:r>
                            <w:del w:id="649" w:author="Στάθης Καπ" w:date="2023-02-01T08:52:00Z">
                              <w:rPr>
                                <w:rFonts w:ascii="Cambria Math" w:eastAsiaTheme="minorEastAsia" w:hAnsi="Cambria Math"/>
                              </w:rPr>
                              <m:t>i,h,t</m:t>
                            </w:del>
                          </m:r>
                        </m:sub>
                      </m:sSub>
                      <m:r>
                        <w:del w:id="650" w:author="Στάθης Καπ" w:date="2023-02-01T08:52:00Z">
                          <w:rPr>
                            <w:rFonts w:ascii="Cambria Math" w:eastAsiaTheme="minorEastAsia" w:hAnsi="Cambria Math"/>
                          </w:rPr>
                          <m:t>+(</m:t>
                        </w:del>
                      </m:r>
                      <m:r>
                        <w:del w:id="651" w:author="Στάθης Καπ" w:date="2023-02-01T08:52:00Z">
                          <w:rPr>
                            <w:rFonts w:ascii="Cambria Math" w:eastAsiaTheme="minorEastAsia" w:hAnsi="Cambria Math"/>
                            <w:lang w:val="el-GR"/>
                          </w:rPr>
                          <m:t>θ∙</m:t>
                        </w:del>
                      </m:r>
                      <m:sSub>
                        <m:sSubPr>
                          <m:ctrlPr>
                            <w:del w:id="652" w:author="Στάθης Καπ" w:date="2023-02-01T08:52:00Z">
                              <w:rPr>
                                <w:rFonts w:ascii="Cambria Math" w:eastAsiaTheme="minorEastAsia" w:hAnsi="Cambria Math"/>
                                <w:i/>
                                <w:iCs/>
                              </w:rPr>
                            </w:del>
                          </m:ctrlPr>
                        </m:sSubPr>
                        <m:e>
                          <m:r>
                            <w:del w:id="653" w:author="Στάθης Καπ" w:date="2023-02-01T08:52:00Z">
                              <w:rPr>
                                <w:rFonts w:ascii="Cambria Math" w:eastAsiaTheme="minorEastAsia" w:hAnsi="Cambria Math"/>
                              </w:rPr>
                              <m:t>w</m:t>
                            </w:del>
                          </m:r>
                        </m:e>
                        <m:sub>
                          <m:r>
                            <w:del w:id="654" w:author="Στάθης Καπ" w:date="2023-02-01T08:52:00Z">
                              <w:rPr>
                                <w:rFonts w:ascii="Cambria Math" w:eastAsiaTheme="minorEastAsia" w:hAnsi="Cambria Math"/>
                              </w:rPr>
                              <m:t>i,h,t</m:t>
                            </w:del>
                          </m:r>
                        </m:sub>
                      </m:sSub>
                      <m:r>
                        <w:del w:id="655" w:author="Στάθης Καπ" w:date="2023-02-01T08:52:00Z">
                          <w:rPr>
                            <w:rFonts w:ascii="Cambria Math" w:eastAsiaTheme="minorEastAsia" w:hAnsi="Cambria Math"/>
                          </w:rPr>
                          <m:t>+</m:t>
                        </w:del>
                      </m:r>
                      <m:sSub>
                        <m:sSubPr>
                          <m:ctrlPr>
                            <w:del w:id="656" w:author="Στάθης Καπ" w:date="2023-02-01T08:52:00Z">
                              <w:rPr>
                                <w:rFonts w:ascii="Cambria Math" w:eastAsiaTheme="minorEastAsia" w:hAnsi="Cambria Math"/>
                                <w:i/>
                                <w:iCs/>
                                <w:lang w:val="el-GR"/>
                              </w:rPr>
                            </w:del>
                          </m:ctrlPr>
                        </m:sSubPr>
                        <m:e>
                          <m:r>
                            <w:del w:id="657" w:author="Στάθης Καπ" w:date="2023-02-01T08:52:00Z">
                              <w:rPr>
                                <w:rFonts w:ascii="Cambria Math" w:eastAsiaTheme="minorEastAsia" w:hAnsi="Cambria Math"/>
                                <w:lang w:val="el-GR"/>
                              </w:rPr>
                              <m:t>η</m:t>
                            </w:del>
                          </m:r>
                        </m:e>
                        <m:sub>
                          <m:r>
                            <w:del w:id="658" w:author="Στάθης Καπ" w:date="2023-02-01T08:52:00Z">
                              <w:rPr>
                                <w:rFonts w:ascii="Cambria Math" w:eastAsiaTheme="minorEastAsia" w:hAnsi="Cambria Math"/>
                              </w:rPr>
                              <m:t>i,h,t</m:t>
                            </w:del>
                          </m:r>
                        </m:sub>
                      </m:sSub>
                      <m:r>
                        <w:del w:id="659" w:author="Στάθης Καπ" w:date="2023-02-01T08:52:00Z">
                          <w:rPr>
                            <w:rFonts w:ascii="Cambria Math" w:eastAsiaTheme="minorEastAsia" w:hAnsi="Cambria Math"/>
                          </w:rPr>
                          <m:t>∙</m:t>
                        </w:del>
                      </m:r>
                      <m:sSub>
                        <m:sSubPr>
                          <m:ctrlPr>
                            <w:del w:id="660" w:author="Στάθης Καπ" w:date="2023-02-01T08:52:00Z">
                              <w:rPr>
                                <w:rFonts w:ascii="Cambria Math" w:eastAsiaTheme="minorEastAsia" w:hAnsi="Cambria Math"/>
                                <w:i/>
                                <w:iCs/>
                              </w:rPr>
                            </w:del>
                          </m:ctrlPr>
                        </m:sSubPr>
                        <m:e>
                          <m:r>
                            <w:del w:id="661" w:author="Στάθης Καπ" w:date="2023-02-01T08:52:00Z">
                              <w:rPr>
                                <w:rFonts w:ascii="Cambria Math" w:eastAsiaTheme="minorEastAsia" w:hAnsi="Cambria Math"/>
                              </w:rPr>
                              <m:t>x</m:t>
                            </w:del>
                          </m:r>
                        </m:e>
                        <m:sub>
                          <m:r>
                            <w:del w:id="662" w:author="Στάθης Καπ" w:date="2023-02-01T08:52:00Z">
                              <w:rPr>
                                <w:rFonts w:ascii="Cambria Math" w:eastAsiaTheme="minorEastAsia" w:hAnsi="Cambria Math"/>
                              </w:rPr>
                              <m:t>i,h,t</m:t>
                            </w:del>
                          </m:r>
                        </m:sub>
                      </m:sSub>
                      <m:r>
                        <w:del w:id="663" w:author="Στάθης Καπ" w:date="2023-02-01T08:52:00Z">
                          <w:rPr>
                            <w:rFonts w:ascii="Cambria Math" w:eastAsiaTheme="minorEastAsia" w:hAnsi="Cambria Math"/>
                          </w:rPr>
                          <m:t>)</m:t>
                        </w:del>
                      </m:r>
                    </m:e>
                  </m:d>
                </m:e>
              </m:nary>
            </m:e>
          </m:nary>
          <m:r>
            <w:del w:id="664" w:author="Στάθης Καπ" w:date="2023-02-01T08:52:00Z">
              <w:rPr>
                <w:rFonts w:ascii="Cambria Math" w:eastAsiaTheme="minorEastAsia" w:hAnsi="Cambria Math"/>
              </w:rPr>
              <m:t>=</m:t>
            </w:del>
          </m:r>
          <m:nary>
            <m:naryPr>
              <m:chr m:val="∑"/>
              <m:limLoc m:val="undOvr"/>
              <m:ctrlPr>
                <w:del w:id="665" w:author="Στάθης Καπ" w:date="2023-02-01T08:52:00Z">
                  <w:rPr>
                    <w:rFonts w:ascii="Cambria Math" w:eastAsiaTheme="minorEastAsia" w:hAnsi="Cambria Math"/>
                    <w:i/>
                    <w:iCs/>
                  </w:rPr>
                </w:del>
              </m:ctrlPr>
            </m:naryPr>
            <m:sub>
              <m:r>
                <w:del w:id="666" w:author="Στάθης Καπ" w:date="2023-02-01T08:52:00Z">
                  <w:rPr>
                    <w:rFonts w:ascii="Cambria Math" w:eastAsiaTheme="minorEastAsia" w:hAnsi="Cambria Math"/>
                  </w:rPr>
                  <m:t>j=2</m:t>
                </w:del>
              </m:r>
            </m:sub>
            <m:sup>
              <m:r>
                <w:del w:id="667" w:author="Στάθης Καπ" w:date="2023-02-01T08:52:00Z">
                  <w:rPr>
                    <w:rFonts w:ascii="Cambria Math" w:eastAsiaTheme="minorEastAsia" w:hAnsi="Cambria Math"/>
                  </w:rPr>
                  <m:t>N</m:t>
                </w:del>
              </m:r>
            </m:sup>
            <m:e>
              <m:nary>
                <m:naryPr>
                  <m:chr m:val="∑"/>
                  <m:limLoc m:val="undOvr"/>
                  <m:ctrlPr>
                    <w:del w:id="668" w:author="Στάθης Καπ" w:date="2023-02-01T08:52:00Z">
                      <w:rPr>
                        <w:rFonts w:ascii="Cambria Math" w:eastAsiaTheme="minorEastAsia" w:hAnsi="Cambria Math"/>
                        <w:i/>
                        <w:iCs/>
                      </w:rPr>
                    </w:del>
                  </m:ctrlPr>
                </m:naryPr>
                <m:sub>
                  <m:r>
                    <w:del w:id="669" w:author="Στάθης Καπ" w:date="2023-02-01T08:52:00Z">
                      <w:rPr>
                        <w:rFonts w:ascii="Cambria Math" w:eastAsiaTheme="minorEastAsia" w:hAnsi="Cambria Math"/>
                      </w:rPr>
                      <m:t>t=1</m:t>
                    </w:del>
                  </m:r>
                </m:sub>
                <m:sup>
                  <m:sSub>
                    <m:sSubPr>
                      <m:ctrlPr>
                        <w:del w:id="670" w:author="Στάθης Καπ" w:date="2023-02-01T08:52:00Z">
                          <w:rPr>
                            <w:rFonts w:ascii="Cambria Math" w:eastAsiaTheme="minorEastAsia" w:hAnsi="Cambria Math"/>
                            <w:i/>
                            <w:iCs/>
                          </w:rPr>
                        </w:del>
                      </m:ctrlPr>
                    </m:sSubPr>
                    <m:e>
                      <m:r>
                        <w:del w:id="671" w:author="Στάθης Καπ" w:date="2023-02-01T08:52:00Z">
                          <w:rPr>
                            <w:rFonts w:ascii="Cambria Math" w:eastAsiaTheme="minorEastAsia" w:hAnsi="Cambria Math"/>
                          </w:rPr>
                          <m:t>T</m:t>
                        </w:del>
                      </m:r>
                    </m:e>
                    <m:sub>
                      <m:r>
                        <w:del w:id="672" w:author="Στάθης Καπ" w:date="2023-02-01T08:52:00Z">
                          <w:rPr>
                            <w:rFonts w:ascii="Cambria Math" w:eastAsiaTheme="minorEastAsia" w:hAnsi="Cambria Math"/>
                          </w:rPr>
                          <m:t>h,j</m:t>
                        </w:del>
                      </m:r>
                    </m:sub>
                  </m:sSub>
                </m:sup>
                <m:e>
                  <m:sSub>
                    <m:sSubPr>
                      <m:ctrlPr>
                        <w:del w:id="673" w:author="Στάθης Καπ" w:date="2023-02-01T08:52:00Z">
                          <w:rPr>
                            <w:rFonts w:ascii="Cambria Math" w:eastAsiaTheme="minorEastAsia" w:hAnsi="Cambria Math"/>
                            <w:i/>
                            <w:iCs/>
                          </w:rPr>
                        </w:del>
                      </m:ctrlPr>
                    </m:sSubPr>
                    <m:e>
                      <m:r>
                        <w:del w:id="674" w:author="Στάθης Καπ" w:date="2023-02-01T08:52:00Z">
                          <w:rPr>
                            <w:rFonts w:ascii="Cambria Math" w:eastAsiaTheme="minorEastAsia" w:hAnsi="Cambria Math"/>
                          </w:rPr>
                          <m:t>w</m:t>
                        </w:del>
                      </m:r>
                    </m:e>
                    <m:sub>
                      <m:r>
                        <w:del w:id="675" w:author="Στάθης Καπ" w:date="2023-02-01T08:52:00Z">
                          <w:rPr>
                            <w:rFonts w:ascii="Cambria Math" w:eastAsiaTheme="minorEastAsia" w:hAnsi="Cambria Math"/>
                          </w:rPr>
                          <m:t>h,j,t</m:t>
                        </w:del>
                      </m:r>
                    </m:sub>
                  </m:sSub>
                </m:e>
              </m:nary>
            </m:e>
          </m:nary>
          <m:r>
            <w:del w:id="676" w:author="Στάθης Καπ" w:date="2023-02-01T08:52:00Z">
              <w:rPr>
                <w:rFonts w:ascii="Cambria Math" w:eastAsiaTheme="minorEastAsia" w:hAnsi="Cambria Math"/>
              </w:rPr>
              <m:t>∀h=</m:t>
            </w:del>
          </m:r>
          <m:r>
            <w:del w:id="677" w:author="Στάθης Καπ" w:date="2023-02-01T08:52:00Z">
              <w:rPr>
                <w:rFonts w:ascii="Cambria Math" w:eastAsiaTheme="minorEastAsia" w:hAnsi="Cambria Math"/>
              </w:rPr>
              <m:t>2, ⋯, N-1</m:t>
            </w:del>
          </m:r>
        </m:oMath>
      </m:oMathPara>
    </w:p>
    <w:p w14:paraId="409B810B" w14:textId="7BE0C2FA" w:rsidR="0050213B" w:rsidRPr="001B72DC" w:rsidDel="000A523F" w:rsidRDefault="00227D7C" w:rsidP="006703D1">
      <w:pPr>
        <w:rPr>
          <w:del w:id="678" w:author="Στάθης Καπ" w:date="2023-02-01T08:52:00Z"/>
          <w:rFonts w:eastAsiaTheme="minorEastAsia"/>
          <w:iCs/>
          <w:lang w:val="el-GR"/>
        </w:rPr>
      </w:pPr>
      <m:oMathPara>
        <m:oMathParaPr>
          <m:jc m:val="left"/>
        </m:oMathParaPr>
        <m:oMath>
          <m:sSub>
            <m:sSubPr>
              <m:ctrlPr>
                <w:del w:id="679" w:author="Στάθης Καπ" w:date="2023-02-01T08:52:00Z">
                  <w:rPr>
                    <w:rFonts w:ascii="Cambria Math" w:eastAsiaTheme="minorEastAsia" w:hAnsi="Cambria Math"/>
                    <w:i/>
                    <w:iCs/>
                  </w:rPr>
                </w:del>
              </m:ctrlPr>
            </m:sSubPr>
            <m:e>
              <m:r>
                <w:del w:id="680" w:author="Στάθης Καπ" w:date="2023-02-01T08:52:00Z">
                  <w:rPr>
                    <w:rFonts w:ascii="Cambria Math" w:eastAsiaTheme="minorEastAsia" w:hAnsi="Cambria Math"/>
                  </w:rPr>
                  <m:t>x</m:t>
                </w:del>
              </m:r>
            </m:e>
            <m:sub>
              <m:r>
                <w:del w:id="681" w:author="Στάθης Καπ" w:date="2023-02-01T08:52:00Z">
                  <w:rPr>
                    <w:rFonts w:ascii="Cambria Math" w:eastAsiaTheme="minorEastAsia" w:hAnsi="Cambria Math"/>
                  </w:rPr>
                  <m:t>i,j,t</m:t>
                </w:del>
              </m:r>
            </m:sub>
          </m:sSub>
          <m:r>
            <w:del w:id="682" w:author="Στάθης Καπ" w:date="2023-02-01T08:52:00Z">
              <w:rPr>
                <w:rFonts w:ascii="Cambria Math" w:eastAsiaTheme="minorEastAsia" w:hAnsi="Cambria Math"/>
              </w:rPr>
              <m:t>∙</m:t>
            </w:del>
          </m:r>
          <m:sSub>
            <m:sSubPr>
              <m:ctrlPr>
                <w:del w:id="683" w:author="Στάθης Καπ" w:date="2023-02-01T08:52:00Z">
                  <w:rPr>
                    <w:rFonts w:ascii="Cambria Math" w:eastAsiaTheme="minorEastAsia" w:hAnsi="Cambria Math"/>
                    <w:i/>
                    <w:iCs/>
                    <w:lang w:val="el-GR"/>
                  </w:rPr>
                </w:del>
              </m:ctrlPr>
            </m:sSubPr>
            <m:e>
              <m:r>
                <w:del w:id="684" w:author="Στάθης Καπ" w:date="2023-02-01T08:52:00Z">
                  <w:rPr>
                    <w:rFonts w:ascii="Cambria Math" w:eastAsiaTheme="minorEastAsia" w:hAnsi="Cambria Math"/>
                    <w:lang w:val="el-GR"/>
                  </w:rPr>
                  <m:t>τ</m:t>
                </w:del>
              </m:r>
            </m:e>
            <m:sub>
              <m:r>
                <w:del w:id="685" w:author="Στάθης Καπ" w:date="2023-02-01T08:52:00Z">
                  <w:rPr>
                    <w:rFonts w:ascii="Cambria Math" w:eastAsiaTheme="minorEastAsia" w:hAnsi="Cambria Math"/>
                  </w:rPr>
                  <m:t>i,j,t</m:t>
                </w:del>
              </m:r>
            </m:sub>
          </m:sSub>
          <m:r>
            <w:del w:id="686" w:author="Στάθης Καπ" w:date="2023-02-01T08:52:00Z">
              <w:rPr>
                <w:rFonts w:ascii="Cambria Math" w:eastAsiaTheme="minorEastAsia" w:hAnsi="Cambria Math"/>
                <w:lang w:val="el-GR"/>
              </w:rPr>
              <m:t>≤</m:t>
            </w:del>
          </m:r>
          <m:sSub>
            <m:sSubPr>
              <m:ctrlPr>
                <w:del w:id="687" w:author="Στάθης Καπ" w:date="2023-02-01T08:52:00Z">
                  <w:rPr>
                    <w:rFonts w:ascii="Cambria Math" w:eastAsiaTheme="minorEastAsia" w:hAnsi="Cambria Math"/>
                    <w:i/>
                    <w:iCs/>
                    <w:lang w:val="el-GR"/>
                  </w:rPr>
                </w:del>
              </m:ctrlPr>
            </m:sSubPr>
            <m:e>
              <m:r>
                <w:del w:id="688" w:author="Στάθης Καπ" w:date="2023-02-01T08:52:00Z">
                  <w:rPr>
                    <w:rFonts w:ascii="Cambria Math" w:eastAsiaTheme="minorEastAsia" w:hAnsi="Cambria Math"/>
                    <w:lang w:val="el-GR"/>
                  </w:rPr>
                  <m:t>w</m:t>
                </w:del>
              </m:r>
            </m:e>
            <m:sub>
              <m:r>
                <w:del w:id="689" w:author="Στάθης Καπ" w:date="2023-02-01T08:52:00Z">
                  <w:rPr>
                    <w:rFonts w:ascii="Cambria Math" w:eastAsiaTheme="minorEastAsia" w:hAnsi="Cambria Math"/>
                    <w:lang w:val="el-GR"/>
                  </w:rPr>
                  <m:t>i,j,t</m:t>
                </w:del>
              </m:r>
            </m:sub>
          </m:sSub>
          <m:r>
            <w:del w:id="690" w:author="Στάθης Καπ" w:date="2023-02-01T08:52:00Z">
              <w:rPr>
                <w:rFonts w:ascii="Cambria Math" w:eastAsiaTheme="minorEastAsia" w:hAnsi="Cambria Math"/>
                <w:lang w:val="el-GR"/>
              </w:rPr>
              <m:t>≤</m:t>
            </w:del>
          </m:r>
          <m:sSub>
            <m:sSubPr>
              <m:ctrlPr>
                <w:del w:id="691" w:author="Στάθης Καπ" w:date="2023-02-01T08:52:00Z">
                  <w:rPr>
                    <w:rFonts w:ascii="Cambria Math" w:eastAsiaTheme="minorEastAsia" w:hAnsi="Cambria Math"/>
                    <w:i/>
                    <w:iCs/>
                  </w:rPr>
                </w:del>
              </m:ctrlPr>
            </m:sSubPr>
            <m:e>
              <m:r>
                <w:del w:id="692" w:author="Στάθης Καπ" w:date="2023-02-01T08:52:00Z">
                  <w:rPr>
                    <w:rFonts w:ascii="Cambria Math" w:eastAsiaTheme="minorEastAsia" w:hAnsi="Cambria Math"/>
                  </w:rPr>
                  <m:t>x</m:t>
                </w:del>
              </m:r>
            </m:e>
            <m:sub>
              <m:r>
                <w:del w:id="693" w:author="Στάθης Καπ" w:date="2023-02-01T08:52:00Z">
                  <w:rPr>
                    <w:rFonts w:ascii="Cambria Math" w:eastAsiaTheme="minorEastAsia" w:hAnsi="Cambria Math"/>
                  </w:rPr>
                  <m:t>i,j,t</m:t>
                </w:del>
              </m:r>
            </m:sub>
          </m:sSub>
          <m:r>
            <w:del w:id="694" w:author="Στάθης Καπ" w:date="2023-02-01T08:52:00Z">
              <w:rPr>
                <w:rFonts w:ascii="Cambria Math" w:eastAsiaTheme="minorEastAsia" w:hAnsi="Cambria Math"/>
              </w:rPr>
              <m:t>∙</m:t>
            </w:del>
          </m:r>
          <m:sSub>
            <m:sSubPr>
              <m:ctrlPr>
                <w:del w:id="695" w:author="Στάθης Καπ" w:date="2023-02-01T08:52:00Z">
                  <w:rPr>
                    <w:rFonts w:ascii="Cambria Math" w:eastAsiaTheme="minorEastAsia" w:hAnsi="Cambria Math"/>
                    <w:i/>
                    <w:iCs/>
                    <w:lang w:val="el-GR"/>
                  </w:rPr>
                </w:del>
              </m:ctrlPr>
            </m:sSubPr>
            <m:e>
              <m:r>
                <w:del w:id="696" w:author="Στάθης Καπ" w:date="2023-02-01T08:52:00Z">
                  <w:rPr>
                    <w:rFonts w:ascii="Cambria Math" w:eastAsiaTheme="minorEastAsia" w:hAnsi="Cambria Math"/>
                    <w:lang w:val="el-GR"/>
                  </w:rPr>
                  <m:t>τ</m:t>
                </w:del>
              </m:r>
            </m:e>
            <m:sub>
              <m:r>
                <w:del w:id="697" w:author="Στάθης Καπ" w:date="2023-02-01T08:52:00Z">
                  <w:rPr>
                    <w:rFonts w:ascii="Cambria Math" w:eastAsiaTheme="minorEastAsia" w:hAnsi="Cambria Math"/>
                  </w:rPr>
                  <m:t>i,j,t+1</m:t>
                </w:del>
              </m:r>
            </m:sub>
          </m:sSub>
          <m:r>
            <w:del w:id="698" w:author="Στάθης Καπ" w:date="2023-02-01T08:52:00Z">
              <w:rPr>
                <w:rFonts w:ascii="Cambria Math" w:eastAsiaTheme="minorEastAsia" w:hAnsi="Cambria Math"/>
                <w:lang w:val="el-GR"/>
              </w:rPr>
              <m:t xml:space="preserve"> i=1, ⋯, N-1, j=2, ⋯, N, ∀t</m:t>
            </w:del>
          </m:r>
        </m:oMath>
      </m:oMathPara>
    </w:p>
    <w:p w14:paraId="28B25FC2" w14:textId="2CBD2913" w:rsidR="001B72DC" w:rsidRPr="001B72DC" w:rsidDel="000A523F" w:rsidRDefault="00227D7C" w:rsidP="006703D1">
      <w:pPr>
        <w:rPr>
          <w:del w:id="699" w:author="Στάθης Καπ" w:date="2023-02-01T08:52:00Z"/>
          <w:rFonts w:eastAsiaTheme="minorEastAsia"/>
          <w:lang w:val="el-GR"/>
        </w:rPr>
      </w:pPr>
      <m:oMathPara>
        <m:oMathParaPr>
          <m:jc m:val="left"/>
        </m:oMathParaPr>
        <m:oMath>
          <m:nary>
            <m:naryPr>
              <m:chr m:val="∑"/>
              <m:limLoc m:val="undOvr"/>
              <m:ctrlPr>
                <w:del w:id="700" w:author="Στάθης Καπ" w:date="2023-02-01T08:52:00Z">
                  <w:rPr>
                    <w:rFonts w:ascii="Cambria Math" w:eastAsiaTheme="minorEastAsia" w:hAnsi="Cambria Math"/>
                    <w:i/>
                    <w:lang w:val="el-GR"/>
                  </w:rPr>
                </w:del>
              </m:ctrlPr>
            </m:naryPr>
            <m:sub>
              <m:r>
                <w:del w:id="701" w:author="Στάθης Καπ" w:date="2023-02-01T08:52:00Z">
                  <w:rPr>
                    <w:rFonts w:ascii="Cambria Math" w:eastAsiaTheme="minorEastAsia" w:hAnsi="Cambria Math"/>
                    <w:lang w:val="el-GR"/>
                  </w:rPr>
                  <m:t>i=1</m:t>
                </w:del>
              </m:r>
            </m:sub>
            <m:sup>
              <m:r>
                <w:del w:id="702" w:author="Στάθης Καπ" w:date="2023-02-01T08:52:00Z">
                  <w:rPr>
                    <w:rFonts w:ascii="Cambria Math" w:eastAsiaTheme="minorEastAsia" w:hAnsi="Cambria Math"/>
                    <w:lang w:val="el-GR"/>
                  </w:rPr>
                  <m:t>N-1</m:t>
                </w:del>
              </m:r>
            </m:sup>
            <m:e>
              <m:nary>
                <m:naryPr>
                  <m:chr m:val="∑"/>
                  <m:limLoc m:val="undOvr"/>
                  <m:ctrlPr>
                    <w:del w:id="703" w:author="Στάθης Καπ" w:date="2023-02-01T08:52:00Z">
                      <w:rPr>
                        <w:rFonts w:ascii="Cambria Math" w:eastAsiaTheme="minorEastAsia" w:hAnsi="Cambria Math"/>
                        <w:i/>
                        <w:lang w:val="el-GR"/>
                      </w:rPr>
                    </w:del>
                  </m:ctrlPr>
                </m:naryPr>
                <m:sub>
                  <m:r>
                    <w:del w:id="704" w:author="Στάθης Καπ" w:date="2023-02-01T08:52:00Z">
                      <w:rPr>
                        <w:rFonts w:ascii="Cambria Math" w:eastAsiaTheme="minorEastAsia" w:hAnsi="Cambria Math"/>
                        <w:lang w:val="el-GR"/>
                      </w:rPr>
                      <m:t>j=2</m:t>
                    </w:del>
                  </m:r>
                </m:sub>
                <m:sup>
                  <m:r>
                    <w:del w:id="705" w:author="Στάθης Καπ" w:date="2023-02-01T08:52:00Z">
                      <w:rPr>
                        <w:rFonts w:ascii="Cambria Math" w:eastAsiaTheme="minorEastAsia" w:hAnsi="Cambria Math"/>
                        <w:lang w:val="el-GR"/>
                      </w:rPr>
                      <m:t>N</m:t>
                    </w:del>
                  </m:r>
                </m:sup>
                <m:e>
                  <m:nary>
                    <m:naryPr>
                      <m:chr m:val="∑"/>
                      <m:limLoc m:val="undOvr"/>
                      <m:ctrlPr>
                        <w:del w:id="706" w:author="Στάθης Καπ" w:date="2023-02-01T08:52:00Z">
                          <w:rPr>
                            <w:rFonts w:ascii="Cambria Math" w:eastAsiaTheme="minorEastAsia" w:hAnsi="Cambria Math"/>
                            <w:i/>
                            <w:lang w:val="el-GR"/>
                          </w:rPr>
                        </w:del>
                      </m:ctrlPr>
                    </m:naryPr>
                    <m:sub>
                      <m:r>
                        <w:del w:id="707" w:author="Στάθης Καπ" w:date="2023-02-01T08:52:00Z">
                          <w:rPr>
                            <w:rFonts w:ascii="Cambria Math" w:eastAsiaTheme="minorEastAsia" w:hAnsi="Cambria Math"/>
                            <w:lang w:val="el-GR"/>
                          </w:rPr>
                          <m:t>t=1</m:t>
                        </w:del>
                      </m:r>
                    </m:sub>
                    <m:sup>
                      <m:sSub>
                        <m:sSubPr>
                          <m:ctrlPr>
                            <w:del w:id="708" w:author="Στάθης Καπ" w:date="2023-02-01T08:52:00Z">
                              <w:rPr>
                                <w:rFonts w:ascii="Cambria Math" w:eastAsiaTheme="minorEastAsia" w:hAnsi="Cambria Math"/>
                                <w:i/>
                                <w:lang w:val="el-GR"/>
                              </w:rPr>
                            </w:del>
                          </m:ctrlPr>
                        </m:sSubPr>
                        <m:e>
                          <m:r>
                            <w:del w:id="709" w:author="Στάθης Καπ" w:date="2023-02-01T08:52:00Z">
                              <w:rPr>
                                <w:rFonts w:ascii="Cambria Math" w:eastAsiaTheme="minorEastAsia" w:hAnsi="Cambria Math"/>
                                <w:lang w:val="el-GR"/>
                              </w:rPr>
                              <m:t>T</m:t>
                            </w:del>
                          </m:r>
                        </m:e>
                        <m:sub>
                          <m:r>
                            <w:del w:id="710" w:author="Στάθης Καπ" w:date="2023-02-01T08:52:00Z">
                              <w:rPr>
                                <w:rFonts w:ascii="Cambria Math" w:eastAsiaTheme="minorEastAsia" w:hAnsi="Cambria Math"/>
                                <w:lang w:val="el-GR"/>
                              </w:rPr>
                              <m:t>ij</m:t>
                            </w:del>
                          </m:r>
                        </m:sub>
                      </m:sSub>
                    </m:sup>
                    <m:e>
                      <m:d>
                        <m:dPr>
                          <m:begChr m:val="["/>
                          <m:endChr m:val="]"/>
                          <m:ctrlPr>
                            <w:del w:id="711" w:author="Στάθης Καπ" w:date="2023-02-01T08:52:00Z">
                              <w:rPr>
                                <w:rFonts w:ascii="Cambria Math" w:eastAsiaTheme="minorEastAsia" w:hAnsi="Cambria Math"/>
                                <w:i/>
                                <w:lang w:val="el-GR"/>
                              </w:rPr>
                            </w:del>
                          </m:ctrlPr>
                        </m:dPr>
                        <m:e>
                          <m:sSub>
                            <m:sSubPr>
                              <m:ctrlPr>
                                <w:del w:id="712" w:author="Στάθης Καπ" w:date="2023-02-01T08:52:00Z">
                                  <w:rPr>
                                    <w:rFonts w:ascii="Cambria Math" w:eastAsiaTheme="minorEastAsia" w:hAnsi="Cambria Math"/>
                                    <w:i/>
                                    <w:lang w:val="el-GR"/>
                                  </w:rPr>
                                </w:del>
                              </m:ctrlPr>
                            </m:sSubPr>
                            <m:e>
                              <m:r>
                                <w:del w:id="713" w:author="Στάθης Καπ" w:date="2023-02-01T08:52:00Z">
                                  <w:rPr>
                                    <w:rFonts w:ascii="Cambria Math" w:eastAsiaTheme="minorEastAsia" w:hAnsi="Cambria Math"/>
                                    <w:lang w:val="el-GR"/>
                                  </w:rPr>
                                  <m:t>θ</m:t>
                                </w:del>
                              </m:r>
                            </m:e>
                            <m:sub>
                              <m:r>
                                <w:del w:id="714" w:author="Στάθης Καπ" w:date="2023-02-01T08:52:00Z">
                                  <w:rPr>
                                    <w:rFonts w:ascii="Cambria Math" w:eastAsiaTheme="minorEastAsia" w:hAnsi="Cambria Math"/>
                                  </w:rPr>
                                  <m:t>i,j,t</m:t>
                                </w:del>
                              </m:r>
                            </m:sub>
                          </m:sSub>
                          <m:r>
                            <w:del w:id="715" w:author="Στάθης Καπ" w:date="2023-02-01T08:52:00Z">
                              <w:rPr>
                                <w:rFonts w:ascii="Cambria Math" w:eastAsiaTheme="minorEastAsia" w:hAnsi="Cambria Math"/>
                                <w:lang w:val="el-GR"/>
                              </w:rPr>
                              <m:t>∙</m:t>
                            </w:del>
                          </m:r>
                          <m:sSub>
                            <m:sSubPr>
                              <m:ctrlPr>
                                <w:del w:id="716" w:author="Στάθης Καπ" w:date="2023-02-01T08:52:00Z">
                                  <w:rPr>
                                    <w:rFonts w:ascii="Cambria Math" w:eastAsiaTheme="minorEastAsia" w:hAnsi="Cambria Math"/>
                                    <w:i/>
                                  </w:rPr>
                                </w:del>
                              </m:ctrlPr>
                            </m:sSubPr>
                            <m:e>
                              <m:r>
                                <w:del w:id="717" w:author="Στάθης Καπ" w:date="2023-02-01T08:52:00Z">
                                  <w:rPr>
                                    <w:rFonts w:ascii="Cambria Math" w:eastAsiaTheme="minorEastAsia" w:hAnsi="Cambria Math"/>
                                  </w:rPr>
                                  <m:t>w</m:t>
                                </w:del>
                              </m:r>
                            </m:e>
                            <m:sub>
                              <m:r>
                                <w:del w:id="718" w:author="Στάθης Καπ" w:date="2023-02-01T08:52:00Z">
                                  <w:rPr>
                                    <w:rFonts w:ascii="Cambria Math" w:eastAsiaTheme="minorEastAsia" w:hAnsi="Cambria Math"/>
                                  </w:rPr>
                                  <m:t>i,j,t</m:t>
                                </w:del>
                              </m:r>
                            </m:sub>
                          </m:sSub>
                          <m:r>
                            <w:del w:id="719" w:author="Στάθης Καπ" w:date="2023-02-01T08:52:00Z">
                              <w:rPr>
                                <w:rFonts w:ascii="Cambria Math" w:eastAsiaTheme="minorEastAsia" w:hAnsi="Cambria Math"/>
                              </w:rPr>
                              <m:t>+</m:t>
                            </w:del>
                          </m:r>
                          <m:sSub>
                            <m:sSubPr>
                              <m:ctrlPr>
                                <w:del w:id="720" w:author="Στάθης Καπ" w:date="2023-02-01T08:52:00Z">
                                  <w:rPr>
                                    <w:rFonts w:ascii="Cambria Math" w:eastAsiaTheme="minorEastAsia" w:hAnsi="Cambria Math"/>
                                    <w:i/>
                                    <w:lang w:val="el-GR"/>
                                  </w:rPr>
                                </w:del>
                              </m:ctrlPr>
                            </m:sSubPr>
                            <m:e>
                              <m:r>
                                <w:del w:id="721" w:author="Στάθης Καπ" w:date="2023-02-01T08:52:00Z">
                                  <w:rPr>
                                    <w:rFonts w:ascii="Cambria Math" w:eastAsiaTheme="minorEastAsia" w:hAnsi="Cambria Math"/>
                                    <w:lang w:val="el-GR"/>
                                  </w:rPr>
                                  <m:t>η</m:t>
                                </w:del>
                              </m:r>
                            </m:e>
                            <m:sub>
                              <m:r>
                                <w:del w:id="722" w:author="Στάθης Καπ" w:date="2023-02-01T08:52:00Z">
                                  <w:rPr>
                                    <w:rFonts w:ascii="Cambria Math" w:eastAsiaTheme="minorEastAsia" w:hAnsi="Cambria Math"/>
                                  </w:rPr>
                                  <m:t>i,j,t</m:t>
                                </w:del>
                              </m:r>
                            </m:sub>
                          </m:sSub>
                          <m:r>
                            <w:del w:id="723" w:author="Στάθης Καπ" w:date="2023-02-01T08:52:00Z">
                              <w:rPr>
                                <w:rFonts w:ascii="Cambria Math" w:eastAsiaTheme="minorEastAsia" w:hAnsi="Cambria Math"/>
                                <w:lang w:val="el-GR"/>
                              </w:rPr>
                              <m:t>∙</m:t>
                            </w:del>
                          </m:r>
                          <m:sSub>
                            <m:sSubPr>
                              <m:ctrlPr>
                                <w:del w:id="724" w:author="Στάθης Καπ" w:date="2023-02-01T08:52:00Z">
                                  <w:rPr>
                                    <w:rFonts w:ascii="Cambria Math" w:eastAsiaTheme="minorEastAsia" w:hAnsi="Cambria Math"/>
                                    <w:i/>
                                    <w:lang w:val="el-GR"/>
                                  </w:rPr>
                                </w:del>
                              </m:ctrlPr>
                            </m:sSubPr>
                            <m:e>
                              <m:r>
                                <w:del w:id="725" w:author="Στάθης Καπ" w:date="2023-02-01T08:52:00Z">
                                  <w:rPr>
                                    <w:rFonts w:ascii="Cambria Math" w:eastAsiaTheme="minorEastAsia" w:hAnsi="Cambria Math"/>
                                    <w:lang w:val="el-GR"/>
                                  </w:rPr>
                                  <m:t>x</m:t>
                                </w:del>
                              </m:r>
                            </m:e>
                            <m:sub>
                              <m:r>
                                <w:del w:id="726" w:author="Στάθης Καπ" w:date="2023-02-01T08:52:00Z">
                                  <w:rPr>
                                    <w:rFonts w:ascii="Cambria Math" w:eastAsiaTheme="minorEastAsia" w:hAnsi="Cambria Math"/>
                                    <w:lang w:val="el-GR"/>
                                  </w:rPr>
                                  <m:t>i,j,t</m:t>
                                </w:del>
                              </m:r>
                            </m:sub>
                          </m:sSub>
                        </m:e>
                      </m:d>
                    </m:e>
                  </m:nary>
                </m:e>
              </m:nary>
            </m:e>
          </m:nary>
          <m:r>
            <w:del w:id="727" w:author="Στάθης Καπ" w:date="2023-02-01T08:52:00Z">
              <w:rPr>
                <w:rFonts w:ascii="Cambria Math" w:eastAsiaTheme="minorEastAsia" w:hAnsi="Cambria Math"/>
                <w:lang w:val="el-GR"/>
              </w:rPr>
              <m:t>≤</m:t>
            </w:del>
          </m:r>
          <m:sSub>
            <m:sSubPr>
              <m:ctrlPr>
                <w:del w:id="728" w:author="Στάθης Καπ" w:date="2023-02-01T08:52:00Z">
                  <w:rPr>
                    <w:rFonts w:ascii="Cambria Math" w:eastAsiaTheme="minorEastAsia" w:hAnsi="Cambria Math"/>
                    <w:i/>
                    <w:lang w:val="el-GR"/>
                  </w:rPr>
                </w:del>
              </m:ctrlPr>
            </m:sSubPr>
            <m:e>
              <m:r>
                <w:del w:id="729" w:author="Στάθης Καπ" w:date="2023-02-01T08:52:00Z">
                  <w:rPr>
                    <w:rFonts w:ascii="Cambria Math" w:eastAsiaTheme="minorEastAsia" w:hAnsi="Cambria Math"/>
                    <w:lang w:val="el-GR"/>
                  </w:rPr>
                  <m:t>t</m:t>
                </w:del>
              </m:r>
            </m:e>
            <m:sub>
              <m:r>
                <w:del w:id="730" w:author="Στάθης Καπ" w:date="2023-02-01T08:52:00Z">
                  <w:rPr>
                    <w:rFonts w:ascii="Cambria Math" w:eastAsiaTheme="minorEastAsia" w:hAnsi="Cambria Math"/>
                    <w:lang w:val="el-GR"/>
                  </w:rPr>
                  <m:t>max</m:t>
                </w:del>
              </m:r>
            </m:sub>
          </m:sSub>
        </m:oMath>
      </m:oMathPara>
    </w:p>
    <w:p w14:paraId="5E106A5E" w14:textId="2DD3E13C" w:rsidR="001B72DC" w:rsidRPr="001B72DC" w:rsidDel="000A523F" w:rsidRDefault="00227D7C" w:rsidP="006703D1">
      <w:pPr>
        <w:rPr>
          <w:del w:id="731" w:author="Στάθης Καπ" w:date="2023-02-01T08:52:00Z"/>
          <w:rFonts w:eastAsiaTheme="minorEastAsia"/>
          <w:i/>
          <w:lang w:val="el-GR"/>
        </w:rPr>
      </w:pPr>
      <m:oMathPara>
        <m:oMathParaPr>
          <m:jc m:val="left"/>
        </m:oMathParaPr>
        <m:oMath>
          <m:sSub>
            <m:sSubPr>
              <m:ctrlPr>
                <w:del w:id="732" w:author="Στάθης Καπ" w:date="2023-02-01T08:52:00Z">
                  <w:rPr>
                    <w:rFonts w:ascii="Cambria Math" w:eastAsiaTheme="minorEastAsia" w:hAnsi="Cambria Math"/>
                    <w:i/>
                    <w:lang w:val="el-GR"/>
                  </w:rPr>
                </w:del>
              </m:ctrlPr>
            </m:sSubPr>
            <m:e>
              <m:r>
                <w:del w:id="733" w:author="Στάθης Καπ" w:date="2023-02-01T08:52:00Z">
                  <w:rPr>
                    <w:rFonts w:ascii="Cambria Math" w:eastAsiaTheme="minorEastAsia" w:hAnsi="Cambria Math"/>
                    <w:lang w:val="el-GR"/>
                  </w:rPr>
                  <m:t>w</m:t>
                </w:del>
              </m:r>
            </m:e>
            <m:sub>
              <m:r>
                <w:del w:id="734" w:author="Στάθης Καπ" w:date="2023-02-01T08:52:00Z">
                  <w:rPr>
                    <w:rFonts w:ascii="Cambria Math" w:eastAsiaTheme="minorEastAsia" w:hAnsi="Cambria Math"/>
                    <w:lang w:val="el-GR"/>
                  </w:rPr>
                  <m:t>1,i,1</m:t>
                </w:del>
              </m:r>
            </m:sub>
          </m:sSub>
          <m:r>
            <w:del w:id="735" w:author="Στάθης Καπ" w:date="2023-02-01T08:52:00Z">
              <w:rPr>
                <w:rFonts w:ascii="Cambria Math" w:eastAsiaTheme="minorEastAsia" w:hAnsi="Cambria Math"/>
                <w:lang w:val="el-GR"/>
              </w:rPr>
              <m:t>=0 ∀1, ⋯, N</m:t>
            </w:del>
          </m:r>
        </m:oMath>
      </m:oMathPara>
    </w:p>
    <w:p w14:paraId="36CD90A2" w14:textId="7D132235" w:rsidR="0050213B" w:rsidRPr="001B72DC" w:rsidDel="000A523F" w:rsidRDefault="00227D7C" w:rsidP="006703D1">
      <w:pPr>
        <w:rPr>
          <w:del w:id="736" w:author="Στάθης Καπ" w:date="2023-02-01T08:52:00Z"/>
          <w:rFonts w:eastAsiaTheme="minorEastAsia"/>
          <w:i/>
          <w:lang w:val="el-GR"/>
        </w:rPr>
      </w:pPr>
      <m:oMathPara>
        <m:oMathParaPr>
          <m:jc m:val="left"/>
        </m:oMathParaPr>
        <m:oMath>
          <m:sSub>
            <m:sSubPr>
              <m:ctrlPr>
                <w:del w:id="737" w:author="Στάθης Καπ" w:date="2023-02-01T08:52:00Z">
                  <w:rPr>
                    <w:rFonts w:ascii="Cambria Math" w:eastAsiaTheme="minorEastAsia" w:hAnsi="Cambria Math"/>
                    <w:i/>
                    <w:lang w:val="el-GR"/>
                  </w:rPr>
                </w:del>
              </m:ctrlPr>
            </m:sSubPr>
            <m:e>
              <m:r>
                <w:del w:id="738" w:author="Στάθης Καπ" w:date="2023-02-01T08:52:00Z">
                  <w:rPr>
                    <w:rFonts w:ascii="Cambria Math" w:eastAsiaTheme="minorEastAsia" w:hAnsi="Cambria Math"/>
                    <w:lang w:val="el-GR"/>
                  </w:rPr>
                  <m:t>x</m:t>
                </w:del>
              </m:r>
            </m:e>
            <m:sub>
              <m:r>
                <w:del w:id="739" w:author="Στάθης Καπ" w:date="2023-02-01T08:52:00Z">
                  <w:rPr>
                    <w:rFonts w:ascii="Cambria Math" w:eastAsiaTheme="minorEastAsia" w:hAnsi="Cambria Math"/>
                    <w:lang w:val="el-GR"/>
                  </w:rPr>
                  <m:t>i,j,t</m:t>
                </w:del>
              </m:r>
            </m:sub>
          </m:sSub>
          <m:r>
            <w:del w:id="740" w:author="Στάθης Καπ" w:date="2023-02-01T08:52:00Z">
              <w:rPr>
                <w:rFonts w:ascii="Cambria Math" w:eastAsiaTheme="minorEastAsia" w:hAnsi="Cambria Math"/>
                <w:lang w:val="el-GR"/>
              </w:rPr>
              <m:t>∈</m:t>
            </w:del>
          </m:r>
          <m:d>
            <m:dPr>
              <m:ctrlPr>
                <w:del w:id="741" w:author="Στάθης Καπ" w:date="2023-02-01T08:52:00Z">
                  <w:rPr>
                    <w:rFonts w:ascii="Cambria Math" w:eastAsiaTheme="minorEastAsia" w:hAnsi="Cambria Math"/>
                    <w:i/>
                    <w:lang w:val="el-GR"/>
                  </w:rPr>
                </w:del>
              </m:ctrlPr>
            </m:dPr>
            <m:e>
              <m:r>
                <w:del w:id="742" w:author="Στάθης Καπ" w:date="2023-02-01T08:52:00Z">
                  <w:rPr>
                    <w:rFonts w:ascii="Cambria Math" w:eastAsiaTheme="minorEastAsia" w:hAnsi="Cambria Math"/>
                    <w:lang w:val="el-GR"/>
                  </w:rPr>
                  <m:t>0,1</m:t>
                </w:del>
              </m:r>
            </m:e>
          </m:d>
          <m:r>
            <w:del w:id="743" w:author="Στάθης Καπ" w:date="2023-02-01T08:52:00Z">
              <w:rPr>
                <w:rFonts w:ascii="Cambria Math" w:eastAsiaTheme="minorEastAsia" w:hAnsi="Cambria Math"/>
                <w:lang w:val="el-GR"/>
              </w:rPr>
              <m:t>; 0≤</m:t>
            </w:del>
          </m:r>
          <m:sSub>
            <m:sSubPr>
              <m:ctrlPr>
                <w:del w:id="744" w:author="Στάθης Καπ" w:date="2023-02-01T08:52:00Z">
                  <w:rPr>
                    <w:rFonts w:ascii="Cambria Math" w:eastAsiaTheme="minorEastAsia" w:hAnsi="Cambria Math"/>
                    <w:i/>
                    <w:lang w:val="el-GR"/>
                  </w:rPr>
                </w:del>
              </m:ctrlPr>
            </m:sSubPr>
            <m:e>
              <m:r>
                <w:del w:id="745" w:author="Στάθης Καπ" w:date="2023-02-01T08:52:00Z">
                  <w:rPr>
                    <w:rFonts w:ascii="Cambria Math" w:eastAsiaTheme="minorEastAsia" w:hAnsi="Cambria Math"/>
                    <w:lang w:val="el-GR"/>
                  </w:rPr>
                  <m:t>w</m:t>
                </w:del>
              </m:r>
            </m:e>
            <m:sub>
              <m:r>
                <w:del w:id="746" w:author="Στάθης Καπ" w:date="2023-02-01T08:52:00Z">
                  <w:rPr>
                    <w:rFonts w:ascii="Cambria Math" w:eastAsiaTheme="minorEastAsia" w:hAnsi="Cambria Math"/>
                    <w:lang w:val="el-GR"/>
                  </w:rPr>
                  <m:t>i,j,t</m:t>
                </w:del>
              </m:r>
            </m:sub>
          </m:sSub>
          <m:r>
            <w:del w:id="747" w:author="Στάθης Καπ" w:date="2023-02-01T08:52:00Z">
              <w:rPr>
                <w:rFonts w:ascii="Cambria Math" w:eastAsiaTheme="minorEastAsia" w:hAnsi="Cambria Math"/>
                <w:lang w:val="el-GR"/>
              </w:rPr>
              <m:t>≤</m:t>
            </w:del>
          </m:r>
          <m:sSub>
            <m:sSubPr>
              <m:ctrlPr>
                <w:del w:id="748" w:author="Στάθης Καπ" w:date="2023-02-01T08:52:00Z">
                  <w:rPr>
                    <w:rFonts w:ascii="Cambria Math" w:eastAsiaTheme="minorEastAsia" w:hAnsi="Cambria Math"/>
                    <w:i/>
                    <w:lang w:val="el-GR"/>
                  </w:rPr>
                </w:del>
              </m:ctrlPr>
            </m:sSubPr>
            <m:e>
              <m:r>
                <w:del w:id="749" w:author="Στάθης Καπ" w:date="2023-02-01T08:52:00Z">
                  <w:rPr>
                    <w:rFonts w:ascii="Cambria Math" w:eastAsiaTheme="minorEastAsia" w:hAnsi="Cambria Math"/>
                    <w:lang w:val="el-GR"/>
                  </w:rPr>
                  <m:t>t</m:t>
                </w:del>
              </m:r>
            </m:e>
            <m:sub>
              <m:r>
                <w:del w:id="750" w:author="Στάθης Καπ" w:date="2023-02-01T08:52:00Z">
                  <w:rPr>
                    <w:rFonts w:ascii="Cambria Math" w:eastAsiaTheme="minorEastAsia" w:hAnsi="Cambria Math"/>
                    <w:lang w:val="el-GR"/>
                  </w:rPr>
                  <m:t>max</m:t>
                </w:del>
              </m:r>
            </m:sub>
          </m:sSub>
          <m:r>
            <w:del w:id="751" w:author="Στάθης Καπ" w:date="2023-02-01T08:52:00Z">
              <w:rPr>
                <w:rFonts w:ascii="Cambria Math" w:eastAsiaTheme="minorEastAsia" w:hAnsi="Cambria Math"/>
                <w:lang w:val="el-GR"/>
              </w:rPr>
              <m:t xml:space="preserve"> ∀t,i,j=1, ⋯, N</m:t>
            </w:del>
          </m:r>
        </m:oMath>
      </m:oMathPara>
    </w:p>
    <w:p w14:paraId="073273B1" w14:textId="77777777" w:rsidR="0050213B" w:rsidDel="003C4F68" w:rsidRDefault="0050213B" w:rsidP="006703D1">
      <w:pPr>
        <w:rPr>
          <w:del w:id="752" w:author="Στάθης Καπ" w:date="2023-02-01T08:54:00Z"/>
          <w:iCs/>
        </w:rPr>
      </w:pPr>
    </w:p>
    <w:p w14:paraId="358D02CD" w14:textId="346D1FCE" w:rsidR="00D02630" w:rsidRPr="00A550FC" w:rsidRDefault="00D02630" w:rsidP="006703D1">
      <w:pPr>
        <w:rPr>
          <w:lang w:val="el-GR"/>
        </w:rPr>
      </w:pPr>
      <w:r w:rsidRPr="003C3C99">
        <w:rPr>
          <w:lang w:val="el-GR"/>
        </w:rPr>
        <w:t xml:space="preserve">Η </w:t>
      </w:r>
      <w:r w:rsidRPr="00670160">
        <w:rPr>
          <w:highlight w:val="yellow"/>
          <w:lang w:val="el-GR"/>
          <w:rPrChange w:id="753" w:author="Charalampos Konstantopoulos" w:date="2023-02-01T06:01:00Z">
            <w:rPr>
              <w:lang w:val="el-GR"/>
            </w:rPr>
          </w:rPrChange>
        </w:rPr>
        <w:t>σχέση 2.7</w:t>
      </w:r>
      <w:r w:rsidRPr="003C3C99">
        <w:rPr>
          <w:lang w:val="el-GR"/>
        </w:rPr>
        <w:t xml:space="preserve"> αντιπροσωπεύει το στόχο μεγιστοποίησης του συνολικού κέρδους. Η σχέση 2.8 διασφαλίζει πως κάθε τροχιά, αρχίζει από τον κόμβο 1 και καταλήγει στον κόμβο Ν. Η σχέση 2.9 διασφαλίζει πως σε κάθε κόμβο θα πραγματοποιείται το πολύ μία επίσκεψη. Η σχέση 2.10 διαβεβαιώνει πως η ώρα αναχώρησης από έναν κόμβο </w:t>
      </w:r>
      <w:r>
        <w:t>j</w:t>
      </w:r>
      <w:r w:rsidRPr="003C3C99">
        <w:rPr>
          <w:lang w:val="el-GR"/>
        </w:rPr>
        <w:t xml:space="preserve"> που έπεται από έναν κόμβο </w:t>
      </w:r>
      <w:r>
        <w:t>i</w:t>
      </w:r>
      <w:r w:rsidRPr="003C3C99">
        <w:rPr>
          <w:lang w:val="el-GR"/>
        </w:rPr>
        <w:t xml:space="preserve"> ισούται με την ώρα αναχώρησης από τον </w:t>
      </w:r>
      <w:r>
        <w:t>i</w:t>
      </w:r>
      <w:r w:rsidRPr="003C3C99">
        <w:rPr>
          <w:lang w:val="el-GR"/>
        </w:rPr>
        <w:t xml:space="preserve"> συν το χρόνο ταξιδιού της ακμής </w:t>
      </w:r>
      <w:r>
        <w:t>i</w:t>
      </w:r>
      <w:r w:rsidRPr="003C3C99">
        <w:rPr>
          <w:lang w:val="el-GR"/>
        </w:rPr>
        <w:t xml:space="preserve"> → </w:t>
      </w:r>
      <w:r>
        <w:t>j</w:t>
      </w:r>
      <w:r w:rsidRPr="00670160">
        <w:rPr>
          <w:highlight w:val="yellow"/>
          <w:lang w:val="el-GR"/>
          <w:rPrChange w:id="754" w:author="Charalampos Konstantopoulos" w:date="2023-02-01T06:01:00Z">
            <w:rPr>
              <w:lang w:val="el-GR"/>
            </w:rPr>
          </w:rPrChange>
        </w:rPr>
        <w:t>.</w:t>
      </w:r>
      <w:ins w:id="755" w:author="Στάθης Καπ" w:date="2023-02-02T05:47:00Z">
        <w:r w:rsidR="00026518">
          <w:rPr>
            <w:highlight w:val="yellow"/>
            <w:lang w:val="el-GR"/>
          </w:rPr>
          <w:t xml:space="preserve"> </w:t>
        </w:r>
      </w:ins>
      <w:r w:rsidRPr="00670160">
        <w:rPr>
          <w:highlight w:val="yellow"/>
          <w:lang w:val="el-GR"/>
          <w:rPrChange w:id="756" w:author="Charalampos Konstantopoulos" w:date="2023-02-01T06:01:00Z">
            <w:rPr>
              <w:lang w:val="el-GR"/>
            </w:rPr>
          </w:rPrChange>
        </w:rPr>
        <w:t>Για</w:t>
      </w:r>
      <w:r w:rsidRPr="003C3C99">
        <w:rPr>
          <w:lang w:val="el-GR"/>
        </w:rPr>
        <w:t xml:space="preserve"> να ισχύει η σχέση αυτή, θεωρείται πως δεν υπάρχουν χρόνοι αναμονής. Η σχέσεις 2.11 και 2.12 κατηγοριοποιούν κάθε ώρα αναχώρησης σε χρονοθυρίδες (</w:t>
      </w:r>
      <w:r>
        <w:t>time</w:t>
      </w:r>
      <w:r w:rsidRPr="003C3C99">
        <w:rPr>
          <w:lang w:val="el-GR"/>
        </w:rPr>
        <w:t xml:space="preserve"> </w:t>
      </w:r>
      <w:r>
        <w:t>slots</w:t>
      </w:r>
      <w:r w:rsidRPr="003C3C99">
        <w:rPr>
          <w:lang w:val="el-GR"/>
        </w:rPr>
        <w:t xml:space="preserve">) χρησιμοποιώντας τα αντίστοιχα της θ και η. Η σχέση 2.13 διασφαλίζει πως η τροχιά ξεκινάει στο πρώτο </w:t>
      </w:r>
      <w:r>
        <w:t>timeslot</w:t>
      </w:r>
      <w:r w:rsidRPr="003C3C99">
        <w:rPr>
          <w:lang w:val="el-GR"/>
        </w:rPr>
        <w:t xml:space="preserve"> ενώ η 2.14 πως όλες οι ώρες αναχώρησης </w:t>
      </w:r>
      <w:commentRangeStart w:id="757"/>
      <w:r w:rsidRPr="003C3C99">
        <w:rPr>
          <w:lang w:val="el-GR"/>
        </w:rPr>
        <w:t xml:space="preserve">είναι </w:t>
      </w:r>
      <w:del w:id="758" w:author="Στάθης Καπ" w:date="2023-02-02T05:48:00Z">
        <w:r w:rsidRPr="003C3C99" w:rsidDel="006D5D13">
          <w:rPr>
            <w:lang w:val="el-GR"/>
          </w:rPr>
          <w:delText xml:space="preserve">μεγαλύτερες </w:delText>
        </w:r>
      </w:del>
      <w:commentRangeEnd w:id="757"/>
      <w:ins w:id="759" w:author="Στάθης Καπ" w:date="2023-02-02T05:48:00Z">
        <w:r w:rsidR="006D5D13">
          <w:rPr>
            <w:lang w:val="el-GR"/>
          </w:rPr>
          <w:t>μικρότερες</w:t>
        </w:r>
        <w:r w:rsidR="006D5D13" w:rsidRPr="003C3C99">
          <w:rPr>
            <w:lang w:val="el-GR"/>
          </w:rPr>
          <w:t xml:space="preserve"> </w:t>
        </w:r>
      </w:ins>
      <w:r w:rsidR="00670160">
        <w:rPr>
          <w:rStyle w:val="CommentReference"/>
        </w:rPr>
        <w:commentReference w:id="757"/>
      </w:r>
      <w:r w:rsidRPr="003C3C99">
        <w:rPr>
          <w:lang w:val="el-GR"/>
        </w:rPr>
        <w:t xml:space="preserve">ή </w:t>
      </w:r>
      <w:r w:rsidR="00E072B7" w:rsidRPr="003C3C99">
        <w:rPr>
          <w:lang w:val="el-GR"/>
        </w:rPr>
        <w:t>ίσες</w:t>
      </w:r>
      <w:r w:rsidRPr="003C3C99">
        <w:rPr>
          <w:lang w:val="el-GR"/>
        </w:rPr>
        <w:t xml:space="preserve"> του </w:t>
      </w: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Pr="003C3C99">
        <w:rPr>
          <w:lang w:val="el-GR"/>
        </w:rPr>
        <w:t xml:space="preserve">. Μια χρονοθυρίδα δημιουργείται εάν κατά τη διάρκεια ενός ταξιδιού από έναν κόμβο </w:t>
      </w:r>
      <w:r>
        <w:t>i</w:t>
      </w:r>
      <w:r w:rsidRPr="003C3C99">
        <w:rPr>
          <w:lang w:val="el-GR"/>
        </w:rPr>
        <w:t xml:space="preserve"> προς έναν κόμβο </w:t>
      </w:r>
      <w:r>
        <w:t>j</w:t>
      </w:r>
      <w:r w:rsidRPr="003C3C99">
        <w:rPr>
          <w:lang w:val="el-GR"/>
        </w:rPr>
        <w:t xml:space="preserve"> αλλάξει ο χρόνος ταξιδιού του </w:t>
      </w:r>
      <w:r>
        <w:t>i</w:t>
      </w:r>
      <w:r w:rsidRPr="003C3C99">
        <w:rPr>
          <w:lang w:val="el-GR"/>
        </w:rPr>
        <w:t xml:space="preserve"> → </w:t>
      </w:r>
      <w:r>
        <w:t>j</w:t>
      </w:r>
      <w:r w:rsidRPr="003C3C99">
        <w:rPr>
          <w:lang w:val="el-GR"/>
        </w:rPr>
        <w:t xml:space="preserve">. Στη περίπτωση αυτή, η χρονική στιγμή της αλλαγής αποθηκεύεται σαν το κάτω όριο της νέας χρονοθυρίδας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003C3C99" w:rsidRPr="00E149D0">
        <w:rPr>
          <w:rFonts w:eastAsiaTheme="minorEastAsia"/>
          <w:lang w:val="el-GR"/>
        </w:rPr>
        <w:t xml:space="preserve"> </w:t>
      </w:r>
      <w:r w:rsidRPr="003C3C99">
        <w:rPr>
          <w:lang w:val="el-GR"/>
        </w:rPr>
        <w:t xml:space="preserve">μαζί με τους αντίστοιχους συντελεστές </w:t>
      </w:r>
      <m:oMath>
        <m:sSub>
          <m:sSubPr>
            <m:ctrlPr>
              <w:rPr>
                <w:rFonts w:ascii="Cambria Math" w:hAnsi="Cambria Math"/>
                <w:i/>
                <w:lang w:val="el-GR"/>
              </w:rPr>
            </m:ctrlPr>
          </m:sSubPr>
          <m:e>
            <m:r>
              <w:rPr>
                <w:rFonts w:ascii="Cambria Math" w:hAnsi="Cambria Math"/>
                <w:lang w:val="el-GR"/>
              </w:rPr>
              <m:t>θ</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3C3C99">
        <w:rPr>
          <w:lang w:val="el-GR"/>
        </w:rPr>
        <w:t xml:space="preserve"> και </w:t>
      </w:r>
      <m:oMath>
        <m:sSub>
          <m:sSubPr>
            <m:ctrlPr>
              <w:rPr>
                <w:rFonts w:ascii="Cambria Math" w:hAnsi="Cambria Math"/>
                <w:i/>
                <w:lang w:val="el-GR"/>
              </w:rPr>
            </m:ctrlPr>
          </m:sSubPr>
          <m:e>
            <m:r>
              <w:rPr>
                <w:rFonts w:ascii="Cambria Math" w:hAnsi="Cambria Math"/>
                <w:lang w:val="el-GR"/>
              </w:rPr>
              <m:t>η</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3C3C99">
        <w:rPr>
          <w:lang w:val="el-GR"/>
        </w:rPr>
        <w:t>. Με βάση αυτούς τους συντελεστές, μπορεί να υπολογιστεί ο εκάστοτε χρόνος ταξιδιού</w:t>
      </w:r>
    </w:p>
    <w:p w14:paraId="757CD65B" w14:textId="2D869DA0" w:rsidR="008C7DC5" w:rsidRPr="008C7DC5" w:rsidRDefault="008C7DC5" w:rsidP="006703D1">
      <w:pPr>
        <w:rPr>
          <w:i/>
        </w:rPr>
      </w:pPr>
      <m:oMathPara>
        <m:oMath>
          <m:r>
            <w:rPr>
              <w:rFonts w:ascii="Cambria Math" w:hAnsi="Cambria Math"/>
            </w:rPr>
            <m:t>traveltim</m:t>
          </m:r>
          <m:sSub>
            <m:sSubPr>
              <m:ctrlPr>
                <w:rPr>
                  <w:rFonts w:ascii="Cambria Math" w:hAnsi="Cambria Math"/>
                  <w:i/>
                </w:rPr>
              </m:ctrlPr>
            </m:sSubPr>
            <m:e>
              <m:r>
                <w:rPr>
                  <w:rFonts w:ascii="Cambria Math" w:hAnsi="Cambria Math"/>
                </w:rPr>
                <m:t>e</m:t>
              </m:r>
            </m:e>
            <m:sub>
              <m:r>
                <w:rPr>
                  <w:rFonts w:ascii="Cambria Math" w:hAnsi="Cambria Math"/>
                </w:rPr>
                <m:t>i,j,</m:t>
              </m:r>
              <m:sSub>
                <m:sSubPr>
                  <m:ctrlPr>
                    <w:rPr>
                      <w:rFonts w:ascii="Cambria Math" w:hAnsi="Cambria Math"/>
                      <w:i/>
                    </w:rPr>
                  </m:ctrlPr>
                </m:sSubPr>
                <m:e>
                  <m:r>
                    <w:rPr>
                      <w:rFonts w:ascii="Cambria Math" w:hAnsi="Cambria Math"/>
                    </w:rPr>
                    <m:t>w</m:t>
                  </m:r>
                </m:e>
                <m:sub>
                  <m:r>
                    <w:rPr>
                      <w:rFonts w:ascii="Cambria Math" w:hAnsi="Cambria Math"/>
                    </w:rPr>
                    <m:t>i,j,t</m:t>
                  </m:r>
                </m:sub>
              </m:sSub>
            </m:sub>
          </m:sSub>
          <m:r>
            <w:rPr>
              <w:rFonts w:ascii="Cambria Math" w:hAnsi="Cambria Math"/>
            </w:rPr>
            <m:t>=</m:t>
          </m:r>
          <m:sSub>
            <m:sSubPr>
              <m:ctrlPr>
                <w:rPr>
                  <w:rFonts w:ascii="Cambria Math" w:hAnsi="Cambria Math"/>
                  <w:i/>
                </w:rPr>
              </m:ctrlPr>
            </m:sSubPr>
            <m:e>
              <m:r>
                <w:rPr>
                  <w:rFonts w:ascii="Cambria Math" w:hAnsi="Cambria Math"/>
                  <w:lang w:val="el-GR"/>
                </w:rPr>
                <m:t>θ</m:t>
              </m:r>
              <m:ctrlPr>
                <w:rPr>
                  <w:rFonts w:ascii="Cambria Math" w:hAnsi="Cambria Math"/>
                  <w:i/>
                  <w:lang w:val="el-GR"/>
                </w:rPr>
              </m:ctrlP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i,j,t</m:t>
              </m:r>
            </m:sub>
          </m:sSub>
          <m:r>
            <w:rPr>
              <w:rFonts w:ascii="Cambria Math" w:hAnsi="Cambria Math"/>
            </w:rPr>
            <m:t>+</m:t>
          </m:r>
          <m:sSub>
            <m:sSubPr>
              <m:ctrlPr>
                <w:rPr>
                  <w:rFonts w:ascii="Cambria Math" w:hAnsi="Cambria Math"/>
                  <w:i/>
                  <w:lang w:val="el-GR"/>
                </w:rPr>
              </m:ctrlPr>
            </m:sSubPr>
            <m:e>
              <m:r>
                <w:rPr>
                  <w:rFonts w:ascii="Cambria Math" w:hAnsi="Cambria Math"/>
                  <w:lang w:val="el-GR"/>
                </w:rPr>
                <m:t>η</m:t>
              </m:r>
              <m:ctrlPr>
                <w:rPr>
                  <w:rFonts w:ascii="Cambria Math" w:hAnsi="Cambria Math"/>
                  <w:i/>
                </w:rPr>
              </m:ctrlPr>
            </m:e>
            <m:sub>
              <m:r>
                <w:rPr>
                  <w:rFonts w:ascii="Cambria Math" w:hAnsi="Cambria Math"/>
                </w:rPr>
                <m:t>i,j,t</m:t>
              </m:r>
            </m:sub>
          </m:sSub>
        </m:oMath>
      </m:oMathPara>
    </w:p>
    <w:p w14:paraId="7DB14078" w14:textId="5A4FD160" w:rsidR="0003662A" w:rsidRDefault="00EA7333" w:rsidP="006703D1">
      <w:pPr>
        <w:rPr>
          <w:lang w:val="el-GR"/>
        </w:rPr>
      </w:pPr>
      <w:r w:rsidRPr="00F36799">
        <w:rPr>
          <w:lang w:val="el-GR"/>
        </w:rPr>
        <w:lastRenderedPageBreak/>
        <w:t>Επίσης με βάση τους χρόνους ταξιδιού και το σύνολο των χρονοθυρίδων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F36799">
        <w:rPr>
          <w:lang w:val="el-GR"/>
        </w:rPr>
        <w:t>) τα θ και η μπορούν να υπολογιστούν ως εξής:</w:t>
      </w:r>
    </w:p>
    <w:p w14:paraId="432034F4" w14:textId="1C143C26" w:rsidR="0004689F" w:rsidRPr="00463FFA" w:rsidRDefault="00227D7C" w:rsidP="006703D1">
      <w:pPr>
        <w:rPr>
          <w:rFonts w:eastAsiaTheme="minorEastAsia"/>
          <w:i/>
          <w:lang w:val="el-GR"/>
        </w:rPr>
      </w:pPr>
      <m:oMathPara>
        <m:oMath>
          <m:sSub>
            <m:sSubPr>
              <m:ctrlPr>
                <w:rPr>
                  <w:rFonts w:ascii="Cambria Math" w:hAnsi="Cambria Math"/>
                  <w:i/>
                  <w:lang w:val="el-GR"/>
                </w:rPr>
              </m:ctrlPr>
            </m:sSubPr>
            <m:e>
              <m:r>
                <w:rPr>
                  <w:rFonts w:ascii="Cambria Math" w:hAnsi="Cambria Math"/>
                  <w:lang w:val="el-GR"/>
                </w:rPr>
                <m:t>θ</m:t>
              </m:r>
            </m:e>
            <m:sub>
              <m:r>
                <w:rPr>
                  <w:rFonts w:ascii="Cambria Math" w:hAnsi="Cambria Math"/>
                </w:rPr>
                <m:t>i,j,t</m:t>
              </m:r>
            </m:sub>
          </m:sSub>
          <m:r>
            <w:rPr>
              <w:rFonts w:ascii="Cambria Math" w:hAnsi="Cambria Math"/>
              <w:lang w:val="el-GR"/>
            </w:rPr>
            <m:t>=</m:t>
          </m:r>
          <m:f>
            <m:fPr>
              <m:ctrlPr>
                <w:rPr>
                  <w:rFonts w:ascii="Cambria Math" w:hAnsi="Cambria Math"/>
                  <w:i/>
                  <w:lang w:val="el-GR"/>
                </w:rPr>
              </m:ctrlPr>
            </m:fPr>
            <m:num>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i+1</m:t>
                  </m:r>
                </m:sub>
              </m:sSub>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num>
            <m:den>
              <m:sSub>
                <m:sSubPr>
                  <m:ctrlPr>
                    <w:rPr>
                      <w:rFonts w:ascii="Cambria Math" w:hAnsi="Cambria Math"/>
                      <w:i/>
                      <w:lang w:val="el-GR"/>
                    </w:rPr>
                  </m:ctrlPr>
                </m:sSubPr>
                <m:e>
                  <m:r>
                    <w:rPr>
                      <w:rFonts w:ascii="Cambria Math" w:hAnsi="Cambria Math"/>
                      <w:lang w:val="el-GR"/>
                    </w:rPr>
                    <m:t>τ</m:t>
                  </m:r>
                </m:e>
                <m:sub>
                  <m:r>
                    <w:rPr>
                      <w:rFonts w:ascii="Cambria Math" w:hAnsi="Cambria Math"/>
                    </w:rPr>
                    <m:t>i,j,t+1</m:t>
                  </m:r>
                </m:sub>
              </m:sSub>
              <m:r>
                <w:rPr>
                  <w:rFonts w:ascii="Cambria Math" w:hAnsi="Cambria Math"/>
                  <w:lang w:val="el-GR"/>
                </w:rPr>
                <m:t>-</m:t>
              </m:r>
              <m:sSub>
                <m:sSubPr>
                  <m:ctrlPr>
                    <w:rPr>
                      <w:rFonts w:ascii="Cambria Math" w:hAnsi="Cambria Math"/>
                      <w:i/>
                      <w:lang w:val="el-GR"/>
                    </w:rPr>
                  </m:ctrlPr>
                </m:sSubPr>
                <m:e>
                  <m:r>
                    <w:rPr>
                      <w:rFonts w:ascii="Cambria Math" w:hAnsi="Cambria Math"/>
                      <w:lang w:val="el-GR"/>
                    </w:rPr>
                    <m:t>τ</m:t>
                  </m:r>
                </m:e>
                <m:sub>
                  <m:r>
                    <w:rPr>
                      <w:rFonts w:ascii="Cambria Math" w:hAnsi="Cambria Math"/>
                    </w:rPr>
                    <m:t>i,j,t</m:t>
                  </m:r>
                </m:sub>
              </m:sSub>
            </m:den>
          </m:f>
        </m:oMath>
      </m:oMathPara>
    </w:p>
    <w:p w14:paraId="4F544536" w14:textId="0C899C88" w:rsidR="00463FFA" w:rsidRPr="00463FFA" w:rsidRDefault="00227D7C" w:rsidP="006703D1">
      <w:pPr>
        <w:rPr>
          <w:i/>
          <w:iCs/>
        </w:rPr>
      </w:pPr>
      <m:oMathPara>
        <m:oMath>
          <m:sSub>
            <m:sSubPr>
              <m:ctrlPr>
                <w:rPr>
                  <w:rFonts w:ascii="Cambria Math" w:hAnsi="Cambria Math"/>
                  <w:i/>
                  <w:iCs/>
                </w:rPr>
              </m:ctrlPr>
            </m:sSubPr>
            <m:e>
              <m:r>
                <w:rPr>
                  <w:rFonts w:ascii="Cambria Math" w:hAnsi="Cambria Math"/>
                </w:rPr>
                <m:t>η</m:t>
              </m:r>
            </m:e>
            <m:sub>
              <m:r>
                <w:rPr>
                  <w:rFonts w:ascii="Cambria Math" w:hAnsi="Cambria Math"/>
                </w:rPr>
                <m:t>i,j,t</m:t>
              </m:r>
            </m:sub>
          </m:sSub>
          <m:r>
            <w:rPr>
              <w:rFonts w:ascii="Cambria Math" w:hAnsi="Cambria Math"/>
            </w:rPr>
            <m:t>=traveltim</m:t>
          </m:r>
          <m:sSub>
            <m:sSubPr>
              <m:ctrlPr>
                <w:rPr>
                  <w:rFonts w:ascii="Cambria Math" w:hAnsi="Cambria Math"/>
                  <w:i/>
                  <w:iCs/>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iCs/>
                  <w:lang w:val="el-GR"/>
                </w:rPr>
              </m:ctrlPr>
            </m:sSubPr>
            <m:e>
              <m:r>
                <w:rPr>
                  <w:rFonts w:ascii="Cambria Math" w:hAnsi="Cambria Math"/>
                  <w:lang w:val="el-GR"/>
                </w:rPr>
                <m:t>θ</m:t>
              </m:r>
              <m:ctrlPr>
                <w:rPr>
                  <w:rFonts w:ascii="Cambria Math" w:hAnsi="Cambria Math"/>
                  <w:i/>
                  <w:iCs/>
                </w:rPr>
              </m:ctrlPr>
            </m:e>
            <m:sub>
              <m:r>
                <w:rPr>
                  <w:rFonts w:ascii="Cambria Math" w:hAnsi="Cambria Math"/>
                </w:rPr>
                <m:t>i,j,t</m:t>
              </m:r>
            </m:sub>
          </m:sSub>
          <m:r>
            <w:rPr>
              <w:rFonts w:ascii="Cambria Math" w:hAnsi="Cambria Math"/>
              <w:lang w:val="el-GR"/>
            </w:rPr>
            <m:t>∙</m:t>
          </m:r>
          <m:sSub>
            <m:sSubPr>
              <m:ctrlPr>
                <w:rPr>
                  <w:rFonts w:ascii="Cambria Math" w:hAnsi="Cambria Math"/>
                  <w:i/>
                  <w:iCs/>
                  <w:lang w:val="el-GR"/>
                </w:rPr>
              </m:ctrlPr>
            </m:sSubPr>
            <m:e>
              <m:r>
                <w:rPr>
                  <w:rFonts w:ascii="Cambria Math" w:hAnsi="Cambria Math"/>
                  <w:lang w:val="el-GR"/>
                </w:rPr>
                <m:t>η</m:t>
              </m:r>
            </m:e>
            <m:sub>
              <m:r>
                <w:rPr>
                  <w:rFonts w:ascii="Cambria Math" w:hAnsi="Cambria Math"/>
                </w:rPr>
                <m:t>i,j,t</m:t>
              </m:r>
            </m:sub>
          </m:sSub>
        </m:oMath>
      </m:oMathPara>
    </w:p>
    <w:p w14:paraId="0C4AD4D1" w14:textId="4253408B" w:rsidR="00816C2E" w:rsidRDefault="006C6209" w:rsidP="0003662A">
      <w:pPr>
        <w:rPr>
          <w:lang w:val="el-GR"/>
        </w:rPr>
      </w:pPr>
      <w:r w:rsidRPr="00A77AA4">
        <w:rPr>
          <w:lang w:val="el-GR"/>
        </w:rPr>
        <w:t xml:space="preserve">Οι </w:t>
      </w:r>
      <w:r>
        <w:t>Verbeeck</w:t>
      </w:r>
      <w:r w:rsidRPr="00A77AA4">
        <w:rPr>
          <w:lang w:val="el-GR"/>
        </w:rPr>
        <w:t xml:space="preserve"> </w:t>
      </w:r>
      <w:r>
        <w:t>et</w:t>
      </w:r>
      <w:r w:rsidRPr="00A77AA4">
        <w:rPr>
          <w:lang w:val="el-GR"/>
        </w:rPr>
        <w:t xml:space="preserve"> </w:t>
      </w:r>
      <w:r>
        <w:t>al</w:t>
      </w:r>
      <w:r w:rsidRPr="00A77AA4">
        <w:rPr>
          <w:lang w:val="el-GR"/>
        </w:rPr>
        <w:t>.(2014</w:t>
      </w:r>
      <w:r>
        <w:t>a</w:t>
      </w:r>
      <w:r w:rsidRPr="00A77AA4">
        <w:rPr>
          <w:lang w:val="el-GR"/>
        </w:rPr>
        <w:t xml:space="preserve">) επίσης πρότειναν για την επίλυση του </w:t>
      </w:r>
      <w:r>
        <w:t>TDOP</w:t>
      </w:r>
      <w:r w:rsidRPr="00A77AA4">
        <w:rPr>
          <w:lang w:val="el-GR"/>
        </w:rPr>
        <w:t xml:space="preserve"> έναν αλγόριθμο που συνδυάζει τον αλγόριθμο </w:t>
      </w:r>
      <w:r>
        <w:t>Ant</w:t>
      </w:r>
      <w:r w:rsidRPr="00A77AA4">
        <w:rPr>
          <w:lang w:val="el-GR"/>
        </w:rPr>
        <w:t xml:space="preserve"> </w:t>
      </w:r>
      <w:r>
        <w:t>Colony</w:t>
      </w:r>
      <w:r w:rsidRPr="00A77AA4">
        <w:rPr>
          <w:lang w:val="el-GR"/>
        </w:rPr>
        <w:t xml:space="preserve"> </w:t>
      </w:r>
      <w:r>
        <w:t>System</w:t>
      </w:r>
      <w:r w:rsidRPr="00A77AA4">
        <w:rPr>
          <w:lang w:val="el-GR"/>
        </w:rPr>
        <w:t xml:space="preserve"> (</w:t>
      </w:r>
      <w:r>
        <w:t>ACS</w:t>
      </w:r>
      <w:r w:rsidRPr="00A77AA4">
        <w:rPr>
          <w:lang w:val="el-GR"/>
        </w:rPr>
        <w:t>) με τεχνικές εισαγωγής-τοπικής αναζήτησης και 2-</w:t>
      </w:r>
      <w:r>
        <w:t>opt</w:t>
      </w:r>
      <w:r w:rsidRPr="00A77AA4">
        <w:rPr>
          <w:lang w:val="el-GR"/>
        </w:rPr>
        <w:t xml:space="preserve">. Ο </w:t>
      </w:r>
      <w:r>
        <w:t>ACS</w:t>
      </w:r>
      <w:r w:rsidRPr="00A77AA4">
        <w:rPr>
          <w:lang w:val="el-GR"/>
        </w:rPr>
        <w:t xml:space="preserve"> είναι ένας μεταευρετικός αλγόριθμος ο οποίος δημιουργεί διάφορες λύσεις και χρησιμοποιεί μία δομή, αποκαλούμενη ως «ίχνη φερομονών», στην οποία αποθηκεύει τα ίχνη της διαδικασίας, όπως τις καλύτερες ακμές της εκάστοτε βέλτιστης λύσης, έτσι ώστε σε κάθε επανάληψη να βελτιώνονται οι προκύπτουσες λύσεις. Η τεχνική της εισαγωγής-τοπικής αναζήτησης, λόγω της φύσης του προβλήματος, εξετάζει περιπτώσεις εισαγωγής κόμβων σε σημεία που θα μειώσουν τον συνολικό χρόνο </w:t>
      </w:r>
      <w:r w:rsidRPr="005A3107">
        <w:rPr>
          <w:highlight w:val="yellow"/>
          <w:lang w:val="el-GR"/>
          <w:rPrChange w:id="760" w:author="Charalampos Konstantopoulos" w:date="2023-02-01T06:01:00Z">
            <w:rPr>
              <w:lang w:val="el-GR"/>
            </w:rPr>
          </w:rPrChange>
        </w:rPr>
        <w:t>κατανάλωσης</w:t>
      </w:r>
      <w:r w:rsidRPr="00A77AA4">
        <w:rPr>
          <w:lang w:val="el-GR"/>
        </w:rPr>
        <w:t xml:space="preserve"> της τροχιάς. Πιο συγκεκριμένα σε περίπτωση που η ακμή </w:t>
      </w:r>
      <w:r>
        <w:t>A</w:t>
      </w:r>
      <w:r w:rsidRPr="00A77AA4">
        <w:rPr>
          <w:lang w:val="el-GR"/>
        </w:rPr>
        <w:t xml:space="preserve"> → </w:t>
      </w:r>
      <w:r>
        <w:t>C</w:t>
      </w:r>
      <w:r w:rsidRPr="00A77AA4">
        <w:rPr>
          <w:lang w:val="el-GR"/>
        </w:rPr>
        <w:t xml:space="preserve"> περιλαμβάνει κεντρικούς δρόμους με μεγάλη πιθανότητα </w:t>
      </w:r>
      <w:r w:rsidRPr="005A3107">
        <w:rPr>
          <w:highlight w:val="yellow"/>
          <w:lang w:val="el-GR"/>
          <w:rPrChange w:id="761" w:author="Charalampos Konstantopoulos" w:date="2023-02-01T06:01:00Z">
            <w:rPr>
              <w:lang w:val="el-GR"/>
            </w:rPr>
          </w:rPrChange>
        </w:rPr>
        <w:t>σύγχυσης</w:t>
      </w:r>
      <w:r w:rsidRPr="00A77AA4">
        <w:rPr>
          <w:lang w:val="el-GR"/>
        </w:rPr>
        <w:t xml:space="preserve"> ενώ οι ακμές </w:t>
      </w:r>
      <w:r>
        <w:t>A</w:t>
      </w:r>
      <w:r w:rsidRPr="00A77AA4">
        <w:rPr>
          <w:lang w:val="el-GR"/>
        </w:rPr>
        <w:t xml:space="preserve"> → </w:t>
      </w:r>
      <w:r>
        <w:t>B</w:t>
      </w:r>
      <w:r w:rsidRPr="00A77AA4">
        <w:rPr>
          <w:lang w:val="el-GR"/>
        </w:rPr>
        <w:t xml:space="preserve"> και </w:t>
      </w:r>
      <w:r>
        <w:t>B</w:t>
      </w:r>
      <w:r w:rsidRPr="00A77AA4">
        <w:rPr>
          <w:lang w:val="el-GR"/>
        </w:rPr>
        <w:t xml:space="preserve"> → </w:t>
      </w:r>
      <w:r>
        <w:t>C</w:t>
      </w:r>
      <w:r w:rsidRPr="00A77AA4">
        <w:rPr>
          <w:lang w:val="el-GR"/>
        </w:rPr>
        <w:t xml:space="preserve"> περιλαμβάνουν πιο ερημικούς δρόμους με μικρότερη πιθανότητα </w:t>
      </w:r>
      <w:r w:rsidRPr="005A3107">
        <w:rPr>
          <w:highlight w:val="yellow"/>
          <w:lang w:val="el-GR"/>
          <w:rPrChange w:id="762" w:author="Charalampos Konstantopoulos" w:date="2023-02-01T06:01:00Z">
            <w:rPr>
              <w:lang w:val="el-GR"/>
            </w:rPr>
          </w:rPrChange>
        </w:rPr>
        <w:t>σύγχυσης</w:t>
      </w:r>
      <w:r w:rsidRPr="00A77AA4">
        <w:rPr>
          <w:lang w:val="el-GR"/>
        </w:rPr>
        <w:t>, ίσως σε ώρα αιχμής να ισχύει</w:t>
      </w:r>
      <w:r w:rsidR="00020856">
        <w:rPr>
          <w:lang w:val="el-GR"/>
        </w:rPr>
        <w:t xml:space="preserve"> </w:t>
      </w:r>
      <m:oMath>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A→B</m:t>
            </m:r>
          </m:sub>
        </m:sSub>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B→C</m:t>
            </m:r>
          </m:sub>
        </m:sSub>
        <m:r>
          <w:rPr>
            <w:rFonts w:ascii="Cambria Math" w:hAnsi="Cambria Math"/>
            <w:lang w:val="el-GR"/>
          </w:rPr>
          <m:t>&lt;TravelTim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A→C</m:t>
            </m:r>
          </m:sub>
        </m:sSub>
      </m:oMath>
      <w:r w:rsidRPr="00A77AA4">
        <w:rPr>
          <w:lang w:val="el-GR"/>
        </w:rPr>
        <w:t xml:space="preserve">. </w:t>
      </w:r>
      <w:r w:rsidR="00193491">
        <w:rPr>
          <w:lang w:val="el-GR"/>
        </w:rPr>
        <w:t>Επίσης</w:t>
      </w:r>
      <w:r w:rsidRPr="008D35A6">
        <w:rPr>
          <w:lang w:val="el-GR"/>
        </w:rPr>
        <w:t xml:space="preserve">, η </w:t>
      </w:r>
      <w:r w:rsidR="003332DA">
        <w:rPr>
          <w:lang w:val="el-GR"/>
        </w:rPr>
        <w:t>τεχνική</w:t>
      </w:r>
      <w:r w:rsidRPr="008D35A6">
        <w:rPr>
          <w:lang w:val="el-GR"/>
        </w:rPr>
        <w:t xml:space="preserve"> 2-</w:t>
      </w:r>
      <w:r>
        <w:t>opt</w:t>
      </w:r>
      <w:r w:rsidR="001945D1">
        <w:rPr>
          <w:lang w:val="el-GR"/>
        </w:rPr>
        <w:t xml:space="preserve"> </w:t>
      </w:r>
      <w:r w:rsidR="001945D1" w:rsidRPr="008D35A6">
        <w:rPr>
          <w:lang w:val="el-GR"/>
        </w:rPr>
        <w:t xml:space="preserve">που εφαρμόζεται, δηλαδή η αντικατάσταση 2 ακμών, είναι τροποποιημένη, καθώς η κανονική, πιθανότατα θα οδηγούσε σε δυσχέρεια της τροχιάς, λόγω της </w:t>
      </w:r>
      <w:r w:rsidR="008D35A6" w:rsidRPr="008D35A6">
        <w:rPr>
          <w:lang w:val="el-GR"/>
        </w:rPr>
        <w:t>διαφοροποίησης</w:t>
      </w:r>
      <w:r w:rsidR="001945D1" w:rsidRPr="008D35A6">
        <w:rPr>
          <w:lang w:val="el-GR"/>
        </w:rPr>
        <w:t xml:space="preserve"> των χρόνων ταξιδιού ανάλογα με </w:t>
      </w:r>
      <w:r w:rsidR="001945D1" w:rsidRPr="005A3107">
        <w:rPr>
          <w:highlight w:val="yellow"/>
          <w:lang w:val="el-GR"/>
          <w:rPrChange w:id="763" w:author="Charalampos Konstantopoulos" w:date="2023-02-01T06:01:00Z">
            <w:rPr>
              <w:lang w:val="el-GR"/>
            </w:rPr>
          </w:rPrChange>
        </w:rPr>
        <w:t>το πέρας της ώρας</w:t>
      </w:r>
      <w:r w:rsidR="001945D1" w:rsidRPr="008D35A6">
        <w:rPr>
          <w:lang w:val="el-GR"/>
        </w:rPr>
        <w:t>.</w:t>
      </w:r>
    </w:p>
    <w:p w14:paraId="7EF15A1E" w14:textId="2C72C0F9" w:rsidR="00720C9B" w:rsidRDefault="00720C9B" w:rsidP="0003662A">
      <w:pPr>
        <w:rPr>
          <w:lang w:val="el-GR"/>
        </w:rPr>
      </w:pPr>
      <w:r w:rsidRPr="00602BD0">
        <w:rPr>
          <w:lang w:val="el-GR"/>
        </w:rPr>
        <w:t xml:space="preserve">Οι </w:t>
      </w:r>
      <w:r>
        <w:t>Gunawan</w:t>
      </w:r>
      <w:r w:rsidRPr="00602BD0">
        <w:rPr>
          <w:lang w:val="el-GR"/>
        </w:rPr>
        <w:t xml:space="preserve"> </w:t>
      </w:r>
      <w:r>
        <w:t>et</w:t>
      </w:r>
      <w:r w:rsidRPr="00602BD0">
        <w:rPr>
          <w:lang w:val="el-GR"/>
        </w:rPr>
        <w:t xml:space="preserve"> </w:t>
      </w:r>
      <w:r>
        <w:t>al</w:t>
      </w:r>
      <w:r w:rsidRPr="00602BD0">
        <w:rPr>
          <w:lang w:val="el-GR"/>
        </w:rPr>
        <w:t>. (2014) ανέπτυξαν το δικό τους μοντέλο Ακέραιου Γραμμικού</w:t>
      </w:r>
      <w:r w:rsidR="00005FEB">
        <w:rPr>
          <w:lang w:val="el-GR"/>
        </w:rPr>
        <w:t xml:space="preserve"> </w:t>
      </w:r>
      <w:r w:rsidRPr="00602BD0">
        <w:rPr>
          <w:lang w:val="el-GR"/>
        </w:rPr>
        <w:t xml:space="preserve">Προγραμματισμού για το </w:t>
      </w:r>
      <w:r>
        <w:t>TDOP</w:t>
      </w:r>
      <w:r w:rsidRPr="00602BD0">
        <w:rPr>
          <w:lang w:val="el-GR"/>
        </w:rPr>
        <w:t xml:space="preserve">. </w:t>
      </w:r>
      <w:r w:rsidRPr="00005FEB">
        <w:rPr>
          <w:lang w:val="el-GR"/>
        </w:rPr>
        <w:t>Χρησιμοποιώντας τους παρακάτω συμβολισμούς</w:t>
      </w:r>
      <w:r w:rsidR="00836265">
        <w:rPr>
          <w:lang w:val="el-GR"/>
        </w:rPr>
        <w:t>:</w:t>
      </w:r>
    </w:p>
    <w:p w14:paraId="4961D0D2" w14:textId="595A9A19" w:rsidR="00836265" w:rsidRDefault="00227D7C"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eastAsiaTheme="minorEastAsia" w:hAnsi="Cambria Math"/>
            <w:lang w:val="el-GR"/>
          </w:rPr>
          <m:t>=1</m:t>
        </m:r>
      </m:oMath>
      <w:r w:rsidR="00E13FF4" w:rsidRPr="00E13FF4">
        <w:rPr>
          <w:rFonts w:eastAsiaTheme="minorEastAsia"/>
          <w:lang w:val="el-GR"/>
        </w:rPr>
        <w:t xml:space="preserve"> </w:t>
      </w:r>
      <w:r w:rsidR="00836265" w:rsidRPr="00544312">
        <w:rPr>
          <w:lang w:val="el-GR"/>
        </w:rPr>
        <w:t xml:space="preserve">εάν το ταξίδι από τον κόμβο </w:t>
      </w:r>
      <w:r w:rsidR="00836265">
        <w:t>i</w:t>
      </w:r>
      <w:r w:rsidR="00836265" w:rsidRPr="00544312">
        <w:rPr>
          <w:lang w:val="el-GR"/>
        </w:rPr>
        <w:t xml:space="preserve"> προς τον κόμβο </w:t>
      </w:r>
      <w:r w:rsidR="00836265">
        <w:t>j</w:t>
      </w:r>
      <w:r w:rsidR="00836265" w:rsidRPr="00544312">
        <w:rPr>
          <w:lang w:val="el-GR"/>
        </w:rPr>
        <w:t xml:space="preserve"> αρχίζει στη χρονική περίοδο </w:t>
      </w:r>
      <w:r w:rsidR="00836265">
        <w:t>t</w:t>
      </w:r>
      <w:r w:rsidR="00836265" w:rsidRPr="00544312">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eastAsiaTheme="minorEastAsia" w:hAnsi="Cambria Math"/>
            <w:lang w:val="el-GR"/>
          </w:rPr>
          <m:t>=0</m:t>
        </m:r>
      </m:oMath>
    </w:p>
    <w:p w14:paraId="49390CB7" w14:textId="2AF427E6" w:rsidR="00544312" w:rsidRPr="00A004EA" w:rsidRDefault="00227D7C"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u</m:t>
            </m:r>
          </m:e>
          <m:sub>
            <m:r>
              <w:rPr>
                <w:rFonts w:ascii="Cambria Math" w:hAnsi="Cambria Math"/>
                <w:lang w:val="el-GR"/>
              </w:rPr>
              <m:t>i</m:t>
            </m:r>
          </m:sub>
        </m:sSub>
      </m:oMath>
      <w:r w:rsidR="00CF0F54" w:rsidRPr="00CF0F54">
        <w:rPr>
          <w:lang w:val="el-GR"/>
        </w:rPr>
        <w:t xml:space="preserve"> η τιμή κέρδους του κόμβου </w:t>
      </w:r>
      <w:r w:rsidR="00CF0F54">
        <w:t>i</w:t>
      </w:r>
    </w:p>
    <w:p w14:paraId="2139822A" w14:textId="61ED41B8" w:rsidR="00A004EA" w:rsidRPr="005B1E7C" w:rsidRDefault="00227D7C"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00F03A0C" w:rsidRPr="00715E98">
        <w:rPr>
          <w:rFonts w:eastAsiaTheme="minorEastAsia"/>
          <w:lang w:val="el-GR"/>
        </w:rPr>
        <w:t xml:space="preserve"> </w:t>
      </w:r>
      <w:r w:rsidR="00A004EA" w:rsidRPr="00902E41">
        <w:rPr>
          <w:lang w:val="el-GR"/>
        </w:rPr>
        <w:t>ο συνολικός διαθέσιμος</w:t>
      </w:r>
      <w:r w:rsidR="00902E41">
        <w:rPr>
          <w:lang w:val="el-GR"/>
        </w:rPr>
        <w:t xml:space="preserve"> χρόνος</w:t>
      </w:r>
    </w:p>
    <w:p w14:paraId="2FCC611E" w14:textId="78269C62" w:rsidR="005B1E7C" w:rsidRDefault="00227D7C"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d</m:t>
            </m:r>
          </m:e>
          <m:sub>
            <m:r>
              <w:rPr>
                <w:rFonts w:ascii="Cambria Math" w:hAnsi="Cambria Math"/>
                <w:lang w:val="el-GR"/>
              </w:rPr>
              <m:t>i,j,t</m:t>
            </m:r>
          </m:sub>
        </m:sSub>
      </m:oMath>
      <w:r w:rsidR="005B1E7C" w:rsidRPr="008D5671">
        <w:rPr>
          <w:lang w:val="el-GR"/>
        </w:rPr>
        <w:t xml:space="preserve"> ο χρόνος ταξιδιού της ακμής </w:t>
      </w:r>
      <w:r w:rsidR="005B1E7C">
        <w:t>i</w:t>
      </w:r>
      <w:r w:rsidR="005B1E7C" w:rsidRPr="008D5671">
        <w:rPr>
          <w:lang w:val="el-GR"/>
        </w:rPr>
        <w:t xml:space="preserve"> → </w:t>
      </w:r>
      <w:r w:rsidR="005B1E7C">
        <w:t>j</w:t>
      </w:r>
      <w:r w:rsidR="005B1E7C" w:rsidRPr="008D5671">
        <w:rPr>
          <w:lang w:val="el-GR"/>
        </w:rPr>
        <w:t xml:space="preserve"> που ξεκίνησε κατά τη χρονική περίοδο </w:t>
      </w:r>
      <w:r w:rsidR="005B1E7C">
        <w:t>t</w:t>
      </w:r>
      <w:r w:rsidR="005B1E7C" w:rsidRPr="008D5671">
        <w:rPr>
          <w:lang w:val="el-GR"/>
        </w:rPr>
        <w:t xml:space="preserve"> προκύπτουν οι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EA6FB8" w14:paraId="721D697F" w14:textId="77777777" w:rsidTr="00237FE3">
        <w:trPr>
          <w:ins w:id="764" w:author="Στάθης Καπ" w:date="2023-02-01T08:58:00Z"/>
        </w:trPr>
        <w:tc>
          <w:tcPr>
            <w:tcW w:w="350" w:type="pct"/>
          </w:tcPr>
          <w:p w14:paraId="32FCCB08" w14:textId="77777777" w:rsidR="00EA6FB8" w:rsidRDefault="00EA6FB8">
            <w:pPr>
              <w:spacing w:after="160"/>
              <w:rPr>
                <w:ins w:id="765" w:author="Στάθης Καπ" w:date="2023-02-01T08:58:00Z"/>
                <w:lang w:val="el-GR"/>
              </w:rPr>
              <w:pPrChange w:id="766" w:author="Στάθης Καπ" w:date="2023-02-01T08:46:00Z">
                <w:pPr/>
              </w:pPrChange>
            </w:pPr>
          </w:p>
        </w:tc>
        <w:tc>
          <w:tcPr>
            <w:tcW w:w="4300" w:type="pct"/>
          </w:tcPr>
          <w:p w14:paraId="2705B3FF" w14:textId="29F3EA98" w:rsidR="00EA6FB8" w:rsidRPr="005846FF" w:rsidRDefault="00EA6FB8">
            <w:pPr>
              <w:spacing w:after="160"/>
              <w:rPr>
                <w:ins w:id="767" w:author="Στάθης Καπ" w:date="2023-02-01T08:58:00Z"/>
                <w:lang w:val="el-GR"/>
              </w:rPr>
              <w:pPrChange w:id="768" w:author="Στάθης Καπ" w:date="2023-02-01T08:46:00Z">
                <w:pPr/>
              </w:pPrChange>
            </w:pPr>
            <m:oMathPara>
              <m:oMath>
                <m:r>
                  <w:ins w:id="769" w:author="Στάθης Καπ" w:date="2023-02-01T08:58:00Z">
                    <w:rPr>
                      <w:rFonts w:ascii="Cambria Math" w:hAnsi="Cambria Math"/>
                      <w:lang w:val="el-GR"/>
                    </w:rPr>
                    <m:t xml:space="preserve">Maximize </m:t>
                  </w:ins>
                </m:r>
                <m:nary>
                  <m:naryPr>
                    <m:chr m:val="∑"/>
                    <m:limLoc m:val="undOvr"/>
                    <m:ctrlPr>
                      <w:ins w:id="770" w:author="Στάθης Καπ" w:date="2023-02-01T08:58:00Z">
                        <w:rPr>
                          <w:rFonts w:ascii="Cambria Math" w:hAnsi="Cambria Math"/>
                          <w:i/>
                          <w:lang w:val="el-GR"/>
                        </w:rPr>
                      </w:ins>
                    </m:ctrlPr>
                  </m:naryPr>
                  <m:sub>
                    <m:r>
                      <w:ins w:id="771" w:author="Στάθης Καπ" w:date="2023-02-01T08:58:00Z">
                        <w:rPr>
                          <w:rFonts w:ascii="Cambria Math" w:hAnsi="Cambria Math"/>
                          <w:lang w:val="el-GR"/>
                        </w:rPr>
                        <m:t>i=1</m:t>
                      </w:ins>
                    </m:r>
                  </m:sub>
                  <m:sup>
                    <m:r>
                      <w:ins w:id="772" w:author="Στάθης Καπ" w:date="2023-02-01T08:58:00Z">
                        <w:rPr>
                          <w:rFonts w:ascii="Cambria Math" w:hAnsi="Cambria Math"/>
                          <w:lang w:val="el-GR"/>
                        </w:rPr>
                        <m:t>n</m:t>
                      </w:ins>
                    </m:r>
                  </m:sup>
                  <m:e>
                    <m:nary>
                      <m:naryPr>
                        <m:chr m:val="∑"/>
                        <m:limLoc m:val="undOvr"/>
                        <m:ctrlPr>
                          <w:ins w:id="773" w:author="Στάθης Καπ" w:date="2023-02-01T08:58:00Z">
                            <w:rPr>
                              <w:rFonts w:ascii="Cambria Math" w:hAnsi="Cambria Math"/>
                              <w:i/>
                              <w:lang w:val="el-GR"/>
                            </w:rPr>
                          </w:ins>
                        </m:ctrlPr>
                      </m:naryPr>
                      <m:sub>
                        <m:r>
                          <w:ins w:id="774" w:author="Στάθης Καπ" w:date="2023-02-01T08:58:00Z">
                            <w:rPr>
                              <w:rFonts w:ascii="Cambria Math" w:hAnsi="Cambria Math"/>
                              <w:lang w:val="el-GR"/>
                            </w:rPr>
                            <m:t>j=1,j≠i</m:t>
                          </w:ins>
                        </m:r>
                      </m:sub>
                      <m:sup>
                        <m:r>
                          <w:ins w:id="775" w:author="Στάθης Καπ" w:date="2023-02-01T08:58:00Z">
                            <w:rPr>
                              <w:rFonts w:ascii="Cambria Math" w:hAnsi="Cambria Math"/>
                              <w:lang w:val="el-GR"/>
                            </w:rPr>
                            <m:t>n</m:t>
                          </w:ins>
                        </m:r>
                      </m:sup>
                      <m:e>
                        <m:nary>
                          <m:naryPr>
                            <m:chr m:val="∑"/>
                            <m:limLoc m:val="undOvr"/>
                            <m:ctrlPr>
                              <w:ins w:id="776" w:author="Στάθης Καπ" w:date="2023-02-01T08:58:00Z">
                                <w:rPr>
                                  <w:rFonts w:ascii="Cambria Math" w:hAnsi="Cambria Math"/>
                                  <w:i/>
                                  <w:lang w:val="el-GR"/>
                                </w:rPr>
                              </w:ins>
                            </m:ctrlPr>
                          </m:naryPr>
                          <m:sub>
                            <m:r>
                              <w:ins w:id="777" w:author="Στάθης Καπ" w:date="2023-02-01T08:58:00Z">
                                <w:rPr>
                                  <w:rFonts w:ascii="Cambria Math" w:hAnsi="Cambria Math"/>
                                  <w:lang w:val="el-GR"/>
                                </w:rPr>
                                <m:t>t=1</m:t>
                              </w:ins>
                            </m:r>
                          </m:sub>
                          <m:sup>
                            <m:sSub>
                              <m:sSubPr>
                                <m:ctrlPr>
                                  <w:ins w:id="778" w:author="Στάθης Καπ" w:date="2023-02-01T08:58:00Z">
                                    <w:rPr>
                                      <w:rFonts w:ascii="Cambria Math" w:hAnsi="Cambria Math"/>
                                      <w:i/>
                                      <w:lang w:val="el-GR"/>
                                    </w:rPr>
                                  </w:ins>
                                </m:ctrlPr>
                              </m:sSubPr>
                              <m:e>
                                <m:r>
                                  <w:ins w:id="779" w:author="Στάθης Καπ" w:date="2023-02-01T08:58:00Z">
                                    <w:rPr>
                                      <w:rFonts w:ascii="Cambria Math" w:hAnsi="Cambria Math"/>
                                      <w:lang w:val="el-GR"/>
                                    </w:rPr>
                                    <m:t>T</m:t>
                                  </w:ins>
                                </m:r>
                              </m:e>
                              <m:sub>
                                <m:r>
                                  <w:ins w:id="780" w:author="Στάθης Καπ" w:date="2023-02-01T08:58:00Z">
                                    <w:rPr>
                                      <w:rFonts w:ascii="Cambria Math" w:hAnsi="Cambria Math"/>
                                      <w:lang w:val="el-GR"/>
                                    </w:rPr>
                                    <m:t>max</m:t>
                                  </w:ins>
                                </m:r>
                              </m:sub>
                            </m:sSub>
                          </m:sup>
                          <m:e>
                            <m:sSub>
                              <m:sSubPr>
                                <m:ctrlPr>
                                  <w:ins w:id="781" w:author="Στάθης Καπ" w:date="2023-02-01T08:58:00Z">
                                    <w:rPr>
                                      <w:rFonts w:ascii="Cambria Math" w:hAnsi="Cambria Math"/>
                                      <w:i/>
                                      <w:lang w:val="el-GR"/>
                                    </w:rPr>
                                  </w:ins>
                                </m:ctrlPr>
                              </m:sSubPr>
                              <m:e>
                                <m:r>
                                  <w:ins w:id="782" w:author="Στάθης Καπ" w:date="2023-02-01T08:58:00Z">
                                    <w:rPr>
                                      <w:rFonts w:ascii="Cambria Math" w:hAnsi="Cambria Math"/>
                                      <w:lang w:val="el-GR"/>
                                    </w:rPr>
                                    <m:t>u</m:t>
                                  </w:ins>
                                </m:r>
                              </m:e>
                              <m:sub>
                                <m:r>
                                  <w:ins w:id="783" w:author="Στάθης Καπ" w:date="2023-02-01T08:58:00Z">
                                    <w:rPr>
                                      <w:rFonts w:ascii="Cambria Math" w:hAnsi="Cambria Math"/>
                                      <w:lang w:val="el-GR"/>
                                    </w:rPr>
                                    <m:t>i</m:t>
                                  </w:ins>
                                </m:r>
                              </m:sub>
                            </m:sSub>
                            <m:sSub>
                              <m:sSubPr>
                                <m:ctrlPr>
                                  <w:ins w:id="784" w:author="Στάθης Καπ" w:date="2023-02-01T08:58:00Z">
                                    <w:rPr>
                                      <w:rFonts w:ascii="Cambria Math" w:hAnsi="Cambria Math"/>
                                      <w:i/>
                                      <w:lang w:val="el-GR"/>
                                    </w:rPr>
                                  </w:ins>
                                </m:ctrlPr>
                              </m:sSubPr>
                              <m:e>
                                <m:r>
                                  <w:ins w:id="785" w:author="Στάθης Καπ" w:date="2023-02-01T08:58:00Z">
                                    <w:rPr>
                                      <w:rFonts w:ascii="Cambria Math" w:hAnsi="Cambria Math"/>
                                      <w:lang w:val="el-GR"/>
                                    </w:rPr>
                                    <m:t>X</m:t>
                                  </w:ins>
                                </m:r>
                              </m:e>
                              <m:sub>
                                <m:r>
                                  <w:ins w:id="786" w:author="Στάθης Καπ" w:date="2023-02-01T08:58:00Z">
                                    <w:rPr>
                                      <w:rFonts w:ascii="Cambria Math" w:hAnsi="Cambria Math"/>
                                      <w:lang w:val="el-GR"/>
                                    </w:rPr>
                                    <m:t>i,j,t</m:t>
                                  </w:ins>
                                </m:r>
                              </m:sub>
                            </m:sSub>
                          </m:e>
                        </m:nary>
                      </m:e>
                    </m:nary>
                  </m:e>
                </m:nary>
              </m:oMath>
            </m:oMathPara>
          </w:p>
        </w:tc>
        <w:tc>
          <w:tcPr>
            <w:tcW w:w="350" w:type="pct"/>
            <w:vAlign w:val="center"/>
          </w:tcPr>
          <w:p w14:paraId="20D6F90F" w14:textId="632267EF" w:rsidR="00EA6FB8" w:rsidRPr="00603993" w:rsidRDefault="00EA6FB8" w:rsidP="00237FE3">
            <w:pPr>
              <w:pStyle w:val="Caption"/>
              <w:spacing w:after="160"/>
              <w:rPr>
                <w:ins w:id="787" w:author="Στάθης Καπ" w:date="2023-02-01T08:58:00Z"/>
                <w:rPrChange w:id="788" w:author="Στάθης Καπ" w:date="2023-02-01T08:49:00Z">
                  <w:rPr>
                    <w:ins w:id="789" w:author="Στάθης Καπ" w:date="2023-02-01T08:58:00Z"/>
                    <w:lang w:val="el-GR"/>
                  </w:rPr>
                </w:rPrChange>
              </w:rPr>
            </w:pPr>
            <w:ins w:id="790"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791"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15</w:t>
            </w:r>
            <w:ins w:id="792" w:author="Στάθης Καπ" w:date="2023-02-01T08:58:00Z">
              <w:r>
                <w:rPr>
                  <w:lang w:val="el-GR"/>
                </w:rPr>
                <w:fldChar w:fldCharType="end"/>
              </w:r>
              <w:r>
                <w:t>)</w:t>
              </w:r>
            </w:ins>
          </w:p>
        </w:tc>
      </w:tr>
      <w:tr w:rsidR="00226D8C" w14:paraId="55F49C62" w14:textId="77777777" w:rsidTr="00237FE3">
        <w:trPr>
          <w:ins w:id="793" w:author="Στάθης Καπ" w:date="2023-02-01T08:58:00Z"/>
        </w:trPr>
        <w:tc>
          <w:tcPr>
            <w:tcW w:w="350" w:type="pct"/>
          </w:tcPr>
          <w:p w14:paraId="09458E38" w14:textId="77777777" w:rsidR="00226D8C" w:rsidRDefault="00226D8C">
            <w:pPr>
              <w:spacing w:after="160"/>
              <w:rPr>
                <w:ins w:id="794" w:author="Στάθης Καπ" w:date="2023-02-01T08:58:00Z"/>
                <w:lang w:val="el-GR"/>
              </w:rPr>
              <w:pPrChange w:id="795" w:author="Στάθης Καπ" w:date="2023-02-01T08:46:00Z">
                <w:pPr/>
              </w:pPrChange>
            </w:pPr>
          </w:p>
        </w:tc>
        <w:tc>
          <w:tcPr>
            <w:tcW w:w="4300" w:type="pct"/>
          </w:tcPr>
          <w:p w14:paraId="4C6DB0D1" w14:textId="54837DA1" w:rsidR="00226D8C" w:rsidRPr="005846FF" w:rsidRDefault="00227D7C">
            <w:pPr>
              <w:spacing w:after="160"/>
              <w:rPr>
                <w:ins w:id="796" w:author="Στάθης Καπ" w:date="2023-02-01T08:58:00Z"/>
                <w:lang w:val="el-GR"/>
              </w:rPr>
              <w:pPrChange w:id="797" w:author="Στάθης Καπ" w:date="2023-02-01T08:46:00Z">
                <w:pPr/>
              </w:pPrChange>
            </w:pPr>
            <m:oMathPara>
              <m:oMath>
                <m:nary>
                  <m:naryPr>
                    <m:chr m:val="∑"/>
                    <m:limLoc m:val="undOvr"/>
                    <m:ctrlPr>
                      <w:ins w:id="798" w:author="Στάθης Καπ" w:date="2023-02-01T08:58:00Z">
                        <w:rPr>
                          <w:rFonts w:ascii="Cambria Math" w:hAnsi="Cambria Math"/>
                          <w:i/>
                          <w:lang w:val="el-GR"/>
                        </w:rPr>
                      </w:ins>
                    </m:ctrlPr>
                  </m:naryPr>
                  <m:sub>
                    <m:r>
                      <w:ins w:id="799" w:author="Στάθης Καπ" w:date="2023-02-01T08:58:00Z">
                        <w:rPr>
                          <w:rFonts w:ascii="Cambria Math" w:hAnsi="Cambria Math"/>
                          <w:lang w:val="el-GR"/>
                        </w:rPr>
                        <m:t>i&gt;1</m:t>
                      </w:ins>
                    </m:r>
                  </m:sub>
                  <m:sup>
                    <m:r>
                      <w:ins w:id="800" w:author="Στάθης Καπ" w:date="2023-02-01T08:58:00Z">
                        <w:rPr>
                          <w:rFonts w:ascii="Cambria Math" w:hAnsi="Cambria Math"/>
                          <w:lang w:val="el-GR"/>
                        </w:rPr>
                        <m:t>n</m:t>
                      </w:ins>
                    </m:r>
                  </m:sup>
                  <m:e>
                    <m:nary>
                      <m:naryPr>
                        <m:chr m:val="∑"/>
                        <m:limLoc m:val="undOvr"/>
                        <m:ctrlPr>
                          <w:ins w:id="801" w:author="Στάθης Καπ" w:date="2023-02-01T08:58:00Z">
                            <w:rPr>
                              <w:rFonts w:ascii="Cambria Math" w:hAnsi="Cambria Math"/>
                              <w:i/>
                              <w:lang w:val="el-GR"/>
                            </w:rPr>
                          </w:ins>
                        </m:ctrlPr>
                      </m:naryPr>
                      <m:sub>
                        <m:r>
                          <w:ins w:id="802" w:author="Στάθης Καπ" w:date="2023-02-01T08:58:00Z">
                            <w:rPr>
                              <w:rFonts w:ascii="Cambria Math" w:hAnsi="Cambria Math"/>
                              <w:lang w:val="el-GR"/>
                            </w:rPr>
                            <m:t>t=1</m:t>
                          </w:ins>
                        </m:r>
                      </m:sub>
                      <m:sup>
                        <m:sSub>
                          <m:sSubPr>
                            <m:ctrlPr>
                              <w:ins w:id="803" w:author="Στάθης Καπ" w:date="2023-02-01T08:58:00Z">
                                <w:rPr>
                                  <w:rFonts w:ascii="Cambria Math" w:hAnsi="Cambria Math"/>
                                  <w:i/>
                                  <w:lang w:val="el-GR"/>
                                </w:rPr>
                              </w:ins>
                            </m:ctrlPr>
                          </m:sSubPr>
                          <m:e>
                            <m:r>
                              <w:ins w:id="804" w:author="Στάθης Καπ" w:date="2023-02-01T08:58:00Z">
                                <w:rPr>
                                  <w:rFonts w:ascii="Cambria Math" w:hAnsi="Cambria Math"/>
                                  <w:lang w:val="el-GR"/>
                                </w:rPr>
                                <m:t>T</m:t>
                              </w:ins>
                            </m:r>
                          </m:e>
                          <m:sub>
                            <m:r>
                              <w:ins w:id="805" w:author="Στάθης Καπ" w:date="2023-02-01T08:58:00Z">
                                <w:rPr>
                                  <w:rFonts w:ascii="Cambria Math" w:hAnsi="Cambria Math"/>
                                  <w:lang w:val="el-GR"/>
                                </w:rPr>
                                <m:t>max</m:t>
                              </w:ins>
                            </m:r>
                          </m:sub>
                        </m:sSub>
                      </m:sup>
                      <m:e>
                        <m:sSub>
                          <m:sSubPr>
                            <m:ctrlPr>
                              <w:ins w:id="806" w:author="Στάθης Καπ" w:date="2023-02-01T08:58:00Z">
                                <w:rPr>
                                  <w:rFonts w:ascii="Cambria Math" w:hAnsi="Cambria Math"/>
                                  <w:i/>
                                  <w:lang w:val="el-GR"/>
                                </w:rPr>
                              </w:ins>
                            </m:ctrlPr>
                          </m:sSubPr>
                          <m:e>
                            <m:r>
                              <w:ins w:id="807" w:author="Στάθης Καπ" w:date="2023-02-01T08:58:00Z">
                                <w:rPr>
                                  <w:rFonts w:ascii="Cambria Math" w:hAnsi="Cambria Math"/>
                                  <w:lang w:val="el-GR"/>
                                </w:rPr>
                                <m:t>X</m:t>
                              </w:ins>
                            </m:r>
                          </m:e>
                          <m:sub>
                            <m:r>
                              <w:ins w:id="808" w:author="Στάθης Καπ" w:date="2023-02-01T08:58:00Z">
                                <w:rPr>
                                  <w:rFonts w:ascii="Cambria Math" w:hAnsi="Cambria Math"/>
                                  <w:lang w:val="el-GR"/>
                                </w:rPr>
                                <m:t>i,1,t</m:t>
                              </w:ins>
                            </m:r>
                          </m:sub>
                        </m:sSub>
                      </m:e>
                    </m:nary>
                  </m:e>
                </m:nary>
                <m:r>
                  <w:ins w:id="809" w:author="Στάθης Καπ" w:date="2023-02-01T08:58:00Z">
                    <w:rPr>
                      <w:rFonts w:ascii="Cambria Math" w:hAnsi="Cambria Math"/>
                      <w:lang w:val="el-GR"/>
                    </w:rPr>
                    <m:t>=0</m:t>
                  </w:ins>
                </m:r>
              </m:oMath>
            </m:oMathPara>
          </w:p>
        </w:tc>
        <w:tc>
          <w:tcPr>
            <w:tcW w:w="350" w:type="pct"/>
            <w:vAlign w:val="center"/>
          </w:tcPr>
          <w:p w14:paraId="27251DCA" w14:textId="434423C2" w:rsidR="00226D8C" w:rsidRPr="00603993" w:rsidRDefault="00226D8C" w:rsidP="00237FE3">
            <w:pPr>
              <w:pStyle w:val="Caption"/>
              <w:spacing w:after="160"/>
              <w:rPr>
                <w:ins w:id="810" w:author="Στάθης Καπ" w:date="2023-02-01T08:58:00Z"/>
                <w:rPrChange w:id="811" w:author="Στάθης Καπ" w:date="2023-02-01T08:49:00Z">
                  <w:rPr>
                    <w:ins w:id="812" w:author="Στάθης Καπ" w:date="2023-02-01T08:58:00Z"/>
                    <w:lang w:val="el-GR"/>
                  </w:rPr>
                </w:rPrChange>
              </w:rPr>
            </w:pPr>
            <w:ins w:id="813"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814"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16</w:t>
            </w:r>
            <w:ins w:id="815" w:author="Στάθης Καπ" w:date="2023-02-01T08:58:00Z">
              <w:r>
                <w:rPr>
                  <w:lang w:val="el-GR"/>
                </w:rPr>
                <w:fldChar w:fldCharType="end"/>
              </w:r>
              <w:r>
                <w:t>)</w:t>
              </w:r>
            </w:ins>
          </w:p>
        </w:tc>
      </w:tr>
      <w:tr w:rsidR="00EF0CAA" w14:paraId="39631582" w14:textId="77777777" w:rsidTr="00237FE3">
        <w:trPr>
          <w:ins w:id="816" w:author="Στάθης Καπ" w:date="2023-02-01T08:58:00Z"/>
        </w:trPr>
        <w:tc>
          <w:tcPr>
            <w:tcW w:w="350" w:type="pct"/>
          </w:tcPr>
          <w:p w14:paraId="3888DF29" w14:textId="77777777" w:rsidR="00EF0CAA" w:rsidRDefault="00EF0CAA">
            <w:pPr>
              <w:spacing w:after="160"/>
              <w:rPr>
                <w:ins w:id="817" w:author="Στάθης Καπ" w:date="2023-02-01T08:58:00Z"/>
                <w:lang w:val="el-GR"/>
              </w:rPr>
              <w:pPrChange w:id="818" w:author="Στάθης Καπ" w:date="2023-02-01T08:46:00Z">
                <w:pPr/>
              </w:pPrChange>
            </w:pPr>
          </w:p>
        </w:tc>
        <w:tc>
          <w:tcPr>
            <w:tcW w:w="4300" w:type="pct"/>
          </w:tcPr>
          <w:p w14:paraId="75E5FDE9" w14:textId="3DAD620E" w:rsidR="00EF0CAA" w:rsidRPr="005846FF" w:rsidRDefault="00227D7C">
            <w:pPr>
              <w:spacing w:after="160"/>
              <w:rPr>
                <w:ins w:id="819" w:author="Στάθης Καπ" w:date="2023-02-01T08:58:00Z"/>
                <w:lang w:val="el-GR"/>
              </w:rPr>
              <w:pPrChange w:id="820" w:author="Στάθης Καπ" w:date="2023-02-01T08:46:00Z">
                <w:pPr/>
              </w:pPrChange>
            </w:pPr>
            <m:oMathPara>
              <m:oMath>
                <m:nary>
                  <m:naryPr>
                    <m:chr m:val="∑"/>
                    <m:limLoc m:val="undOvr"/>
                    <m:ctrlPr>
                      <w:ins w:id="821" w:author="Στάθης Καπ" w:date="2023-02-01T08:58:00Z">
                        <w:rPr>
                          <w:rFonts w:ascii="Cambria Math" w:hAnsi="Cambria Math"/>
                          <w:i/>
                          <w:lang w:val="el-GR"/>
                        </w:rPr>
                      </w:ins>
                    </m:ctrlPr>
                  </m:naryPr>
                  <m:sub>
                    <m:r>
                      <w:ins w:id="822" w:author="Στάθης Καπ" w:date="2023-02-01T08:58:00Z">
                        <w:rPr>
                          <w:rFonts w:ascii="Cambria Math" w:hAnsi="Cambria Math"/>
                          <w:lang w:val="el-GR"/>
                        </w:rPr>
                        <m:t>j&gt;1</m:t>
                      </w:ins>
                    </m:r>
                  </m:sub>
                  <m:sup>
                    <m:r>
                      <w:ins w:id="823" w:author="Στάθης Καπ" w:date="2023-02-01T08:58:00Z">
                        <w:rPr>
                          <w:rFonts w:ascii="Cambria Math" w:hAnsi="Cambria Math"/>
                          <w:lang w:val="el-GR"/>
                        </w:rPr>
                        <m:t>n</m:t>
                      </w:ins>
                    </m:r>
                  </m:sup>
                  <m:e>
                    <m:nary>
                      <m:naryPr>
                        <m:chr m:val="∑"/>
                        <m:limLoc m:val="undOvr"/>
                        <m:ctrlPr>
                          <w:ins w:id="824" w:author="Στάθης Καπ" w:date="2023-02-01T08:58:00Z">
                            <w:rPr>
                              <w:rFonts w:ascii="Cambria Math" w:hAnsi="Cambria Math"/>
                              <w:i/>
                              <w:lang w:val="el-GR"/>
                            </w:rPr>
                          </w:ins>
                        </m:ctrlPr>
                      </m:naryPr>
                      <m:sub>
                        <m:r>
                          <w:ins w:id="825" w:author="Στάθης Καπ" w:date="2023-02-01T08:58:00Z">
                            <w:rPr>
                              <w:rFonts w:ascii="Cambria Math" w:hAnsi="Cambria Math"/>
                              <w:lang w:val="el-GR"/>
                            </w:rPr>
                            <m:t>t=1</m:t>
                          </w:ins>
                        </m:r>
                      </m:sub>
                      <m:sup>
                        <m:sSub>
                          <m:sSubPr>
                            <m:ctrlPr>
                              <w:ins w:id="826" w:author="Στάθης Καπ" w:date="2023-02-01T08:58:00Z">
                                <w:rPr>
                                  <w:rFonts w:ascii="Cambria Math" w:hAnsi="Cambria Math"/>
                                  <w:i/>
                                  <w:lang w:val="el-GR"/>
                                </w:rPr>
                              </w:ins>
                            </m:ctrlPr>
                          </m:sSubPr>
                          <m:e>
                            <m:r>
                              <w:ins w:id="827" w:author="Στάθης Καπ" w:date="2023-02-01T08:58:00Z">
                                <w:rPr>
                                  <w:rFonts w:ascii="Cambria Math" w:hAnsi="Cambria Math"/>
                                  <w:lang w:val="el-GR"/>
                                </w:rPr>
                                <m:t>T</m:t>
                              </w:ins>
                            </m:r>
                          </m:e>
                          <m:sub>
                            <m:r>
                              <w:ins w:id="828" w:author="Στάθης Καπ" w:date="2023-02-01T08:58:00Z">
                                <w:rPr>
                                  <w:rFonts w:ascii="Cambria Math" w:hAnsi="Cambria Math"/>
                                  <w:lang w:val="el-GR"/>
                                </w:rPr>
                                <m:t>max</m:t>
                              </w:ins>
                            </m:r>
                          </m:sub>
                        </m:sSub>
                      </m:sup>
                      <m:e>
                        <m:sSub>
                          <m:sSubPr>
                            <m:ctrlPr>
                              <w:ins w:id="829" w:author="Στάθης Καπ" w:date="2023-02-01T08:58:00Z">
                                <w:rPr>
                                  <w:rFonts w:ascii="Cambria Math" w:hAnsi="Cambria Math"/>
                                  <w:i/>
                                  <w:lang w:val="el-GR"/>
                                </w:rPr>
                              </w:ins>
                            </m:ctrlPr>
                          </m:sSubPr>
                          <m:e>
                            <m:r>
                              <w:ins w:id="830" w:author="Στάθης Καπ" w:date="2023-02-01T08:58:00Z">
                                <w:rPr>
                                  <w:rFonts w:ascii="Cambria Math" w:hAnsi="Cambria Math"/>
                                  <w:lang w:val="el-GR"/>
                                </w:rPr>
                                <m:t>X</m:t>
                              </w:ins>
                            </m:r>
                          </m:e>
                          <m:sub>
                            <m:r>
                              <w:ins w:id="831" w:author="Στάθης Καπ" w:date="2023-02-01T08:58:00Z">
                                <w:rPr>
                                  <w:rFonts w:ascii="Cambria Math" w:hAnsi="Cambria Math"/>
                                  <w:lang w:val="el-GR"/>
                                </w:rPr>
                                <m:t>1,j,t</m:t>
                              </w:ins>
                            </m:r>
                          </m:sub>
                        </m:sSub>
                      </m:e>
                    </m:nary>
                  </m:e>
                </m:nary>
                <m:r>
                  <w:ins w:id="832" w:author="Στάθης Καπ" w:date="2023-02-01T08:58:00Z">
                    <w:rPr>
                      <w:rFonts w:ascii="Cambria Math" w:hAnsi="Cambria Math"/>
                      <w:lang w:val="el-GR"/>
                    </w:rPr>
                    <m:t>=1</m:t>
                  </w:ins>
                </m:r>
              </m:oMath>
            </m:oMathPara>
          </w:p>
        </w:tc>
        <w:tc>
          <w:tcPr>
            <w:tcW w:w="350" w:type="pct"/>
            <w:vAlign w:val="center"/>
          </w:tcPr>
          <w:p w14:paraId="134AD892" w14:textId="707968AE" w:rsidR="00EF0CAA" w:rsidRPr="00603993" w:rsidRDefault="00EF0CAA" w:rsidP="00237FE3">
            <w:pPr>
              <w:pStyle w:val="Caption"/>
              <w:spacing w:after="160"/>
              <w:rPr>
                <w:ins w:id="833" w:author="Στάθης Καπ" w:date="2023-02-01T08:58:00Z"/>
                <w:rPrChange w:id="834" w:author="Στάθης Καπ" w:date="2023-02-01T08:49:00Z">
                  <w:rPr>
                    <w:ins w:id="835" w:author="Στάθης Καπ" w:date="2023-02-01T08:58:00Z"/>
                    <w:lang w:val="el-GR"/>
                  </w:rPr>
                </w:rPrChange>
              </w:rPr>
            </w:pPr>
            <w:ins w:id="836"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837"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17</w:t>
            </w:r>
            <w:ins w:id="838" w:author="Στάθης Καπ" w:date="2023-02-01T08:58:00Z">
              <w:r>
                <w:rPr>
                  <w:lang w:val="el-GR"/>
                </w:rPr>
                <w:fldChar w:fldCharType="end"/>
              </w:r>
              <w:r>
                <w:t>)</w:t>
              </w:r>
            </w:ins>
          </w:p>
        </w:tc>
      </w:tr>
      <w:tr w:rsidR="00746C35" w14:paraId="366C1BFD" w14:textId="77777777" w:rsidTr="00237FE3">
        <w:trPr>
          <w:ins w:id="839" w:author="Στάθης Καπ" w:date="2023-02-01T08:58:00Z"/>
        </w:trPr>
        <w:tc>
          <w:tcPr>
            <w:tcW w:w="350" w:type="pct"/>
          </w:tcPr>
          <w:p w14:paraId="286026C6" w14:textId="77777777" w:rsidR="00746C35" w:rsidRDefault="00746C35">
            <w:pPr>
              <w:spacing w:after="160"/>
              <w:rPr>
                <w:ins w:id="840" w:author="Στάθης Καπ" w:date="2023-02-01T08:58:00Z"/>
                <w:lang w:val="el-GR"/>
              </w:rPr>
              <w:pPrChange w:id="841" w:author="Στάθης Καπ" w:date="2023-02-01T08:46:00Z">
                <w:pPr/>
              </w:pPrChange>
            </w:pPr>
          </w:p>
        </w:tc>
        <w:tc>
          <w:tcPr>
            <w:tcW w:w="4300" w:type="pct"/>
          </w:tcPr>
          <w:p w14:paraId="0BBC5379" w14:textId="73F78A2F" w:rsidR="00746C35" w:rsidRPr="00CC5DDF" w:rsidRDefault="00227D7C">
            <w:pPr>
              <w:spacing w:after="160"/>
              <w:rPr>
                <w:ins w:id="842" w:author="Στάθης Καπ" w:date="2023-02-01T08:58:00Z"/>
                <w:i/>
                <w:lang w:val="el-GR"/>
                <w:rPrChange w:id="843" w:author="Στάθης Καπ" w:date="2023-02-01T08:59:00Z">
                  <w:rPr>
                    <w:ins w:id="844" w:author="Στάθης Καπ" w:date="2023-02-01T08:58:00Z"/>
                    <w:lang w:val="el-GR"/>
                  </w:rPr>
                </w:rPrChange>
              </w:rPr>
              <w:pPrChange w:id="845" w:author="Στάθης Καπ" w:date="2023-02-01T08:46:00Z">
                <w:pPr/>
              </w:pPrChange>
            </w:pPr>
            <m:oMathPara>
              <m:oMath>
                <m:nary>
                  <m:naryPr>
                    <m:chr m:val="∑"/>
                    <m:limLoc m:val="undOvr"/>
                    <m:ctrlPr>
                      <w:ins w:id="846" w:author="Στάθης Καπ" w:date="2023-02-01T08:59:00Z">
                        <w:rPr>
                          <w:rFonts w:ascii="Cambria Math" w:hAnsi="Cambria Math"/>
                          <w:i/>
                          <w:lang w:val="el-GR"/>
                        </w:rPr>
                      </w:ins>
                    </m:ctrlPr>
                  </m:naryPr>
                  <m:sub>
                    <m:r>
                      <w:ins w:id="847" w:author="Στάθης Καπ" w:date="2023-02-01T08:59:00Z">
                        <w:rPr>
                          <w:rFonts w:ascii="Cambria Math" w:hAnsi="Cambria Math"/>
                          <w:lang w:val="el-GR"/>
                        </w:rPr>
                        <m:t>j=1</m:t>
                      </w:ins>
                    </m:r>
                  </m:sub>
                  <m:sup>
                    <m:r>
                      <w:ins w:id="848" w:author="Στάθης Καπ" w:date="2023-02-01T08:59:00Z">
                        <w:rPr>
                          <w:rFonts w:ascii="Cambria Math" w:hAnsi="Cambria Math"/>
                          <w:lang w:val="el-GR"/>
                        </w:rPr>
                        <m:t>n-1</m:t>
                      </w:ins>
                    </m:r>
                  </m:sup>
                  <m:e>
                    <m:nary>
                      <m:naryPr>
                        <m:chr m:val="∑"/>
                        <m:limLoc m:val="undOvr"/>
                        <m:ctrlPr>
                          <w:ins w:id="849" w:author="Στάθης Καπ" w:date="2023-02-01T08:59:00Z">
                            <w:rPr>
                              <w:rFonts w:ascii="Cambria Math" w:hAnsi="Cambria Math"/>
                              <w:i/>
                              <w:lang w:val="el-GR"/>
                            </w:rPr>
                          </w:ins>
                        </m:ctrlPr>
                      </m:naryPr>
                      <m:sub>
                        <m:r>
                          <w:ins w:id="850" w:author="Στάθης Καπ" w:date="2023-02-01T08:59:00Z">
                            <w:rPr>
                              <w:rFonts w:ascii="Cambria Math" w:hAnsi="Cambria Math"/>
                              <w:lang w:val="el-GR"/>
                            </w:rPr>
                            <m:t>t=1</m:t>
                          </w:ins>
                        </m:r>
                      </m:sub>
                      <m:sup>
                        <m:sSub>
                          <m:sSubPr>
                            <m:ctrlPr>
                              <w:ins w:id="851" w:author="Στάθης Καπ" w:date="2023-02-01T08:59:00Z">
                                <w:rPr>
                                  <w:rFonts w:ascii="Cambria Math" w:hAnsi="Cambria Math"/>
                                  <w:i/>
                                  <w:lang w:val="el-GR"/>
                                </w:rPr>
                              </w:ins>
                            </m:ctrlPr>
                          </m:sSubPr>
                          <m:e>
                            <m:r>
                              <w:ins w:id="852" w:author="Στάθης Καπ" w:date="2023-02-01T08:59:00Z">
                                <w:rPr>
                                  <w:rFonts w:ascii="Cambria Math" w:hAnsi="Cambria Math"/>
                                  <w:lang w:val="el-GR"/>
                                </w:rPr>
                                <m:t>T</m:t>
                              </w:ins>
                            </m:r>
                          </m:e>
                          <m:sub>
                            <m:r>
                              <w:ins w:id="853" w:author="Στάθης Καπ" w:date="2023-02-01T08:59:00Z">
                                <w:rPr>
                                  <w:rFonts w:ascii="Cambria Math" w:hAnsi="Cambria Math"/>
                                  <w:lang w:val="el-GR"/>
                                </w:rPr>
                                <m:t>max</m:t>
                              </w:ins>
                            </m:r>
                          </m:sub>
                        </m:sSub>
                      </m:sup>
                      <m:e>
                        <m:sSub>
                          <m:sSubPr>
                            <m:ctrlPr>
                              <w:ins w:id="854" w:author="Στάθης Καπ" w:date="2023-02-01T08:59:00Z">
                                <w:rPr>
                                  <w:rFonts w:ascii="Cambria Math" w:hAnsi="Cambria Math"/>
                                  <w:i/>
                                  <w:lang w:val="el-GR"/>
                                </w:rPr>
                              </w:ins>
                            </m:ctrlPr>
                          </m:sSubPr>
                          <m:e>
                            <m:r>
                              <w:ins w:id="855" w:author="Στάθης Καπ" w:date="2023-02-01T08:59:00Z">
                                <w:rPr>
                                  <w:rFonts w:ascii="Cambria Math" w:hAnsi="Cambria Math"/>
                                  <w:lang w:val="el-GR"/>
                                </w:rPr>
                                <m:t>X</m:t>
                              </w:ins>
                            </m:r>
                          </m:e>
                          <m:sub>
                            <m:r>
                              <w:ins w:id="856" w:author="Στάθης Καπ" w:date="2023-02-01T08:59:00Z">
                                <w:rPr>
                                  <w:rFonts w:ascii="Cambria Math" w:hAnsi="Cambria Math"/>
                                  <w:lang w:val="el-GR"/>
                                </w:rPr>
                                <m:t>n,j,t</m:t>
                              </w:ins>
                            </m:r>
                          </m:sub>
                        </m:sSub>
                      </m:e>
                    </m:nary>
                  </m:e>
                </m:nary>
                <m:r>
                  <w:ins w:id="857" w:author="Στάθης Καπ" w:date="2023-02-01T08:59:00Z">
                    <w:rPr>
                      <w:rFonts w:ascii="Cambria Math" w:hAnsi="Cambria Math"/>
                      <w:lang w:val="el-GR"/>
                    </w:rPr>
                    <m:t>=0s</m:t>
                  </w:ins>
                </m:r>
              </m:oMath>
            </m:oMathPara>
          </w:p>
        </w:tc>
        <w:tc>
          <w:tcPr>
            <w:tcW w:w="350" w:type="pct"/>
            <w:vAlign w:val="center"/>
          </w:tcPr>
          <w:p w14:paraId="52DAFEC1" w14:textId="75C3646A" w:rsidR="00746C35" w:rsidRPr="00603993" w:rsidRDefault="00746C35" w:rsidP="00237FE3">
            <w:pPr>
              <w:pStyle w:val="Caption"/>
              <w:spacing w:after="160"/>
              <w:rPr>
                <w:ins w:id="858" w:author="Στάθης Καπ" w:date="2023-02-01T08:58:00Z"/>
                <w:rPrChange w:id="859" w:author="Στάθης Καπ" w:date="2023-02-01T08:49:00Z">
                  <w:rPr>
                    <w:ins w:id="860" w:author="Στάθης Καπ" w:date="2023-02-01T08:58:00Z"/>
                    <w:lang w:val="el-GR"/>
                  </w:rPr>
                </w:rPrChange>
              </w:rPr>
            </w:pPr>
            <w:ins w:id="861"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862"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18</w:t>
            </w:r>
            <w:ins w:id="863" w:author="Στάθης Καπ" w:date="2023-02-01T08:58:00Z">
              <w:r>
                <w:rPr>
                  <w:lang w:val="el-GR"/>
                </w:rPr>
                <w:fldChar w:fldCharType="end"/>
              </w:r>
              <w:r>
                <w:t>)</w:t>
              </w:r>
            </w:ins>
          </w:p>
        </w:tc>
      </w:tr>
      <w:tr w:rsidR="00CC5DDF" w14:paraId="6F141FAD" w14:textId="77777777" w:rsidTr="00237FE3">
        <w:trPr>
          <w:ins w:id="864" w:author="Στάθης Καπ" w:date="2023-02-01T08:59:00Z"/>
        </w:trPr>
        <w:tc>
          <w:tcPr>
            <w:tcW w:w="350" w:type="pct"/>
          </w:tcPr>
          <w:p w14:paraId="21F903DD" w14:textId="77777777" w:rsidR="00CC5DDF" w:rsidRDefault="00CC5DDF">
            <w:pPr>
              <w:spacing w:after="160"/>
              <w:rPr>
                <w:ins w:id="865" w:author="Στάθης Καπ" w:date="2023-02-01T08:59:00Z"/>
                <w:lang w:val="el-GR"/>
              </w:rPr>
              <w:pPrChange w:id="866" w:author="Στάθης Καπ" w:date="2023-02-01T08:46:00Z">
                <w:pPr/>
              </w:pPrChange>
            </w:pPr>
          </w:p>
        </w:tc>
        <w:tc>
          <w:tcPr>
            <w:tcW w:w="4300" w:type="pct"/>
          </w:tcPr>
          <w:p w14:paraId="6915FCD7" w14:textId="7F48BB0C" w:rsidR="00CC5DDF" w:rsidRPr="005846FF" w:rsidRDefault="00227D7C">
            <w:pPr>
              <w:spacing w:after="160"/>
              <w:rPr>
                <w:ins w:id="867" w:author="Στάθης Καπ" w:date="2023-02-01T08:59:00Z"/>
                <w:lang w:val="el-GR"/>
              </w:rPr>
              <w:pPrChange w:id="868" w:author="Στάθης Καπ" w:date="2023-02-01T08:46:00Z">
                <w:pPr/>
              </w:pPrChange>
            </w:pPr>
            <m:oMathPara>
              <m:oMath>
                <m:nary>
                  <m:naryPr>
                    <m:chr m:val="∑"/>
                    <m:limLoc m:val="undOvr"/>
                    <m:ctrlPr>
                      <w:ins w:id="869" w:author="Στάθης Καπ" w:date="2023-02-01T08:59:00Z">
                        <w:rPr>
                          <w:rFonts w:ascii="Cambria Math" w:hAnsi="Cambria Math"/>
                          <w:i/>
                          <w:lang w:val="el-GR"/>
                        </w:rPr>
                      </w:ins>
                    </m:ctrlPr>
                  </m:naryPr>
                  <m:sub>
                    <m:r>
                      <w:ins w:id="870" w:author="Στάθης Καπ" w:date="2023-02-01T08:59:00Z">
                        <w:rPr>
                          <w:rFonts w:ascii="Cambria Math" w:hAnsi="Cambria Math"/>
                          <w:lang w:val="el-GR"/>
                        </w:rPr>
                        <m:t>i=1</m:t>
                      </w:ins>
                    </m:r>
                  </m:sub>
                  <m:sup>
                    <m:r>
                      <w:ins w:id="871" w:author="Στάθης Καπ" w:date="2023-02-01T08:59:00Z">
                        <w:rPr>
                          <w:rFonts w:ascii="Cambria Math" w:hAnsi="Cambria Math"/>
                          <w:lang w:val="el-GR"/>
                        </w:rPr>
                        <m:t>n-1</m:t>
                      </w:ins>
                    </m:r>
                  </m:sup>
                  <m:e>
                    <m:nary>
                      <m:naryPr>
                        <m:chr m:val="∑"/>
                        <m:limLoc m:val="undOvr"/>
                        <m:ctrlPr>
                          <w:ins w:id="872" w:author="Στάθης Καπ" w:date="2023-02-01T08:59:00Z">
                            <w:rPr>
                              <w:rFonts w:ascii="Cambria Math" w:hAnsi="Cambria Math"/>
                              <w:i/>
                              <w:lang w:val="el-GR"/>
                            </w:rPr>
                          </w:ins>
                        </m:ctrlPr>
                      </m:naryPr>
                      <m:sub>
                        <m:r>
                          <w:ins w:id="873" w:author="Στάθης Καπ" w:date="2023-02-01T08:59:00Z">
                            <w:rPr>
                              <w:rFonts w:ascii="Cambria Math" w:hAnsi="Cambria Math"/>
                              <w:lang w:val="el-GR"/>
                            </w:rPr>
                            <m:t>t=1</m:t>
                          </w:ins>
                        </m:r>
                      </m:sub>
                      <m:sup>
                        <m:sSub>
                          <m:sSubPr>
                            <m:ctrlPr>
                              <w:ins w:id="874" w:author="Στάθης Καπ" w:date="2023-02-01T08:59:00Z">
                                <w:rPr>
                                  <w:rFonts w:ascii="Cambria Math" w:hAnsi="Cambria Math"/>
                                  <w:i/>
                                  <w:lang w:val="el-GR"/>
                                </w:rPr>
                              </w:ins>
                            </m:ctrlPr>
                          </m:sSubPr>
                          <m:e>
                            <m:r>
                              <w:ins w:id="875" w:author="Στάθης Καπ" w:date="2023-02-01T08:59:00Z">
                                <w:rPr>
                                  <w:rFonts w:ascii="Cambria Math" w:hAnsi="Cambria Math"/>
                                  <w:lang w:val="el-GR"/>
                                </w:rPr>
                                <m:t>T</m:t>
                              </w:ins>
                            </m:r>
                          </m:e>
                          <m:sub>
                            <m:r>
                              <w:ins w:id="876" w:author="Στάθης Καπ" w:date="2023-02-01T08:59:00Z">
                                <w:rPr>
                                  <w:rFonts w:ascii="Cambria Math" w:hAnsi="Cambria Math"/>
                                  <w:lang w:val="el-GR"/>
                                </w:rPr>
                                <m:t>max</m:t>
                              </w:ins>
                            </m:r>
                          </m:sub>
                        </m:sSub>
                      </m:sup>
                      <m:e>
                        <m:sSub>
                          <m:sSubPr>
                            <m:ctrlPr>
                              <w:ins w:id="877" w:author="Στάθης Καπ" w:date="2023-02-01T08:59:00Z">
                                <w:rPr>
                                  <w:rFonts w:ascii="Cambria Math" w:hAnsi="Cambria Math"/>
                                  <w:i/>
                                  <w:lang w:val="el-GR"/>
                                </w:rPr>
                              </w:ins>
                            </m:ctrlPr>
                          </m:sSubPr>
                          <m:e>
                            <m:r>
                              <w:ins w:id="878" w:author="Στάθης Καπ" w:date="2023-02-01T08:59:00Z">
                                <w:rPr>
                                  <w:rFonts w:ascii="Cambria Math" w:hAnsi="Cambria Math"/>
                                  <w:lang w:val="el-GR"/>
                                </w:rPr>
                                <m:t>X</m:t>
                              </w:ins>
                            </m:r>
                          </m:e>
                          <m:sub>
                            <m:r>
                              <w:ins w:id="879" w:author="Στάθης Καπ" w:date="2023-02-01T08:59:00Z">
                                <w:rPr>
                                  <w:rFonts w:ascii="Cambria Math" w:hAnsi="Cambria Math"/>
                                  <w:lang w:val="el-GR"/>
                                </w:rPr>
                                <m:t>i,n,t</m:t>
                              </w:ins>
                            </m:r>
                          </m:sub>
                        </m:sSub>
                      </m:e>
                    </m:nary>
                  </m:e>
                </m:nary>
                <m:r>
                  <w:ins w:id="880" w:author="Στάθης Καπ" w:date="2023-02-01T08:59:00Z">
                    <w:rPr>
                      <w:rFonts w:ascii="Cambria Math" w:hAnsi="Cambria Math"/>
                      <w:lang w:val="el-GR"/>
                    </w:rPr>
                    <m:t>=1</m:t>
                  </w:ins>
                </m:r>
              </m:oMath>
            </m:oMathPara>
          </w:p>
        </w:tc>
        <w:tc>
          <w:tcPr>
            <w:tcW w:w="350" w:type="pct"/>
            <w:vAlign w:val="center"/>
          </w:tcPr>
          <w:p w14:paraId="0B91AFDB" w14:textId="4DB5EC98" w:rsidR="00CC5DDF" w:rsidRPr="00603993" w:rsidRDefault="00CC5DDF" w:rsidP="00237FE3">
            <w:pPr>
              <w:pStyle w:val="Caption"/>
              <w:spacing w:after="160"/>
              <w:rPr>
                <w:ins w:id="881" w:author="Στάθης Καπ" w:date="2023-02-01T08:59:00Z"/>
                <w:rPrChange w:id="882" w:author="Στάθης Καπ" w:date="2023-02-01T08:49:00Z">
                  <w:rPr>
                    <w:ins w:id="883" w:author="Στάθης Καπ" w:date="2023-02-01T08:59:00Z"/>
                    <w:lang w:val="el-GR"/>
                  </w:rPr>
                </w:rPrChange>
              </w:rPr>
            </w:pPr>
            <w:ins w:id="884" w:author="Στάθης Καπ" w:date="2023-02-01T08:59: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885" w:author="Στάθης Καπ" w:date="2023-02-01T08:5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19</w:t>
            </w:r>
            <w:ins w:id="886" w:author="Στάθης Καπ" w:date="2023-02-01T08:59:00Z">
              <w:r>
                <w:rPr>
                  <w:lang w:val="el-GR"/>
                </w:rPr>
                <w:fldChar w:fldCharType="end"/>
              </w:r>
              <w:r>
                <w:t>)</w:t>
              </w:r>
            </w:ins>
          </w:p>
        </w:tc>
      </w:tr>
      <w:tr w:rsidR="006E12A8" w14:paraId="26AA09E0" w14:textId="77777777" w:rsidTr="00237FE3">
        <w:trPr>
          <w:ins w:id="887" w:author="Στάθης Καπ" w:date="2023-02-01T08:59:00Z"/>
        </w:trPr>
        <w:tc>
          <w:tcPr>
            <w:tcW w:w="350" w:type="pct"/>
          </w:tcPr>
          <w:p w14:paraId="29429F79" w14:textId="77777777" w:rsidR="006E12A8" w:rsidRDefault="006E12A8">
            <w:pPr>
              <w:spacing w:after="160"/>
              <w:rPr>
                <w:ins w:id="888" w:author="Στάθης Καπ" w:date="2023-02-01T08:59:00Z"/>
                <w:lang w:val="el-GR"/>
              </w:rPr>
              <w:pPrChange w:id="889" w:author="Στάθης Καπ" w:date="2023-02-01T08:46:00Z">
                <w:pPr/>
              </w:pPrChange>
            </w:pPr>
          </w:p>
        </w:tc>
        <w:tc>
          <w:tcPr>
            <w:tcW w:w="4300" w:type="pct"/>
          </w:tcPr>
          <w:p w14:paraId="7BECAC83" w14:textId="42D30DA0" w:rsidR="006E12A8" w:rsidRPr="005846FF" w:rsidRDefault="00227D7C">
            <w:pPr>
              <w:spacing w:after="160"/>
              <w:rPr>
                <w:ins w:id="890" w:author="Στάθης Καπ" w:date="2023-02-01T08:59:00Z"/>
                <w:lang w:val="el-GR"/>
              </w:rPr>
              <w:pPrChange w:id="891" w:author="Στάθης Καπ" w:date="2023-02-01T08:46:00Z">
                <w:pPr/>
              </w:pPrChange>
            </w:pPr>
            <m:oMathPara>
              <m:oMath>
                <m:nary>
                  <m:naryPr>
                    <m:chr m:val="∑"/>
                    <m:limLoc m:val="undOvr"/>
                    <m:ctrlPr>
                      <w:ins w:id="892" w:author="Στάθης Καπ" w:date="2023-02-01T08:59:00Z">
                        <w:rPr>
                          <w:rFonts w:ascii="Cambria Math" w:hAnsi="Cambria Math"/>
                          <w:i/>
                          <w:lang w:val="el-GR"/>
                        </w:rPr>
                      </w:ins>
                    </m:ctrlPr>
                  </m:naryPr>
                  <m:sub>
                    <m:r>
                      <w:ins w:id="893" w:author="Στάθης Καπ" w:date="2023-02-01T08:59:00Z">
                        <w:rPr>
                          <w:rFonts w:ascii="Cambria Math" w:hAnsi="Cambria Math"/>
                          <w:lang w:val="el-GR"/>
                        </w:rPr>
                        <m:t>i=1,i≠e</m:t>
                      </w:ins>
                    </m:r>
                  </m:sub>
                  <m:sup>
                    <m:r>
                      <w:ins w:id="894" w:author="Στάθης Καπ" w:date="2023-02-01T08:59:00Z">
                        <w:rPr>
                          <w:rFonts w:ascii="Cambria Math" w:hAnsi="Cambria Math"/>
                          <w:lang w:val="el-GR"/>
                        </w:rPr>
                        <m:t>n-1</m:t>
                      </w:ins>
                    </m:r>
                  </m:sup>
                  <m:e>
                    <m:nary>
                      <m:naryPr>
                        <m:chr m:val="∑"/>
                        <m:limLoc m:val="undOvr"/>
                        <m:ctrlPr>
                          <w:ins w:id="895" w:author="Στάθης Καπ" w:date="2023-02-01T08:59:00Z">
                            <w:rPr>
                              <w:rFonts w:ascii="Cambria Math" w:hAnsi="Cambria Math"/>
                              <w:i/>
                              <w:lang w:val="el-GR"/>
                            </w:rPr>
                          </w:ins>
                        </m:ctrlPr>
                      </m:naryPr>
                      <m:sub>
                        <m:r>
                          <w:ins w:id="896" w:author="Στάθης Καπ" w:date="2023-02-01T08:59:00Z">
                            <m:rPr>
                              <m:sty m:val="p"/>
                            </m:rPr>
                            <w:rPr>
                              <w:rFonts w:ascii="Cambria Math" w:hAnsi="Cambria Math"/>
                            </w:rPr>
                            <m:t>t=1,</m:t>
                          </w:ins>
                        </m:r>
                        <m:sSub>
                          <m:sSubPr>
                            <m:ctrlPr>
                              <w:ins w:id="897" w:author="Στάθης Καπ" w:date="2023-02-01T08:59:00Z">
                                <w:rPr>
                                  <w:rFonts w:ascii="Cambria Math" w:hAnsi="Cambria Math"/>
                                </w:rPr>
                              </w:ins>
                            </m:ctrlPr>
                          </m:sSubPr>
                          <m:e>
                            <m:r>
                              <w:ins w:id="898" w:author="Στάθης Καπ" w:date="2023-02-01T08:59:00Z">
                                <w:rPr>
                                  <w:rFonts w:ascii="Cambria Math" w:hAnsi="Cambria Math"/>
                                </w:rPr>
                                <m:t>T</m:t>
                              </w:ins>
                            </m:r>
                          </m:e>
                          <m:sub>
                            <m:r>
                              <w:ins w:id="899" w:author="Στάθης Καπ" w:date="2023-02-01T08:59:00Z">
                                <w:rPr>
                                  <w:rFonts w:ascii="Cambria Math" w:hAnsi="Cambria Math"/>
                                </w:rPr>
                                <m:t>max</m:t>
                              </w:ins>
                            </m:r>
                          </m:sub>
                        </m:sSub>
                      </m:sub>
                      <m:sup>
                        <m:r>
                          <w:ins w:id="900" w:author="Στάθης Καπ" w:date="2023-02-01T08:59:00Z">
                            <w:rPr>
                              <w:rFonts w:ascii="Cambria Math" w:hAnsi="Cambria Math"/>
                              <w:lang w:val="el-GR"/>
                            </w:rPr>
                            <m:t>n</m:t>
                          </w:ins>
                        </m:r>
                      </m:sup>
                      <m:e>
                        <m:sSub>
                          <m:sSubPr>
                            <m:ctrlPr>
                              <w:ins w:id="901" w:author="Στάθης Καπ" w:date="2023-02-01T08:59:00Z">
                                <w:rPr>
                                  <w:rFonts w:ascii="Cambria Math" w:hAnsi="Cambria Math"/>
                                  <w:i/>
                                  <w:lang w:val="el-GR"/>
                                </w:rPr>
                              </w:ins>
                            </m:ctrlPr>
                          </m:sSubPr>
                          <m:e>
                            <m:r>
                              <w:ins w:id="902" w:author="Στάθης Καπ" w:date="2023-02-01T08:59:00Z">
                                <w:rPr>
                                  <w:rFonts w:ascii="Cambria Math" w:hAnsi="Cambria Math"/>
                                  <w:lang w:val="el-GR"/>
                                </w:rPr>
                                <m:t>X</m:t>
                              </w:ins>
                            </m:r>
                          </m:e>
                          <m:sub>
                            <m:r>
                              <w:ins w:id="903" w:author="Στάθης Καπ" w:date="2023-02-01T08:59:00Z">
                                <w:rPr>
                                  <w:rFonts w:ascii="Cambria Math" w:hAnsi="Cambria Math"/>
                                  <w:lang w:val="el-GR"/>
                                </w:rPr>
                                <m:t>i,e,t</m:t>
                              </w:ins>
                            </m:r>
                          </m:sub>
                        </m:sSub>
                      </m:e>
                    </m:nary>
                  </m:e>
                </m:nary>
                <m:r>
                  <w:ins w:id="904" w:author="Στάθης Καπ" w:date="2023-02-01T08:59:00Z">
                    <w:rPr>
                      <w:rFonts w:ascii="Cambria Math" w:hAnsi="Cambria Math"/>
                      <w:lang w:val="el-GR"/>
                    </w:rPr>
                    <m:t>=</m:t>
                  </w:ins>
                </m:r>
                <m:nary>
                  <m:naryPr>
                    <m:chr m:val="∑"/>
                    <m:limLoc m:val="undOvr"/>
                    <m:ctrlPr>
                      <w:ins w:id="905" w:author="Στάθης Καπ" w:date="2023-02-01T08:59:00Z">
                        <w:rPr>
                          <w:rFonts w:ascii="Cambria Math" w:hAnsi="Cambria Math"/>
                          <w:i/>
                          <w:lang w:val="el-GR"/>
                        </w:rPr>
                      </w:ins>
                    </m:ctrlPr>
                  </m:naryPr>
                  <m:sub>
                    <m:r>
                      <w:ins w:id="906" w:author="Στάθης Καπ" w:date="2023-02-01T08:59:00Z">
                        <m:rPr>
                          <m:sty m:val="p"/>
                        </m:rPr>
                        <w:rPr>
                          <w:rFonts w:ascii="Cambria Math" w:hAnsi="Cambria Math"/>
                        </w:rPr>
                        <m:t>j=2,j≠e</m:t>
                      </w:ins>
                    </m:r>
                  </m:sub>
                  <m:sup>
                    <m:r>
                      <w:ins w:id="907" w:author="Στάθης Καπ" w:date="2023-02-01T08:59:00Z">
                        <w:rPr>
                          <w:rFonts w:ascii="Cambria Math" w:hAnsi="Cambria Math"/>
                          <w:lang w:val="el-GR"/>
                        </w:rPr>
                        <m:t>n</m:t>
                      </w:ins>
                    </m:r>
                  </m:sup>
                  <m:e>
                    <m:nary>
                      <m:naryPr>
                        <m:chr m:val="∑"/>
                        <m:limLoc m:val="undOvr"/>
                        <m:ctrlPr>
                          <w:ins w:id="908" w:author="Στάθης Καπ" w:date="2023-02-01T08:59:00Z">
                            <w:rPr>
                              <w:rFonts w:ascii="Cambria Math" w:hAnsi="Cambria Math"/>
                              <w:i/>
                              <w:lang w:val="el-GR"/>
                            </w:rPr>
                          </w:ins>
                        </m:ctrlPr>
                      </m:naryPr>
                      <m:sub>
                        <m:r>
                          <w:ins w:id="909" w:author="Στάθης Καπ" w:date="2023-02-01T08:59:00Z">
                            <w:rPr>
                              <w:rFonts w:ascii="Cambria Math" w:hAnsi="Cambria Math"/>
                              <w:lang w:val="el-GR"/>
                            </w:rPr>
                            <m:t>T=1</m:t>
                          </w:ins>
                        </m:r>
                      </m:sub>
                      <m:sup>
                        <m:sSub>
                          <m:sSubPr>
                            <m:ctrlPr>
                              <w:ins w:id="910" w:author="Στάθης Καπ" w:date="2023-02-01T08:59:00Z">
                                <w:rPr>
                                  <w:rFonts w:ascii="Cambria Math" w:hAnsi="Cambria Math"/>
                                  <w:i/>
                                  <w:lang w:val="el-GR"/>
                                </w:rPr>
                              </w:ins>
                            </m:ctrlPr>
                          </m:sSubPr>
                          <m:e>
                            <m:r>
                              <w:ins w:id="911" w:author="Στάθης Καπ" w:date="2023-02-01T08:59:00Z">
                                <w:rPr>
                                  <w:rFonts w:ascii="Cambria Math" w:hAnsi="Cambria Math"/>
                                  <w:lang w:val="el-GR"/>
                                </w:rPr>
                                <m:t>T</m:t>
                              </w:ins>
                            </m:r>
                          </m:e>
                          <m:sub>
                            <m:r>
                              <w:ins w:id="912" w:author="Στάθης Καπ" w:date="2023-02-01T08:59:00Z">
                                <w:rPr>
                                  <w:rFonts w:ascii="Cambria Math" w:hAnsi="Cambria Math"/>
                                  <w:lang w:val="el-GR"/>
                                </w:rPr>
                                <m:t>max</m:t>
                              </w:ins>
                            </m:r>
                          </m:sub>
                        </m:sSub>
                      </m:sup>
                      <m:e>
                        <m:sSub>
                          <m:sSubPr>
                            <m:ctrlPr>
                              <w:ins w:id="913" w:author="Στάθης Καπ" w:date="2023-02-01T08:59:00Z">
                                <w:rPr>
                                  <w:rFonts w:ascii="Cambria Math" w:hAnsi="Cambria Math"/>
                                  <w:i/>
                                  <w:lang w:val="el-GR"/>
                                </w:rPr>
                              </w:ins>
                            </m:ctrlPr>
                          </m:sSubPr>
                          <m:e>
                            <m:r>
                              <w:ins w:id="914" w:author="Στάθης Καπ" w:date="2023-02-01T08:59:00Z">
                                <w:rPr>
                                  <w:rFonts w:ascii="Cambria Math" w:hAnsi="Cambria Math"/>
                                  <w:lang w:val="el-GR"/>
                                </w:rPr>
                                <m:t>X</m:t>
                              </w:ins>
                            </m:r>
                          </m:e>
                          <m:sub>
                            <m:r>
                              <w:ins w:id="915" w:author="Στάθης Καπ" w:date="2023-02-01T08:59:00Z">
                                <w:rPr>
                                  <w:rFonts w:ascii="Cambria Math" w:hAnsi="Cambria Math"/>
                                  <w:lang w:val="el-GR"/>
                                </w:rPr>
                                <m:t>e,j,t</m:t>
                              </w:ins>
                            </m:r>
                          </m:sub>
                        </m:sSub>
                      </m:e>
                    </m:nary>
                  </m:e>
                </m:nary>
                <m:r>
                  <w:ins w:id="916" w:author="Στάθης Καπ" w:date="2023-02-01T08:59:00Z">
                    <w:rPr>
                      <w:rFonts w:ascii="Cambria Math" w:hAnsi="Cambria Math"/>
                      <w:lang w:val="el-GR"/>
                    </w:rPr>
                    <m:t xml:space="preserve"> ∀e=2, 3, ⋯, (n-1)</m:t>
                  </w:ins>
                </m:r>
              </m:oMath>
            </m:oMathPara>
          </w:p>
        </w:tc>
        <w:tc>
          <w:tcPr>
            <w:tcW w:w="350" w:type="pct"/>
            <w:vAlign w:val="center"/>
          </w:tcPr>
          <w:p w14:paraId="41A30956" w14:textId="05F97093" w:rsidR="006E12A8" w:rsidRPr="00603993" w:rsidRDefault="006E12A8" w:rsidP="00237FE3">
            <w:pPr>
              <w:pStyle w:val="Caption"/>
              <w:spacing w:after="160"/>
              <w:rPr>
                <w:ins w:id="917" w:author="Στάθης Καπ" w:date="2023-02-01T08:59:00Z"/>
                <w:rPrChange w:id="918" w:author="Στάθης Καπ" w:date="2023-02-01T08:49:00Z">
                  <w:rPr>
                    <w:ins w:id="919" w:author="Στάθης Καπ" w:date="2023-02-01T08:59:00Z"/>
                    <w:lang w:val="el-GR"/>
                  </w:rPr>
                </w:rPrChange>
              </w:rPr>
            </w:pPr>
            <w:ins w:id="920" w:author="Στάθης Καπ" w:date="2023-02-01T08:59: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921" w:author="Στάθης Καπ" w:date="2023-02-01T08:5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20</w:t>
            </w:r>
            <w:ins w:id="922" w:author="Στάθης Καπ" w:date="2023-02-01T08:59:00Z">
              <w:r>
                <w:rPr>
                  <w:lang w:val="el-GR"/>
                </w:rPr>
                <w:fldChar w:fldCharType="end"/>
              </w:r>
              <w:r>
                <w:t>)</w:t>
              </w:r>
            </w:ins>
          </w:p>
        </w:tc>
      </w:tr>
      <w:tr w:rsidR="001A3B97" w14:paraId="7E974024" w14:textId="77777777" w:rsidTr="00237FE3">
        <w:trPr>
          <w:ins w:id="923" w:author="Στάθης Καπ" w:date="2023-02-01T09:00:00Z"/>
        </w:trPr>
        <w:tc>
          <w:tcPr>
            <w:tcW w:w="350" w:type="pct"/>
          </w:tcPr>
          <w:p w14:paraId="7F8502DD" w14:textId="77777777" w:rsidR="001A3B97" w:rsidRDefault="001A3B97">
            <w:pPr>
              <w:spacing w:after="160"/>
              <w:rPr>
                <w:ins w:id="924" w:author="Στάθης Καπ" w:date="2023-02-01T09:00:00Z"/>
                <w:lang w:val="el-GR"/>
              </w:rPr>
              <w:pPrChange w:id="925" w:author="Στάθης Καπ" w:date="2023-02-01T08:46:00Z">
                <w:pPr/>
              </w:pPrChange>
            </w:pPr>
          </w:p>
        </w:tc>
        <w:tc>
          <w:tcPr>
            <w:tcW w:w="4300" w:type="pct"/>
          </w:tcPr>
          <w:p w14:paraId="2CCBE347" w14:textId="22A3ACD2" w:rsidR="001A3B97" w:rsidRPr="005846FF" w:rsidRDefault="00227D7C">
            <w:pPr>
              <w:spacing w:after="160"/>
              <w:rPr>
                <w:ins w:id="926" w:author="Στάθης Καπ" w:date="2023-02-01T09:00:00Z"/>
                <w:lang w:val="el-GR"/>
              </w:rPr>
              <w:pPrChange w:id="927" w:author="Στάθης Καπ" w:date="2023-02-01T08:46:00Z">
                <w:pPr/>
              </w:pPrChange>
            </w:pPr>
            <m:oMathPara>
              <m:oMath>
                <m:nary>
                  <m:naryPr>
                    <m:chr m:val="∑"/>
                    <m:limLoc m:val="undOvr"/>
                    <m:ctrlPr>
                      <w:ins w:id="928" w:author="Στάθης Καπ" w:date="2023-02-01T09:00:00Z">
                        <w:rPr>
                          <w:rFonts w:ascii="Cambria Math" w:hAnsi="Cambria Math"/>
                          <w:i/>
                          <w:lang w:val="el-GR"/>
                        </w:rPr>
                      </w:ins>
                    </m:ctrlPr>
                  </m:naryPr>
                  <m:sub>
                    <m:r>
                      <w:ins w:id="929" w:author="Στάθης Καπ" w:date="2023-02-01T09:00:00Z">
                        <w:rPr>
                          <w:rFonts w:ascii="Cambria Math" w:hAnsi="Cambria Math"/>
                          <w:lang w:val="el-GR"/>
                        </w:rPr>
                        <m:t>j=2,j≠i</m:t>
                      </w:ins>
                    </m:r>
                  </m:sub>
                  <m:sup>
                    <m:r>
                      <w:ins w:id="930" w:author="Στάθης Καπ" w:date="2023-02-01T09:00:00Z">
                        <w:rPr>
                          <w:rFonts w:ascii="Cambria Math" w:hAnsi="Cambria Math"/>
                          <w:lang w:val="el-GR"/>
                        </w:rPr>
                        <m:t>n</m:t>
                      </w:ins>
                    </m:r>
                  </m:sup>
                  <m:e>
                    <m:nary>
                      <m:naryPr>
                        <m:chr m:val="∑"/>
                        <m:limLoc m:val="undOvr"/>
                        <m:ctrlPr>
                          <w:ins w:id="931" w:author="Στάθης Καπ" w:date="2023-02-01T09:00:00Z">
                            <w:rPr>
                              <w:rFonts w:ascii="Cambria Math" w:hAnsi="Cambria Math"/>
                              <w:i/>
                              <w:lang w:val="el-GR"/>
                            </w:rPr>
                          </w:ins>
                        </m:ctrlPr>
                      </m:naryPr>
                      <m:sub>
                        <m:r>
                          <w:ins w:id="932" w:author="Στάθης Καπ" w:date="2023-02-01T09:00:00Z">
                            <w:rPr>
                              <w:rFonts w:ascii="Cambria Math" w:hAnsi="Cambria Math"/>
                              <w:lang w:val="el-GR"/>
                            </w:rPr>
                            <m:t>t=1</m:t>
                          </w:ins>
                        </m:r>
                      </m:sub>
                      <m:sup>
                        <m:sSub>
                          <m:sSubPr>
                            <m:ctrlPr>
                              <w:ins w:id="933" w:author="Στάθης Καπ" w:date="2023-02-01T09:00:00Z">
                                <w:rPr>
                                  <w:rFonts w:ascii="Cambria Math" w:hAnsi="Cambria Math"/>
                                  <w:i/>
                                  <w:lang w:val="el-GR"/>
                                </w:rPr>
                              </w:ins>
                            </m:ctrlPr>
                          </m:sSubPr>
                          <m:e>
                            <m:r>
                              <w:ins w:id="934" w:author="Στάθης Καπ" w:date="2023-02-01T09:00:00Z">
                                <w:rPr>
                                  <w:rFonts w:ascii="Cambria Math" w:hAnsi="Cambria Math"/>
                                  <w:lang w:val="el-GR"/>
                                </w:rPr>
                                <m:t>T</m:t>
                              </w:ins>
                            </m:r>
                          </m:e>
                          <m:sub>
                            <m:r>
                              <w:ins w:id="935" w:author="Στάθης Καπ" w:date="2023-02-01T09:00:00Z">
                                <w:rPr>
                                  <w:rFonts w:ascii="Cambria Math" w:hAnsi="Cambria Math"/>
                                  <w:lang w:val="el-GR"/>
                                </w:rPr>
                                <m:t>max</m:t>
                              </w:ins>
                            </m:r>
                          </m:sub>
                        </m:sSub>
                      </m:sup>
                      <m:e>
                        <m:sSub>
                          <m:sSubPr>
                            <m:ctrlPr>
                              <w:ins w:id="936" w:author="Στάθης Καπ" w:date="2023-02-01T09:00:00Z">
                                <w:rPr>
                                  <w:rFonts w:ascii="Cambria Math" w:hAnsi="Cambria Math"/>
                                  <w:i/>
                                  <w:lang w:val="el-GR"/>
                                </w:rPr>
                              </w:ins>
                            </m:ctrlPr>
                          </m:sSubPr>
                          <m:e>
                            <m:r>
                              <w:ins w:id="937" w:author="Στάθης Καπ" w:date="2023-02-01T09:00:00Z">
                                <w:rPr>
                                  <w:rFonts w:ascii="Cambria Math" w:hAnsi="Cambria Math"/>
                                  <w:lang w:val="el-GR"/>
                                </w:rPr>
                                <m:t>X</m:t>
                              </w:ins>
                            </m:r>
                          </m:e>
                          <m:sub>
                            <m:r>
                              <w:ins w:id="938" w:author="Στάθης Καπ" w:date="2023-02-01T09:00:00Z">
                                <w:rPr>
                                  <w:rFonts w:ascii="Cambria Math" w:hAnsi="Cambria Math"/>
                                  <w:lang w:val="el-GR"/>
                                </w:rPr>
                                <m:t>i,j,t</m:t>
                              </w:ins>
                            </m:r>
                          </m:sub>
                        </m:sSub>
                      </m:e>
                    </m:nary>
                  </m:e>
                </m:nary>
                <m:r>
                  <w:ins w:id="939" w:author="Στάθης Καπ" w:date="2023-02-01T09:00:00Z">
                    <w:rPr>
                      <w:rFonts w:ascii="Cambria Math" w:hAnsi="Cambria Math"/>
                      <w:lang w:val="el-GR"/>
                    </w:rPr>
                    <m:t>≤1 ∀ 2, 3, ⋯, (n-1)</m:t>
                  </w:ins>
                </m:r>
              </m:oMath>
            </m:oMathPara>
          </w:p>
        </w:tc>
        <w:tc>
          <w:tcPr>
            <w:tcW w:w="350" w:type="pct"/>
            <w:vAlign w:val="center"/>
          </w:tcPr>
          <w:p w14:paraId="24DAF289" w14:textId="7E513428" w:rsidR="001A3B97" w:rsidRPr="00603993" w:rsidRDefault="001A3B97" w:rsidP="00237FE3">
            <w:pPr>
              <w:pStyle w:val="Caption"/>
              <w:spacing w:after="160"/>
              <w:rPr>
                <w:ins w:id="940" w:author="Στάθης Καπ" w:date="2023-02-01T09:00:00Z"/>
                <w:rPrChange w:id="941" w:author="Στάθης Καπ" w:date="2023-02-01T08:49:00Z">
                  <w:rPr>
                    <w:ins w:id="942" w:author="Στάθης Καπ" w:date="2023-02-01T09:00:00Z"/>
                    <w:lang w:val="el-GR"/>
                  </w:rPr>
                </w:rPrChange>
              </w:rPr>
            </w:pPr>
            <w:ins w:id="943" w:author="Στάθης Καπ" w:date="2023-02-01T09:0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944" w:author="Στάθης Καπ" w:date="2023-02-01T09:0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21</w:t>
            </w:r>
            <w:ins w:id="945" w:author="Στάθης Καπ" w:date="2023-02-01T09:00:00Z">
              <w:r>
                <w:rPr>
                  <w:lang w:val="el-GR"/>
                </w:rPr>
                <w:fldChar w:fldCharType="end"/>
              </w:r>
              <w:r>
                <w:t>)</w:t>
              </w:r>
            </w:ins>
          </w:p>
        </w:tc>
      </w:tr>
      <w:tr w:rsidR="007D7F13" w14:paraId="71ECD460" w14:textId="77777777" w:rsidTr="00237FE3">
        <w:trPr>
          <w:ins w:id="946" w:author="Στάθης Καπ" w:date="2023-02-01T09:00:00Z"/>
        </w:trPr>
        <w:tc>
          <w:tcPr>
            <w:tcW w:w="350" w:type="pct"/>
          </w:tcPr>
          <w:p w14:paraId="47D399F1" w14:textId="77777777" w:rsidR="007D7F13" w:rsidRDefault="007D7F13">
            <w:pPr>
              <w:spacing w:after="160"/>
              <w:rPr>
                <w:ins w:id="947" w:author="Στάθης Καπ" w:date="2023-02-01T09:00:00Z"/>
                <w:lang w:val="el-GR"/>
              </w:rPr>
              <w:pPrChange w:id="948" w:author="Στάθης Καπ" w:date="2023-02-01T08:46:00Z">
                <w:pPr/>
              </w:pPrChange>
            </w:pPr>
          </w:p>
        </w:tc>
        <w:tc>
          <w:tcPr>
            <w:tcW w:w="4300" w:type="pct"/>
          </w:tcPr>
          <w:p w14:paraId="1BC5954F" w14:textId="16104904" w:rsidR="007D7F13" w:rsidRPr="005846FF" w:rsidRDefault="00227D7C">
            <w:pPr>
              <w:spacing w:after="160"/>
              <w:rPr>
                <w:ins w:id="949" w:author="Στάθης Καπ" w:date="2023-02-01T09:00:00Z"/>
                <w:lang w:val="el-GR"/>
              </w:rPr>
              <w:pPrChange w:id="950" w:author="Στάθης Καπ" w:date="2023-02-01T08:46:00Z">
                <w:pPr/>
              </w:pPrChange>
            </w:pPr>
            <m:oMathPara>
              <m:oMath>
                <m:nary>
                  <m:naryPr>
                    <m:chr m:val="∑"/>
                    <m:limLoc m:val="undOvr"/>
                    <m:ctrlPr>
                      <w:ins w:id="951" w:author="Στάθης Καπ" w:date="2023-02-01T09:00:00Z">
                        <w:rPr>
                          <w:rFonts w:ascii="Cambria Math" w:hAnsi="Cambria Math"/>
                          <w:i/>
                          <w:iCs/>
                          <w:lang w:val="el-GR"/>
                        </w:rPr>
                      </w:ins>
                    </m:ctrlPr>
                  </m:naryPr>
                  <m:sub>
                    <m:r>
                      <w:ins w:id="952" w:author="Στάθης Καπ" w:date="2023-02-01T09:00:00Z">
                        <w:rPr>
                          <w:rFonts w:ascii="Cambria Math" w:hAnsi="Cambria Math"/>
                          <w:lang w:val="el-GR"/>
                        </w:rPr>
                        <m:t>e≠i,j</m:t>
                      </w:ins>
                    </m:r>
                  </m:sub>
                  <m:sup/>
                  <m:e>
                    <m:nary>
                      <m:naryPr>
                        <m:chr m:val="∑"/>
                        <m:limLoc m:val="undOvr"/>
                        <m:ctrlPr>
                          <w:ins w:id="953" w:author="Στάθης Καπ" w:date="2023-02-01T09:00:00Z">
                            <w:rPr>
                              <w:rFonts w:ascii="Cambria Math" w:hAnsi="Cambria Math"/>
                              <w:i/>
                              <w:iCs/>
                              <w:lang w:val="el-GR"/>
                            </w:rPr>
                          </w:ins>
                        </m:ctrlPr>
                      </m:naryPr>
                      <m:sub>
                        <m:r>
                          <w:ins w:id="954" w:author="Στάθης Καπ" w:date="2023-02-01T09:00:00Z">
                            <w:rPr>
                              <w:rFonts w:ascii="Cambria Math" w:hAnsi="Cambria Math"/>
                              <w:lang w:val="el-GR"/>
                            </w:rPr>
                            <m:t>u=t+</m:t>
                          </w:ins>
                        </m:r>
                        <m:sSub>
                          <m:sSubPr>
                            <m:ctrlPr>
                              <w:ins w:id="955" w:author="Στάθης Καπ" w:date="2023-02-01T09:00:00Z">
                                <w:rPr>
                                  <w:rFonts w:ascii="Cambria Math" w:hAnsi="Cambria Math"/>
                                  <w:i/>
                                  <w:iCs/>
                                  <w:lang w:val="el-GR"/>
                                </w:rPr>
                              </w:ins>
                            </m:ctrlPr>
                          </m:sSubPr>
                          <m:e>
                            <m:r>
                              <w:ins w:id="956" w:author="Στάθης Καπ" w:date="2023-02-01T09:00:00Z">
                                <w:rPr>
                                  <w:rFonts w:ascii="Cambria Math" w:hAnsi="Cambria Math"/>
                                  <w:lang w:val="el-GR"/>
                                </w:rPr>
                                <m:t>d</m:t>
                              </w:ins>
                            </m:r>
                          </m:e>
                          <m:sub>
                            <m:r>
                              <w:ins w:id="957" w:author="Στάθης Καπ" w:date="2023-02-01T09:00:00Z">
                                <w:rPr>
                                  <w:rFonts w:ascii="Cambria Math" w:hAnsi="Cambria Math"/>
                                  <w:lang w:val="el-GR"/>
                                </w:rPr>
                                <m:t>i,j,t</m:t>
                              </w:ins>
                            </m:r>
                          </m:sub>
                        </m:sSub>
                      </m:sub>
                      <m:sup>
                        <m:sSub>
                          <m:sSubPr>
                            <m:ctrlPr>
                              <w:ins w:id="958" w:author="Στάθης Καπ" w:date="2023-02-01T09:00:00Z">
                                <w:rPr>
                                  <w:rFonts w:ascii="Cambria Math" w:hAnsi="Cambria Math"/>
                                  <w:i/>
                                  <w:iCs/>
                                  <w:lang w:val="el-GR"/>
                                </w:rPr>
                              </w:ins>
                            </m:ctrlPr>
                          </m:sSubPr>
                          <m:e>
                            <m:r>
                              <w:ins w:id="959" w:author="Στάθης Καπ" w:date="2023-02-01T09:00:00Z">
                                <w:rPr>
                                  <w:rFonts w:ascii="Cambria Math" w:hAnsi="Cambria Math"/>
                                  <w:lang w:val="el-GR"/>
                                </w:rPr>
                                <m:t>T</m:t>
                              </w:ins>
                            </m:r>
                          </m:e>
                          <m:sub>
                            <m:r>
                              <w:ins w:id="960" w:author="Στάθης Καπ" w:date="2023-02-01T09:00:00Z">
                                <w:rPr>
                                  <w:rFonts w:ascii="Cambria Math" w:hAnsi="Cambria Math"/>
                                  <w:lang w:val="el-GR"/>
                                </w:rPr>
                                <m:t>max</m:t>
                              </w:ins>
                            </m:r>
                          </m:sub>
                        </m:sSub>
                      </m:sup>
                      <m:e>
                        <m:sSub>
                          <m:sSubPr>
                            <m:ctrlPr>
                              <w:ins w:id="961" w:author="Στάθης Καπ" w:date="2023-02-01T09:00:00Z">
                                <w:rPr>
                                  <w:rFonts w:ascii="Cambria Math" w:hAnsi="Cambria Math"/>
                                  <w:i/>
                                  <w:iCs/>
                                  <w:lang w:val="el-GR"/>
                                </w:rPr>
                              </w:ins>
                            </m:ctrlPr>
                          </m:sSubPr>
                          <m:e>
                            <m:r>
                              <w:ins w:id="962" w:author="Στάθης Καπ" w:date="2023-02-01T09:00:00Z">
                                <w:rPr>
                                  <w:rFonts w:ascii="Cambria Math" w:hAnsi="Cambria Math"/>
                                  <w:lang w:val="el-GR"/>
                                </w:rPr>
                                <m:t>X</m:t>
                              </w:ins>
                            </m:r>
                          </m:e>
                          <m:sub>
                            <m:r>
                              <w:ins w:id="963" w:author="Στάθης Καπ" w:date="2023-02-01T09:00:00Z">
                                <w:rPr>
                                  <w:rFonts w:ascii="Cambria Math" w:hAnsi="Cambria Math"/>
                                  <w:lang w:val="el-GR"/>
                                </w:rPr>
                                <m:t>j,e,u</m:t>
                              </w:ins>
                            </m:r>
                          </m:sub>
                        </m:sSub>
                      </m:e>
                    </m:nary>
                  </m:e>
                </m:nary>
                <m:r>
                  <w:ins w:id="964" w:author="Στάθης Καπ" w:date="2023-02-01T09:00:00Z">
                    <w:rPr>
                      <w:rFonts w:ascii="Cambria Math" w:hAnsi="Cambria Math"/>
                      <w:lang w:val="el-GR"/>
                    </w:rPr>
                    <m:t>≤</m:t>
                  </w:ins>
                </m:r>
                <m:sSub>
                  <m:sSubPr>
                    <m:ctrlPr>
                      <w:ins w:id="965" w:author="Στάθης Καπ" w:date="2023-02-01T09:00:00Z">
                        <w:rPr>
                          <w:rFonts w:ascii="Cambria Math" w:hAnsi="Cambria Math"/>
                          <w:i/>
                          <w:iCs/>
                          <w:lang w:val="el-GR"/>
                        </w:rPr>
                      </w:ins>
                    </m:ctrlPr>
                  </m:sSubPr>
                  <m:e>
                    <m:r>
                      <w:ins w:id="966" w:author="Στάθης Καπ" w:date="2023-02-01T09:00:00Z">
                        <w:rPr>
                          <w:rFonts w:ascii="Cambria Math" w:hAnsi="Cambria Math"/>
                          <w:lang w:val="el-GR"/>
                        </w:rPr>
                        <m:t>X</m:t>
                      </w:ins>
                    </m:r>
                  </m:e>
                  <m:sub>
                    <m:r>
                      <w:ins w:id="967" w:author="Στάθης Καπ" w:date="2023-02-01T09:00:00Z">
                        <w:rPr>
                          <w:rFonts w:ascii="Cambria Math" w:hAnsi="Cambria Math"/>
                          <w:lang w:val="el-GR"/>
                        </w:rPr>
                        <m:t>i,j,t</m:t>
                      </w:ins>
                    </m:r>
                  </m:sub>
                </m:sSub>
                <m:r>
                  <w:ins w:id="968" w:author="Στάθης Καπ" w:date="2023-02-01T09:00:00Z">
                    <w:rPr>
                      <w:rFonts w:ascii="Cambria Math" w:hAnsi="Cambria Math"/>
                      <w:lang w:val="el-GR"/>
                    </w:rPr>
                    <m:t xml:space="preserve"> ∀i,j=1, ⋯, n-1, i≠j, j≠1, t≤</m:t>
                  </w:ins>
                </m:r>
                <m:sSub>
                  <m:sSubPr>
                    <m:ctrlPr>
                      <w:ins w:id="969" w:author="Στάθης Καπ" w:date="2023-02-01T09:00:00Z">
                        <w:rPr>
                          <w:rFonts w:ascii="Cambria Math" w:hAnsi="Cambria Math"/>
                          <w:i/>
                          <w:iCs/>
                          <w:lang w:val="el-GR"/>
                        </w:rPr>
                      </w:ins>
                    </m:ctrlPr>
                  </m:sSubPr>
                  <m:e>
                    <m:r>
                      <w:ins w:id="970" w:author="Στάθης Καπ" w:date="2023-02-01T09:00:00Z">
                        <w:rPr>
                          <w:rFonts w:ascii="Cambria Math" w:hAnsi="Cambria Math"/>
                          <w:lang w:val="el-GR"/>
                        </w:rPr>
                        <m:t>T</m:t>
                      </w:ins>
                    </m:r>
                  </m:e>
                  <m:sub>
                    <m:r>
                      <w:ins w:id="971" w:author="Στάθης Καπ" w:date="2023-02-01T09:00:00Z">
                        <w:rPr>
                          <w:rFonts w:ascii="Cambria Math" w:hAnsi="Cambria Math"/>
                          <w:lang w:val="el-GR"/>
                        </w:rPr>
                        <m:t>max</m:t>
                      </w:ins>
                    </m:r>
                  </m:sub>
                </m:sSub>
                <m:r>
                  <w:ins w:id="972" w:author="Στάθης Καπ" w:date="2023-02-01T09:00:00Z">
                    <w:rPr>
                      <w:rFonts w:ascii="Cambria Math" w:hAnsi="Cambria Math"/>
                      <w:lang w:val="el-GR"/>
                    </w:rPr>
                    <m:t>-</m:t>
                  </w:ins>
                </m:r>
                <m:sSub>
                  <m:sSubPr>
                    <m:ctrlPr>
                      <w:ins w:id="973" w:author="Στάθης Καπ" w:date="2023-02-01T09:00:00Z">
                        <w:rPr>
                          <w:rFonts w:ascii="Cambria Math" w:hAnsi="Cambria Math"/>
                          <w:i/>
                          <w:iCs/>
                          <w:lang w:val="el-GR"/>
                        </w:rPr>
                      </w:ins>
                    </m:ctrlPr>
                  </m:sSubPr>
                  <m:e>
                    <m:r>
                      <w:ins w:id="974" w:author="Στάθης Καπ" w:date="2023-02-01T09:00:00Z">
                        <w:rPr>
                          <w:rFonts w:ascii="Cambria Math" w:hAnsi="Cambria Math"/>
                          <w:lang w:val="el-GR"/>
                        </w:rPr>
                        <m:t>d</m:t>
                      </w:ins>
                    </m:r>
                  </m:e>
                  <m:sub>
                    <m:r>
                      <w:ins w:id="975" w:author="Στάθης Καπ" w:date="2023-02-01T09:00:00Z">
                        <w:rPr>
                          <w:rFonts w:ascii="Cambria Math" w:hAnsi="Cambria Math"/>
                          <w:lang w:val="el-GR"/>
                        </w:rPr>
                        <m:t>i,j,t</m:t>
                      </w:ins>
                    </m:r>
                  </m:sub>
                </m:sSub>
              </m:oMath>
            </m:oMathPara>
          </w:p>
        </w:tc>
        <w:tc>
          <w:tcPr>
            <w:tcW w:w="350" w:type="pct"/>
            <w:vAlign w:val="center"/>
          </w:tcPr>
          <w:p w14:paraId="05FDBA9D" w14:textId="485809F1" w:rsidR="007D7F13" w:rsidRPr="00603993" w:rsidRDefault="007D7F13" w:rsidP="00237FE3">
            <w:pPr>
              <w:pStyle w:val="Caption"/>
              <w:spacing w:after="160"/>
              <w:rPr>
                <w:ins w:id="976" w:author="Στάθης Καπ" w:date="2023-02-01T09:00:00Z"/>
                <w:rPrChange w:id="977" w:author="Στάθης Καπ" w:date="2023-02-01T08:49:00Z">
                  <w:rPr>
                    <w:ins w:id="978" w:author="Στάθης Καπ" w:date="2023-02-01T09:00:00Z"/>
                    <w:lang w:val="el-GR"/>
                  </w:rPr>
                </w:rPrChange>
              </w:rPr>
            </w:pPr>
            <w:ins w:id="979" w:author="Στάθης Καπ" w:date="2023-02-01T09:0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980" w:author="Στάθης Καπ" w:date="2023-02-01T09:0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22</w:t>
            </w:r>
            <w:ins w:id="981" w:author="Στάθης Καπ" w:date="2023-02-01T09:00:00Z">
              <w:r>
                <w:rPr>
                  <w:lang w:val="el-GR"/>
                </w:rPr>
                <w:fldChar w:fldCharType="end"/>
              </w:r>
              <w:r>
                <w:t>)</w:t>
              </w:r>
            </w:ins>
          </w:p>
        </w:tc>
      </w:tr>
      <w:tr w:rsidR="0065571E" w14:paraId="0D1DB037" w14:textId="77777777" w:rsidTr="00237FE3">
        <w:trPr>
          <w:ins w:id="982" w:author="Στάθης Καπ" w:date="2023-02-01T09:00:00Z"/>
        </w:trPr>
        <w:tc>
          <w:tcPr>
            <w:tcW w:w="350" w:type="pct"/>
          </w:tcPr>
          <w:p w14:paraId="32FB801A" w14:textId="77777777" w:rsidR="0065571E" w:rsidRDefault="0065571E">
            <w:pPr>
              <w:spacing w:after="160"/>
              <w:rPr>
                <w:ins w:id="983" w:author="Στάθης Καπ" w:date="2023-02-01T09:00:00Z"/>
                <w:lang w:val="el-GR"/>
              </w:rPr>
              <w:pPrChange w:id="984" w:author="Στάθης Καπ" w:date="2023-02-01T08:46:00Z">
                <w:pPr/>
              </w:pPrChange>
            </w:pPr>
          </w:p>
        </w:tc>
        <w:tc>
          <w:tcPr>
            <w:tcW w:w="4300" w:type="pct"/>
          </w:tcPr>
          <w:p w14:paraId="756E2D73" w14:textId="74A13BB8" w:rsidR="0065571E" w:rsidRPr="005846FF" w:rsidRDefault="00227D7C">
            <w:pPr>
              <w:spacing w:after="160"/>
              <w:rPr>
                <w:ins w:id="985" w:author="Στάθης Καπ" w:date="2023-02-01T09:00:00Z"/>
                <w:lang w:val="el-GR"/>
              </w:rPr>
              <w:pPrChange w:id="986" w:author="Στάθης Καπ" w:date="2023-02-01T08:46:00Z">
                <w:pPr/>
              </w:pPrChange>
            </w:pPr>
            <m:oMathPara>
              <m:oMath>
                <m:sSub>
                  <m:sSubPr>
                    <m:ctrlPr>
                      <w:ins w:id="987" w:author="Στάθης Καπ" w:date="2023-02-01T09:00:00Z">
                        <w:rPr>
                          <w:rFonts w:ascii="Cambria Math" w:hAnsi="Cambria Math"/>
                          <w:i/>
                          <w:lang w:val="el-GR"/>
                        </w:rPr>
                      </w:ins>
                    </m:ctrlPr>
                  </m:sSubPr>
                  <m:e>
                    <m:r>
                      <w:ins w:id="988" w:author="Στάθης Καπ" w:date="2023-02-01T09:00:00Z">
                        <w:rPr>
                          <w:rFonts w:ascii="Cambria Math" w:hAnsi="Cambria Math"/>
                          <w:lang w:val="el-GR"/>
                        </w:rPr>
                        <m:t>X</m:t>
                      </w:ins>
                    </m:r>
                  </m:e>
                  <m:sub>
                    <m:r>
                      <w:ins w:id="989" w:author="Στάθης Καπ" w:date="2023-02-01T09:00:00Z">
                        <w:rPr>
                          <w:rFonts w:ascii="Cambria Math" w:hAnsi="Cambria Math"/>
                          <w:lang w:val="el-GR"/>
                        </w:rPr>
                        <m:t>i,j,t</m:t>
                      </w:ins>
                    </m:r>
                  </m:sub>
                </m:sSub>
                <m:r>
                  <w:ins w:id="990" w:author="Στάθης Καπ" w:date="2023-02-01T09:00:00Z">
                    <w:rPr>
                      <w:rFonts w:ascii="Cambria Math" w:eastAsiaTheme="minorEastAsia" w:hAnsi="Cambria Math"/>
                      <w:lang w:val="el-GR"/>
                    </w:rPr>
                    <m:t xml:space="preserve">=0 ∀i≠j, t&gt; </m:t>
                  </w:ins>
                </m:r>
                <m:sSub>
                  <m:sSubPr>
                    <m:ctrlPr>
                      <w:ins w:id="991" w:author="Στάθης Καπ" w:date="2023-02-01T09:00:00Z">
                        <w:rPr>
                          <w:rFonts w:ascii="Cambria Math" w:eastAsiaTheme="minorEastAsia" w:hAnsi="Cambria Math"/>
                          <w:i/>
                          <w:lang w:val="el-GR"/>
                        </w:rPr>
                      </w:ins>
                    </m:ctrlPr>
                  </m:sSubPr>
                  <m:e>
                    <m:r>
                      <w:ins w:id="992" w:author="Στάθης Καπ" w:date="2023-02-01T09:00:00Z">
                        <w:rPr>
                          <w:rFonts w:ascii="Cambria Math" w:eastAsiaTheme="minorEastAsia" w:hAnsi="Cambria Math"/>
                          <w:lang w:val="el-GR"/>
                        </w:rPr>
                        <m:t>T</m:t>
                      </w:ins>
                    </m:r>
                  </m:e>
                  <m:sub>
                    <m:r>
                      <w:ins w:id="993" w:author="Στάθης Καπ" w:date="2023-02-01T09:00:00Z">
                        <w:rPr>
                          <w:rFonts w:ascii="Cambria Math" w:eastAsiaTheme="minorEastAsia" w:hAnsi="Cambria Math"/>
                          <w:lang w:val="el-GR"/>
                        </w:rPr>
                        <m:t>max</m:t>
                      </w:ins>
                    </m:r>
                  </m:sub>
                </m:sSub>
                <m:r>
                  <w:ins w:id="994" w:author="Στάθης Καπ" w:date="2023-02-01T09:00:00Z">
                    <w:rPr>
                      <w:rFonts w:ascii="Cambria Math" w:eastAsiaTheme="minorEastAsia" w:hAnsi="Cambria Math"/>
                      <w:lang w:val="el-GR"/>
                    </w:rPr>
                    <m:t>-</m:t>
                  </w:ins>
                </m:r>
                <m:sSub>
                  <m:sSubPr>
                    <m:ctrlPr>
                      <w:ins w:id="995" w:author="Στάθης Καπ" w:date="2023-02-01T09:00:00Z">
                        <w:rPr>
                          <w:rFonts w:ascii="Cambria Math" w:eastAsiaTheme="minorEastAsia" w:hAnsi="Cambria Math"/>
                          <w:i/>
                          <w:lang w:val="el-GR"/>
                        </w:rPr>
                      </w:ins>
                    </m:ctrlPr>
                  </m:sSubPr>
                  <m:e>
                    <m:r>
                      <w:ins w:id="996" w:author="Στάθης Καπ" w:date="2023-02-01T09:00:00Z">
                        <w:rPr>
                          <w:rFonts w:ascii="Cambria Math" w:eastAsiaTheme="minorEastAsia" w:hAnsi="Cambria Math"/>
                          <w:lang w:val="el-GR"/>
                        </w:rPr>
                        <m:t>d</m:t>
                      </w:ins>
                    </m:r>
                  </m:e>
                  <m:sub>
                    <m:r>
                      <w:ins w:id="997" w:author="Στάθης Καπ" w:date="2023-02-01T09:00:00Z">
                        <w:rPr>
                          <w:rFonts w:ascii="Cambria Math" w:eastAsiaTheme="minorEastAsia" w:hAnsi="Cambria Math"/>
                          <w:lang w:val="el-GR"/>
                        </w:rPr>
                        <m:t>i,j,t</m:t>
                      </w:ins>
                    </m:r>
                  </m:sub>
                </m:sSub>
              </m:oMath>
            </m:oMathPara>
          </w:p>
        </w:tc>
        <w:tc>
          <w:tcPr>
            <w:tcW w:w="350" w:type="pct"/>
            <w:vAlign w:val="center"/>
          </w:tcPr>
          <w:p w14:paraId="1ED283F9" w14:textId="011D0945" w:rsidR="0065571E" w:rsidRPr="00603993" w:rsidRDefault="0065571E" w:rsidP="00237FE3">
            <w:pPr>
              <w:pStyle w:val="Caption"/>
              <w:spacing w:after="160"/>
              <w:rPr>
                <w:ins w:id="998" w:author="Στάθης Καπ" w:date="2023-02-01T09:00:00Z"/>
                <w:rPrChange w:id="999" w:author="Στάθης Καπ" w:date="2023-02-01T08:49:00Z">
                  <w:rPr>
                    <w:ins w:id="1000" w:author="Στάθης Καπ" w:date="2023-02-01T09:00:00Z"/>
                    <w:lang w:val="el-GR"/>
                  </w:rPr>
                </w:rPrChange>
              </w:rPr>
            </w:pPr>
            <w:ins w:id="1001" w:author="Στάθης Καπ" w:date="2023-02-01T09:0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002" w:author="Στάθης Καπ" w:date="2023-02-01T09:0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23</w:t>
            </w:r>
            <w:ins w:id="1003" w:author="Στάθης Καπ" w:date="2023-02-01T09:00:00Z">
              <w:r>
                <w:rPr>
                  <w:lang w:val="el-GR"/>
                </w:rPr>
                <w:fldChar w:fldCharType="end"/>
              </w:r>
              <w:r>
                <w:t>)</w:t>
              </w:r>
            </w:ins>
          </w:p>
        </w:tc>
      </w:tr>
    </w:tbl>
    <w:p w14:paraId="58D65EB9" w14:textId="77777777" w:rsidR="00EA6FB8" w:rsidRPr="00EA6FB8" w:rsidDel="00EA6FB8" w:rsidRDefault="00EA6FB8" w:rsidP="00550D86">
      <w:pPr>
        <w:rPr>
          <w:del w:id="1004" w:author="Στάθης Καπ" w:date="2023-02-01T08:58:00Z"/>
          <w:rFonts w:eastAsiaTheme="minorEastAsia"/>
          <w:lang w:val="el-GR"/>
        </w:rPr>
      </w:pPr>
    </w:p>
    <w:p w14:paraId="7C4A4E17" w14:textId="7738CB26" w:rsidR="00550D86" w:rsidRPr="00EA6FB8" w:rsidDel="00EA6FB8" w:rsidRDefault="001827A8" w:rsidP="00550D86">
      <w:pPr>
        <w:rPr>
          <w:del w:id="1005" w:author="Στάθης Καπ" w:date="2023-02-01T08:58:00Z"/>
          <w:rFonts w:eastAsiaTheme="minorEastAsia"/>
          <w:lang w:val="el-GR"/>
          <w:rPrChange w:id="1006" w:author="Στάθης Καπ" w:date="2023-02-01T08:58:00Z">
            <w:rPr>
              <w:del w:id="1007" w:author="Στάθης Καπ" w:date="2023-02-01T08:58:00Z"/>
              <w:rFonts w:ascii="Cambria Math" w:hAnsi="Cambria Math"/>
              <w:i/>
              <w:lang w:val="el-GR"/>
            </w:rPr>
          </w:rPrChange>
        </w:rPr>
      </w:pPr>
      <m:oMathPara>
        <m:oMath>
          <m:r>
            <w:del w:id="1008" w:author="Στάθης Καπ" w:date="2023-02-01T08:58:00Z">
              <w:rPr>
                <w:rFonts w:ascii="Cambria Math" w:hAnsi="Cambria Math"/>
                <w:lang w:val="el-GR"/>
              </w:rPr>
              <m:t xml:space="preserve">Maximize </m:t>
            </w:del>
          </m:r>
          <m:nary>
            <m:naryPr>
              <m:chr m:val="∑"/>
              <m:limLoc m:val="undOvr"/>
              <m:ctrlPr>
                <w:del w:id="1009" w:author="Στάθης Καπ" w:date="2023-02-01T08:58:00Z">
                  <w:rPr>
                    <w:rFonts w:ascii="Cambria Math" w:hAnsi="Cambria Math"/>
                    <w:i/>
                    <w:lang w:val="el-GR"/>
                  </w:rPr>
                </w:del>
              </m:ctrlPr>
            </m:naryPr>
            <m:sub>
              <m:r>
                <w:del w:id="1010" w:author="Στάθης Καπ" w:date="2023-02-01T08:58:00Z">
                  <w:rPr>
                    <w:rFonts w:ascii="Cambria Math" w:hAnsi="Cambria Math"/>
                    <w:lang w:val="el-GR"/>
                  </w:rPr>
                  <m:t>i=1</m:t>
                </w:del>
              </m:r>
            </m:sub>
            <m:sup>
              <m:r>
                <w:del w:id="1011" w:author="Στάθης Καπ" w:date="2023-02-01T08:58:00Z">
                  <w:rPr>
                    <w:rFonts w:ascii="Cambria Math" w:hAnsi="Cambria Math"/>
                    <w:lang w:val="el-GR"/>
                  </w:rPr>
                  <m:t>n</m:t>
                </w:del>
              </m:r>
            </m:sup>
            <m:e>
              <m:nary>
                <m:naryPr>
                  <m:chr m:val="∑"/>
                  <m:limLoc m:val="undOvr"/>
                  <m:ctrlPr>
                    <w:del w:id="1012" w:author="Στάθης Καπ" w:date="2023-02-01T08:58:00Z">
                      <w:rPr>
                        <w:rFonts w:ascii="Cambria Math" w:hAnsi="Cambria Math"/>
                        <w:i/>
                        <w:lang w:val="el-GR"/>
                      </w:rPr>
                    </w:del>
                  </m:ctrlPr>
                </m:naryPr>
                <m:sub>
                  <m:r>
                    <w:del w:id="1013" w:author="Στάθης Καπ" w:date="2023-02-01T08:58:00Z">
                      <w:rPr>
                        <w:rFonts w:ascii="Cambria Math" w:hAnsi="Cambria Math"/>
                        <w:lang w:val="el-GR"/>
                      </w:rPr>
                      <m:t>j=1,j≠i</m:t>
                    </w:del>
                  </m:r>
                </m:sub>
                <m:sup>
                  <m:r>
                    <w:del w:id="1014" w:author="Στάθης Καπ" w:date="2023-02-01T08:58:00Z">
                      <w:rPr>
                        <w:rFonts w:ascii="Cambria Math" w:hAnsi="Cambria Math"/>
                        <w:lang w:val="el-GR"/>
                      </w:rPr>
                      <m:t>n</m:t>
                    </w:del>
                  </m:r>
                </m:sup>
                <m:e>
                  <m:nary>
                    <m:naryPr>
                      <m:chr m:val="∑"/>
                      <m:limLoc m:val="undOvr"/>
                      <m:ctrlPr>
                        <w:del w:id="1015" w:author="Στάθης Καπ" w:date="2023-02-01T08:58:00Z">
                          <w:rPr>
                            <w:rFonts w:ascii="Cambria Math" w:hAnsi="Cambria Math"/>
                            <w:i/>
                            <w:lang w:val="el-GR"/>
                          </w:rPr>
                        </w:del>
                      </m:ctrlPr>
                    </m:naryPr>
                    <m:sub>
                      <m:r>
                        <w:del w:id="1016" w:author="Στάθης Καπ" w:date="2023-02-01T08:58:00Z">
                          <w:rPr>
                            <w:rFonts w:ascii="Cambria Math" w:hAnsi="Cambria Math"/>
                            <w:lang w:val="el-GR"/>
                          </w:rPr>
                          <m:t>t=1</m:t>
                        </w:del>
                      </m:r>
                    </m:sub>
                    <m:sup>
                      <m:sSub>
                        <m:sSubPr>
                          <m:ctrlPr>
                            <w:del w:id="1017" w:author="Στάθης Καπ" w:date="2023-02-01T08:58:00Z">
                              <w:rPr>
                                <w:rFonts w:ascii="Cambria Math" w:hAnsi="Cambria Math"/>
                                <w:i/>
                                <w:lang w:val="el-GR"/>
                              </w:rPr>
                            </w:del>
                          </m:ctrlPr>
                        </m:sSubPr>
                        <m:e>
                          <m:r>
                            <w:del w:id="1018" w:author="Στάθης Καπ" w:date="2023-02-01T08:58:00Z">
                              <w:rPr>
                                <w:rFonts w:ascii="Cambria Math" w:hAnsi="Cambria Math"/>
                                <w:lang w:val="el-GR"/>
                              </w:rPr>
                              <m:t>T</m:t>
                            </w:del>
                          </m:r>
                        </m:e>
                        <m:sub>
                          <m:r>
                            <w:del w:id="1019" w:author="Στάθης Καπ" w:date="2023-02-01T08:58:00Z">
                              <w:rPr>
                                <w:rFonts w:ascii="Cambria Math" w:hAnsi="Cambria Math"/>
                                <w:lang w:val="el-GR"/>
                              </w:rPr>
                              <m:t>max</m:t>
                            </w:del>
                          </m:r>
                        </m:sub>
                      </m:sSub>
                    </m:sup>
                    <m:e>
                      <m:sSub>
                        <m:sSubPr>
                          <m:ctrlPr>
                            <w:del w:id="1020" w:author="Στάθης Καπ" w:date="2023-02-01T08:58:00Z">
                              <w:rPr>
                                <w:rFonts w:ascii="Cambria Math" w:hAnsi="Cambria Math"/>
                                <w:i/>
                                <w:lang w:val="el-GR"/>
                              </w:rPr>
                            </w:del>
                          </m:ctrlPr>
                        </m:sSubPr>
                        <m:e>
                          <m:r>
                            <w:del w:id="1021" w:author="Στάθης Καπ" w:date="2023-02-01T08:58:00Z">
                              <w:rPr>
                                <w:rFonts w:ascii="Cambria Math" w:hAnsi="Cambria Math"/>
                                <w:lang w:val="el-GR"/>
                              </w:rPr>
                              <m:t>u</m:t>
                            </w:del>
                          </m:r>
                        </m:e>
                        <m:sub>
                          <m:r>
                            <w:del w:id="1022" w:author="Στάθης Καπ" w:date="2023-02-01T08:58:00Z">
                              <w:rPr>
                                <w:rFonts w:ascii="Cambria Math" w:hAnsi="Cambria Math"/>
                                <w:lang w:val="el-GR"/>
                              </w:rPr>
                              <m:t>i</m:t>
                            </w:del>
                          </m:r>
                        </m:sub>
                      </m:sSub>
                      <m:sSub>
                        <m:sSubPr>
                          <m:ctrlPr>
                            <w:del w:id="1023" w:author="Στάθης Καπ" w:date="2023-02-01T08:58:00Z">
                              <w:rPr>
                                <w:rFonts w:ascii="Cambria Math" w:hAnsi="Cambria Math"/>
                                <w:i/>
                                <w:lang w:val="el-GR"/>
                              </w:rPr>
                            </w:del>
                          </m:ctrlPr>
                        </m:sSubPr>
                        <m:e>
                          <m:r>
                            <w:del w:id="1024" w:author="Στάθης Καπ" w:date="2023-02-01T08:58:00Z">
                              <w:rPr>
                                <w:rFonts w:ascii="Cambria Math" w:hAnsi="Cambria Math"/>
                                <w:lang w:val="el-GR"/>
                              </w:rPr>
                              <m:t>X</m:t>
                            </w:del>
                          </m:r>
                        </m:e>
                        <m:sub>
                          <m:r>
                            <w:del w:id="1025" w:author="Στάθης Καπ" w:date="2023-02-01T08:58:00Z">
                              <w:rPr>
                                <w:rFonts w:ascii="Cambria Math" w:hAnsi="Cambria Math"/>
                                <w:lang w:val="el-GR"/>
                              </w:rPr>
                              <m:t>i,j,t</m:t>
                            </w:del>
                          </m:r>
                        </m:sub>
                      </m:sSub>
                    </m:e>
                  </m:nary>
                </m:e>
              </m:nary>
            </m:e>
          </m:nary>
        </m:oMath>
      </m:oMathPara>
    </w:p>
    <w:p w14:paraId="314C60AB" w14:textId="63319635" w:rsidR="00F72B64" w:rsidRPr="003333E5" w:rsidDel="00EA6FB8" w:rsidRDefault="00227D7C" w:rsidP="00550D86">
      <w:pPr>
        <w:rPr>
          <w:del w:id="1026" w:author="Στάθης Καπ" w:date="2023-02-01T08:58:00Z"/>
          <w:rFonts w:eastAsiaTheme="minorEastAsia"/>
          <w:lang w:val="el-GR"/>
        </w:rPr>
      </w:pPr>
      <m:oMathPara>
        <m:oMath>
          <m:nary>
            <m:naryPr>
              <m:chr m:val="∑"/>
              <m:limLoc m:val="undOvr"/>
              <m:ctrlPr>
                <w:del w:id="1027" w:author="Στάθης Καπ" w:date="2023-02-01T08:58:00Z">
                  <w:rPr>
                    <w:rFonts w:ascii="Cambria Math" w:hAnsi="Cambria Math"/>
                    <w:i/>
                    <w:lang w:val="el-GR"/>
                  </w:rPr>
                </w:del>
              </m:ctrlPr>
            </m:naryPr>
            <m:sub>
              <m:r>
                <w:del w:id="1028" w:author="Στάθης Καπ" w:date="2023-02-01T08:58:00Z">
                  <w:rPr>
                    <w:rFonts w:ascii="Cambria Math" w:hAnsi="Cambria Math"/>
                    <w:lang w:val="el-GR"/>
                  </w:rPr>
                  <m:t>i&gt;1</m:t>
                </w:del>
              </m:r>
            </m:sub>
            <m:sup>
              <m:r>
                <w:del w:id="1029" w:author="Στάθης Καπ" w:date="2023-02-01T08:58:00Z">
                  <w:rPr>
                    <w:rFonts w:ascii="Cambria Math" w:hAnsi="Cambria Math"/>
                    <w:lang w:val="el-GR"/>
                  </w:rPr>
                  <m:t>n</m:t>
                </w:del>
              </m:r>
            </m:sup>
            <m:e>
              <m:nary>
                <m:naryPr>
                  <m:chr m:val="∑"/>
                  <m:limLoc m:val="undOvr"/>
                  <m:ctrlPr>
                    <w:del w:id="1030" w:author="Στάθης Καπ" w:date="2023-02-01T08:58:00Z">
                      <w:rPr>
                        <w:rFonts w:ascii="Cambria Math" w:hAnsi="Cambria Math"/>
                        <w:i/>
                        <w:lang w:val="el-GR"/>
                      </w:rPr>
                    </w:del>
                  </m:ctrlPr>
                </m:naryPr>
                <m:sub>
                  <m:r>
                    <w:del w:id="1031" w:author="Στάθης Καπ" w:date="2023-02-01T08:58:00Z">
                      <w:rPr>
                        <w:rFonts w:ascii="Cambria Math" w:hAnsi="Cambria Math"/>
                        <w:lang w:val="el-GR"/>
                      </w:rPr>
                      <m:t>t=1</m:t>
                    </w:del>
                  </m:r>
                </m:sub>
                <m:sup>
                  <m:sSub>
                    <m:sSubPr>
                      <m:ctrlPr>
                        <w:del w:id="1032" w:author="Στάθης Καπ" w:date="2023-02-01T08:58:00Z">
                          <w:rPr>
                            <w:rFonts w:ascii="Cambria Math" w:hAnsi="Cambria Math"/>
                            <w:i/>
                            <w:lang w:val="el-GR"/>
                          </w:rPr>
                        </w:del>
                      </m:ctrlPr>
                    </m:sSubPr>
                    <m:e>
                      <m:r>
                        <w:del w:id="1033" w:author="Στάθης Καπ" w:date="2023-02-01T08:58:00Z">
                          <w:rPr>
                            <w:rFonts w:ascii="Cambria Math" w:hAnsi="Cambria Math"/>
                            <w:lang w:val="el-GR"/>
                          </w:rPr>
                          <m:t>T</m:t>
                        </w:del>
                      </m:r>
                    </m:e>
                    <m:sub>
                      <m:r>
                        <w:del w:id="1034" w:author="Στάθης Καπ" w:date="2023-02-01T08:58:00Z">
                          <w:rPr>
                            <w:rFonts w:ascii="Cambria Math" w:hAnsi="Cambria Math"/>
                            <w:lang w:val="el-GR"/>
                          </w:rPr>
                          <m:t>max</m:t>
                        </w:del>
                      </m:r>
                    </m:sub>
                  </m:sSub>
                </m:sup>
                <m:e>
                  <m:sSub>
                    <m:sSubPr>
                      <m:ctrlPr>
                        <w:del w:id="1035" w:author="Στάθης Καπ" w:date="2023-02-01T08:58:00Z">
                          <w:rPr>
                            <w:rFonts w:ascii="Cambria Math" w:hAnsi="Cambria Math"/>
                            <w:i/>
                            <w:lang w:val="el-GR"/>
                          </w:rPr>
                        </w:del>
                      </m:ctrlPr>
                    </m:sSubPr>
                    <m:e>
                      <m:r>
                        <w:del w:id="1036" w:author="Στάθης Καπ" w:date="2023-02-01T08:58:00Z">
                          <w:rPr>
                            <w:rFonts w:ascii="Cambria Math" w:hAnsi="Cambria Math"/>
                            <w:lang w:val="el-GR"/>
                          </w:rPr>
                          <m:t>X</m:t>
                        </w:del>
                      </m:r>
                    </m:e>
                    <m:sub>
                      <m:r>
                        <w:del w:id="1037" w:author="Στάθης Καπ" w:date="2023-02-01T08:58:00Z">
                          <w:rPr>
                            <w:rFonts w:ascii="Cambria Math" w:hAnsi="Cambria Math"/>
                            <w:lang w:val="el-GR"/>
                          </w:rPr>
                          <m:t>i,1,t</m:t>
                        </w:del>
                      </m:r>
                    </m:sub>
                  </m:sSub>
                </m:e>
              </m:nary>
            </m:e>
          </m:nary>
          <m:r>
            <w:del w:id="1038" w:author="Στάθης Καπ" w:date="2023-02-01T08:58:00Z">
              <w:rPr>
                <w:rFonts w:ascii="Cambria Math" w:hAnsi="Cambria Math"/>
                <w:lang w:val="el-GR"/>
              </w:rPr>
              <m:t>=0</m:t>
            </w:del>
          </m:r>
        </m:oMath>
      </m:oMathPara>
    </w:p>
    <w:p w14:paraId="68A901A5" w14:textId="75D3BB71" w:rsidR="003333E5" w:rsidDel="00EA6FB8" w:rsidRDefault="00227D7C" w:rsidP="00550D86">
      <w:pPr>
        <w:rPr>
          <w:del w:id="1039" w:author="Στάθης Καπ" w:date="2023-02-01T08:58:00Z"/>
          <w:lang w:val="el-GR"/>
        </w:rPr>
      </w:pPr>
      <m:oMathPara>
        <m:oMath>
          <m:nary>
            <m:naryPr>
              <m:chr m:val="∑"/>
              <m:limLoc m:val="undOvr"/>
              <m:ctrlPr>
                <w:del w:id="1040" w:author="Στάθης Καπ" w:date="2023-02-01T08:58:00Z">
                  <w:rPr>
                    <w:rFonts w:ascii="Cambria Math" w:hAnsi="Cambria Math"/>
                    <w:i/>
                    <w:lang w:val="el-GR"/>
                  </w:rPr>
                </w:del>
              </m:ctrlPr>
            </m:naryPr>
            <m:sub>
              <m:r>
                <w:del w:id="1041" w:author="Στάθης Καπ" w:date="2023-02-01T08:58:00Z">
                  <w:rPr>
                    <w:rFonts w:ascii="Cambria Math" w:hAnsi="Cambria Math"/>
                    <w:lang w:val="el-GR"/>
                  </w:rPr>
                  <m:t>j&gt;1</m:t>
                </w:del>
              </m:r>
            </m:sub>
            <m:sup>
              <m:r>
                <w:del w:id="1042" w:author="Στάθης Καπ" w:date="2023-02-01T08:58:00Z">
                  <w:rPr>
                    <w:rFonts w:ascii="Cambria Math" w:hAnsi="Cambria Math"/>
                    <w:lang w:val="el-GR"/>
                  </w:rPr>
                  <m:t>n</m:t>
                </w:del>
              </m:r>
            </m:sup>
            <m:e>
              <m:nary>
                <m:naryPr>
                  <m:chr m:val="∑"/>
                  <m:limLoc m:val="undOvr"/>
                  <m:ctrlPr>
                    <w:del w:id="1043" w:author="Στάθης Καπ" w:date="2023-02-01T08:58:00Z">
                      <w:rPr>
                        <w:rFonts w:ascii="Cambria Math" w:hAnsi="Cambria Math"/>
                        <w:i/>
                        <w:lang w:val="el-GR"/>
                      </w:rPr>
                    </w:del>
                  </m:ctrlPr>
                </m:naryPr>
                <m:sub>
                  <m:r>
                    <w:del w:id="1044" w:author="Στάθης Καπ" w:date="2023-02-01T08:58:00Z">
                      <w:rPr>
                        <w:rFonts w:ascii="Cambria Math" w:hAnsi="Cambria Math"/>
                        <w:lang w:val="el-GR"/>
                      </w:rPr>
                      <m:t>t=1</m:t>
                    </w:del>
                  </m:r>
                </m:sub>
                <m:sup>
                  <m:sSub>
                    <m:sSubPr>
                      <m:ctrlPr>
                        <w:del w:id="1045" w:author="Στάθης Καπ" w:date="2023-02-01T08:58:00Z">
                          <w:rPr>
                            <w:rFonts w:ascii="Cambria Math" w:hAnsi="Cambria Math"/>
                            <w:i/>
                            <w:lang w:val="el-GR"/>
                          </w:rPr>
                        </w:del>
                      </m:ctrlPr>
                    </m:sSubPr>
                    <m:e>
                      <m:r>
                        <w:del w:id="1046" w:author="Στάθης Καπ" w:date="2023-02-01T08:58:00Z">
                          <w:rPr>
                            <w:rFonts w:ascii="Cambria Math" w:hAnsi="Cambria Math"/>
                            <w:lang w:val="el-GR"/>
                          </w:rPr>
                          <m:t>T</m:t>
                        </w:del>
                      </m:r>
                    </m:e>
                    <m:sub>
                      <m:r>
                        <w:del w:id="1047" w:author="Στάθης Καπ" w:date="2023-02-01T08:58:00Z">
                          <w:rPr>
                            <w:rFonts w:ascii="Cambria Math" w:hAnsi="Cambria Math"/>
                            <w:lang w:val="el-GR"/>
                          </w:rPr>
                          <m:t>max</m:t>
                        </w:del>
                      </m:r>
                    </m:sub>
                  </m:sSub>
                </m:sup>
                <m:e>
                  <m:sSub>
                    <m:sSubPr>
                      <m:ctrlPr>
                        <w:del w:id="1048" w:author="Στάθης Καπ" w:date="2023-02-01T08:58:00Z">
                          <w:rPr>
                            <w:rFonts w:ascii="Cambria Math" w:hAnsi="Cambria Math"/>
                            <w:i/>
                            <w:lang w:val="el-GR"/>
                          </w:rPr>
                        </w:del>
                      </m:ctrlPr>
                    </m:sSubPr>
                    <m:e>
                      <m:r>
                        <w:del w:id="1049" w:author="Στάθης Καπ" w:date="2023-02-01T08:58:00Z">
                          <w:rPr>
                            <w:rFonts w:ascii="Cambria Math" w:hAnsi="Cambria Math"/>
                            <w:lang w:val="el-GR"/>
                          </w:rPr>
                          <m:t>X</m:t>
                        </w:del>
                      </m:r>
                    </m:e>
                    <m:sub>
                      <m:r>
                        <w:del w:id="1050" w:author="Στάθης Καπ" w:date="2023-02-01T08:58:00Z">
                          <w:rPr>
                            <w:rFonts w:ascii="Cambria Math" w:hAnsi="Cambria Math"/>
                            <w:lang w:val="el-GR"/>
                          </w:rPr>
                          <m:t>1,j,t</m:t>
                        </w:del>
                      </m:r>
                    </m:sub>
                  </m:sSub>
                </m:e>
              </m:nary>
            </m:e>
          </m:nary>
          <m:r>
            <w:del w:id="1051" w:author="Στάθης Καπ" w:date="2023-02-01T08:58:00Z">
              <w:rPr>
                <w:rFonts w:ascii="Cambria Math" w:hAnsi="Cambria Math"/>
                <w:lang w:val="el-GR"/>
              </w:rPr>
              <m:t>=1</m:t>
            </w:del>
          </m:r>
        </m:oMath>
      </m:oMathPara>
    </w:p>
    <w:p w14:paraId="55A175B6" w14:textId="1263AE4E" w:rsidR="003E05E5" w:rsidRPr="008330DD" w:rsidDel="00EA6FB8" w:rsidRDefault="00227D7C" w:rsidP="00550D86">
      <w:pPr>
        <w:rPr>
          <w:del w:id="1052" w:author="Στάθης Καπ" w:date="2023-02-01T08:58:00Z"/>
          <w:rFonts w:eastAsiaTheme="minorEastAsia"/>
          <w:lang w:val="el-GR"/>
        </w:rPr>
      </w:pPr>
      <m:oMathPara>
        <m:oMath>
          <m:nary>
            <m:naryPr>
              <m:chr m:val="∑"/>
              <m:limLoc m:val="undOvr"/>
              <m:ctrlPr>
                <w:del w:id="1053" w:author="Στάθης Καπ" w:date="2023-02-01T08:58:00Z">
                  <w:rPr>
                    <w:rFonts w:ascii="Cambria Math" w:hAnsi="Cambria Math"/>
                    <w:i/>
                    <w:lang w:val="el-GR"/>
                  </w:rPr>
                </w:del>
              </m:ctrlPr>
            </m:naryPr>
            <m:sub>
              <m:r>
                <w:del w:id="1054" w:author="Στάθης Καπ" w:date="2023-02-01T08:58:00Z">
                  <w:rPr>
                    <w:rFonts w:ascii="Cambria Math" w:hAnsi="Cambria Math"/>
                    <w:lang w:val="el-GR"/>
                  </w:rPr>
                  <m:t>j=1</m:t>
                </w:del>
              </m:r>
            </m:sub>
            <m:sup>
              <m:r>
                <w:del w:id="1055" w:author="Στάθης Καπ" w:date="2023-02-01T08:58:00Z">
                  <w:rPr>
                    <w:rFonts w:ascii="Cambria Math" w:hAnsi="Cambria Math"/>
                    <w:lang w:val="el-GR"/>
                  </w:rPr>
                  <m:t>n-1</m:t>
                </w:del>
              </m:r>
            </m:sup>
            <m:e>
              <m:nary>
                <m:naryPr>
                  <m:chr m:val="∑"/>
                  <m:limLoc m:val="undOvr"/>
                  <m:ctrlPr>
                    <w:del w:id="1056" w:author="Στάθης Καπ" w:date="2023-02-01T08:58:00Z">
                      <w:rPr>
                        <w:rFonts w:ascii="Cambria Math" w:hAnsi="Cambria Math"/>
                        <w:i/>
                        <w:lang w:val="el-GR"/>
                      </w:rPr>
                    </w:del>
                  </m:ctrlPr>
                </m:naryPr>
                <m:sub>
                  <m:r>
                    <w:del w:id="1057" w:author="Στάθης Καπ" w:date="2023-02-01T08:58:00Z">
                      <w:rPr>
                        <w:rFonts w:ascii="Cambria Math" w:hAnsi="Cambria Math"/>
                        <w:lang w:val="el-GR"/>
                      </w:rPr>
                      <m:t>t=1</m:t>
                    </w:del>
                  </m:r>
                </m:sub>
                <m:sup>
                  <m:sSub>
                    <m:sSubPr>
                      <m:ctrlPr>
                        <w:del w:id="1058" w:author="Στάθης Καπ" w:date="2023-02-01T08:58:00Z">
                          <w:rPr>
                            <w:rFonts w:ascii="Cambria Math" w:hAnsi="Cambria Math"/>
                            <w:i/>
                            <w:lang w:val="el-GR"/>
                          </w:rPr>
                        </w:del>
                      </m:ctrlPr>
                    </m:sSubPr>
                    <m:e>
                      <m:r>
                        <w:del w:id="1059" w:author="Στάθης Καπ" w:date="2023-02-01T08:58:00Z">
                          <w:rPr>
                            <w:rFonts w:ascii="Cambria Math" w:hAnsi="Cambria Math"/>
                            <w:lang w:val="el-GR"/>
                          </w:rPr>
                          <m:t>T</m:t>
                        </w:del>
                      </m:r>
                    </m:e>
                    <m:sub>
                      <m:r>
                        <w:del w:id="1060" w:author="Στάθης Καπ" w:date="2023-02-01T08:58:00Z">
                          <w:rPr>
                            <w:rFonts w:ascii="Cambria Math" w:hAnsi="Cambria Math"/>
                            <w:lang w:val="el-GR"/>
                          </w:rPr>
                          <m:t>max</m:t>
                        </w:del>
                      </m:r>
                    </m:sub>
                  </m:sSub>
                </m:sup>
                <m:e>
                  <m:sSub>
                    <m:sSubPr>
                      <m:ctrlPr>
                        <w:del w:id="1061" w:author="Στάθης Καπ" w:date="2023-02-01T08:58:00Z">
                          <w:rPr>
                            <w:rFonts w:ascii="Cambria Math" w:hAnsi="Cambria Math"/>
                            <w:i/>
                            <w:lang w:val="el-GR"/>
                          </w:rPr>
                        </w:del>
                      </m:ctrlPr>
                    </m:sSubPr>
                    <m:e>
                      <m:r>
                        <w:del w:id="1062" w:author="Στάθης Καπ" w:date="2023-02-01T08:58:00Z">
                          <w:rPr>
                            <w:rFonts w:ascii="Cambria Math" w:hAnsi="Cambria Math"/>
                            <w:lang w:val="el-GR"/>
                          </w:rPr>
                          <m:t>X</m:t>
                        </w:del>
                      </m:r>
                    </m:e>
                    <m:sub>
                      <m:r>
                        <w:del w:id="1063" w:author="Στάθης Καπ" w:date="2023-02-01T08:58:00Z">
                          <w:rPr>
                            <w:rFonts w:ascii="Cambria Math" w:hAnsi="Cambria Math"/>
                            <w:lang w:val="el-GR"/>
                          </w:rPr>
                          <m:t>n,j,t</m:t>
                        </w:del>
                      </m:r>
                    </m:sub>
                  </m:sSub>
                </m:e>
              </m:nary>
            </m:e>
          </m:nary>
          <m:r>
            <w:del w:id="1064" w:author="Στάθης Καπ" w:date="2023-02-01T08:58:00Z">
              <w:rPr>
                <w:rFonts w:ascii="Cambria Math" w:hAnsi="Cambria Math"/>
                <w:lang w:val="el-GR"/>
              </w:rPr>
              <m:t>=0</m:t>
            </w:del>
          </m:r>
        </m:oMath>
      </m:oMathPara>
    </w:p>
    <w:p w14:paraId="4FBC366E" w14:textId="09A316EA" w:rsidR="008330DD" w:rsidRPr="004D76B9" w:rsidDel="00EA6FB8" w:rsidRDefault="00227D7C" w:rsidP="00550D86">
      <w:pPr>
        <w:rPr>
          <w:del w:id="1065" w:author="Στάθης Καπ" w:date="2023-02-01T08:58:00Z"/>
          <w:rFonts w:eastAsiaTheme="minorEastAsia"/>
          <w:lang w:val="el-GR"/>
        </w:rPr>
      </w:pPr>
      <m:oMathPara>
        <m:oMath>
          <m:nary>
            <m:naryPr>
              <m:chr m:val="∑"/>
              <m:limLoc m:val="undOvr"/>
              <m:ctrlPr>
                <w:del w:id="1066" w:author="Στάθης Καπ" w:date="2023-02-01T08:58:00Z">
                  <w:rPr>
                    <w:rFonts w:ascii="Cambria Math" w:hAnsi="Cambria Math"/>
                    <w:i/>
                    <w:lang w:val="el-GR"/>
                  </w:rPr>
                </w:del>
              </m:ctrlPr>
            </m:naryPr>
            <m:sub>
              <m:r>
                <w:del w:id="1067" w:author="Στάθης Καπ" w:date="2023-02-01T08:58:00Z">
                  <w:rPr>
                    <w:rFonts w:ascii="Cambria Math" w:hAnsi="Cambria Math"/>
                    <w:lang w:val="el-GR"/>
                  </w:rPr>
                  <m:t>i=1</m:t>
                </w:del>
              </m:r>
            </m:sub>
            <m:sup>
              <m:r>
                <w:del w:id="1068" w:author="Στάθης Καπ" w:date="2023-02-01T08:58:00Z">
                  <w:rPr>
                    <w:rFonts w:ascii="Cambria Math" w:hAnsi="Cambria Math"/>
                    <w:lang w:val="el-GR"/>
                  </w:rPr>
                  <m:t>n-1</m:t>
                </w:del>
              </m:r>
            </m:sup>
            <m:e>
              <m:nary>
                <m:naryPr>
                  <m:chr m:val="∑"/>
                  <m:limLoc m:val="undOvr"/>
                  <m:ctrlPr>
                    <w:del w:id="1069" w:author="Στάθης Καπ" w:date="2023-02-01T08:58:00Z">
                      <w:rPr>
                        <w:rFonts w:ascii="Cambria Math" w:hAnsi="Cambria Math"/>
                        <w:i/>
                        <w:lang w:val="el-GR"/>
                      </w:rPr>
                    </w:del>
                  </m:ctrlPr>
                </m:naryPr>
                <m:sub>
                  <m:r>
                    <w:del w:id="1070" w:author="Στάθης Καπ" w:date="2023-02-01T08:58:00Z">
                      <w:rPr>
                        <w:rFonts w:ascii="Cambria Math" w:hAnsi="Cambria Math"/>
                        <w:lang w:val="el-GR"/>
                      </w:rPr>
                      <m:t>t=1</m:t>
                    </w:del>
                  </m:r>
                </m:sub>
                <m:sup>
                  <m:sSub>
                    <m:sSubPr>
                      <m:ctrlPr>
                        <w:del w:id="1071" w:author="Στάθης Καπ" w:date="2023-02-01T08:58:00Z">
                          <w:rPr>
                            <w:rFonts w:ascii="Cambria Math" w:hAnsi="Cambria Math"/>
                            <w:i/>
                            <w:lang w:val="el-GR"/>
                          </w:rPr>
                        </w:del>
                      </m:ctrlPr>
                    </m:sSubPr>
                    <m:e>
                      <m:r>
                        <w:del w:id="1072" w:author="Στάθης Καπ" w:date="2023-02-01T08:58:00Z">
                          <w:rPr>
                            <w:rFonts w:ascii="Cambria Math" w:hAnsi="Cambria Math"/>
                            <w:lang w:val="el-GR"/>
                          </w:rPr>
                          <m:t>T</m:t>
                        </w:del>
                      </m:r>
                    </m:e>
                    <m:sub>
                      <m:r>
                        <w:del w:id="1073" w:author="Στάθης Καπ" w:date="2023-02-01T08:58:00Z">
                          <w:rPr>
                            <w:rFonts w:ascii="Cambria Math" w:hAnsi="Cambria Math"/>
                            <w:lang w:val="el-GR"/>
                          </w:rPr>
                          <m:t>max</m:t>
                        </w:del>
                      </m:r>
                    </m:sub>
                  </m:sSub>
                </m:sup>
                <m:e>
                  <m:sSub>
                    <m:sSubPr>
                      <m:ctrlPr>
                        <w:del w:id="1074" w:author="Στάθης Καπ" w:date="2023-02-01T08:58:00Z">
                          <w:rPr>
                            <w:rFonts w:ascii="Cambria Math" w:hAnsi="Cambria Math"/>
                            <w:i/>
                            <w:lang w:val="el-GR"/>
                          </w:rPr>
                        </w:del>
                      </m:ctrlPr>
                    </m:sSubPr>
                    <m:e>
                      <m:r>
                        <w:del w:id="1075" w:author="Στάθης Καπ" w:date="2023-02-01T08:58:00Z">
                          <w:rPr>
                            <w:rFonts w:ascii="Cambria Math" w:hAnsi="Cambria Math"/>
                            <w:lang w:val="el-GR"/>
                          </w:rPr>
                          <m:t>X</m:t>
                        </w:del>
                      </m:r>
                    </m:e>
                    <m:sub>
                      <m:r>
                        <w:del w:id="1076" w:author="Στάθης Καπ" w:date="2023-02-01T08:58:00Z">
                          <w:rPr>
                            <w:rFonts w:ascii="Cambria Math" w:hAnsi="Cambria Math"/>
                            <w:lang w:val="el-GR"/>
                          </w:rPr>
                          <m:t>i,n,t</m:t>
                        </w:del>
                      </m:r>
                    </m:sub>
                  </m:sSub>
                </m:e>
              </m:nary>
            </m:e>
          </m:nary>
          <m:r>
            <w:del w:id="1077" w:author="Στάθης Καπ" w:date="2023-02-01T08:58:00Z">
              <w:rPr>
                <w:rFonts w:ascii="Cambria Math" w:hAnsi="Cambria Math"/>
                <w:lang w:val="el-GR"/>
              </w:rPr>
              <m:t>=1</m:t>
            </w:del>
          </m:r>
        </m:oMath>
      </m:oMathPara>
    </w:p>
    <w:p w14:paraId="69329B39" w14:textId="7646B38A" w:rsidR="004D76B9" w:rsidRPr="007D5C32" w:rsidDel="00EA6FB8" w:rsidRDefault="00227D7C" w:rsidP="00550D86">
      <w:pPr>
        <w:rPr>
          <w:del w:id="1078" w:author="Στάθης Καπ" w:date="2023-02-01T08:58:00Z"/>
          <w:i/>
          <w:lang w:val="el-GR"/>
        </w:rPr>
      </w:pPr>
      <m:oMathPara>
        <m:oMath>
          <m:nary>
            <m:naryPr>
              <m:chr m:val="∑"/>
              <m:limLoc m:val="undOvr"/>
              <m:ctrlPr>
                <w:del w:id="1079" w:author="Στάθης Καπ" w:date="2023-02-01T08:58:00Z">
                  <w:rPr>
                    <w:rFonts w:ascii="Cambria Math" w:hAnsi="Cambria Math"/>
                    <w:i/>
                    <w:lang w:val="el-GR"/>
                  </w:rPr>
                </w:del>
              </m:ctrlPr>
            </m:naryPr>
            <m:sub>
              <m:r>
                <w:del w:id="1080" w:author="Στάθης Καπ" w:date="2023-02-01T08:58:00Z">
                  <w:rPr>
                    <w:rFonts w:ascii="Cambria Math" w:hAnsi="Cambria Math"/>
                    <w:lang w:val="el-GR"/>
                  </w:rPr>
                  <m:t>i=1,i≠e</m:t>
                </w:del>
              </m:r>
            </m:sub>
            <m:sup>
              <m:r>
                <w:del w:id="1081" w:author="Στάθης Καπ" w:date="2023-02-01T08:58:00Z">
                  <w:rPr>
                    <w:rFonts w:ascii="Cambria Math" w:hAnsi="Cambria Math"/>
                    <w:lang w:val="el-GR"/>
                  </w:rPr>
                  <m:t>n-1</m:t>
                </w:del>
              </m:r>
            </m:sup>
            <m:e>
              <m:nary>
                <m:naryPr>
                  <m:chr m:val="∑"/>
                  <m:limLoc m:val="undOvr"/>
                  <m:ctrlPr>
                    <w:del w:id="1082" w:author="Στάθης Καπ" w:date="2023-02-01T08:58:00Z">
                      <w:rPr>
                        <w:rFonts w:ascii="Cambria Math" w:hAnsi="Cambria Math"/>
                        <w:i/>
                        <w:lang w:val="el-GR"/>
                      </w:rPr>
                    </w:del>
                  </m:ctrlPr>
                </m:naryPr>
                <m:sub>
                  <m:r>
                    <w:del w:id="1083" w:author="Στάθης Καπ" w:date="2023-02-01T08:58:00Z">
                      <m:rPr>
                        <m:sty m:val="p"/>
                      </m:rPr>
                      <w:rPr>
                        <w:rFonts w:ascii="Cambria Math" w:hAnsi="Cambria Math"/>
                      </w:rPr>
                      <m:t>t=1,</m:t>
                    </w:del>
                  </m:r>
                  <m:sSub>
                    <m:sSubPr>
                      <m:ctrlPr>
                        <w:del w:id="1084" w:author="Στάθης Καπ" w:date="2023-02-01T08:58:00Z">
                          <w:rPr>
                            <w:rFonts w:ascii="Cambria Math" w:hAnsi="Cambria Math"/>
                          </w:rPr>
                        </w:del>
                      </m:ctrlPr>
                    </m:sSubPr>
                    <m:e>
                      <m:r>
                        <w:del w:id="1085" w:author="Στάθης Καπ" w:date="2023-02-01T08:58:00Z">
                          <w:rPr>
                            <w:rFonts w:ascii="Cambria Math" w:hAnsi="Cambria Math"/>
                          </w:rPr>
                          <m:t>T</m:t>
                        </w:del>
                      </m:r>
                    </m:e>
                    <m:sub>
                      <m:r>
                        <w:del w:id="1086" w:author="Στάθης Καπ" w:date="2023-02-01T08:58:00Z">
                          <w:rPr>
                            <w:rFonts w:ascii="Cambria Math" w:hAnsi="Cambria Math"/>
                          </w:rPr>
                          <m:t>max</m:t>
                        </w:del>
                      </m:r>
                    </m:sub>
                  </m:sSub>
                </m:sub>
                <m:sup>
                  <m:r>
                    <w:del w:id="1087" w:author="Στάθης Καπ" w:date="2023-02-01T08:58:00Z">
                      <w:rPr>
                        <w:rFonts w:ascii="Cambria Math" w:hAnsi="Cambria Math"/>
                        <w:lang w:val="el-GR"/>
                      </w:rPr>
                      <m:t>n</m:t>
                    </w:del>
                  </m:r>
                </m:sup>
                <m:e>
                  <m:sSub>
                    <m:sSubPr>
                      <m:ctrlPr>
                        <w:del w:id="1088" w:author="Στάθης Καπ" w:date="2023-02-01T08:58:00Z">
                          <w:rPr>
                            <w:rFonts w:ascii="Cambria Math" w:hAnsi="Cambria Math"/>
                            <w:i/>
                            <w:lang w:val="el-GR"/>
                          </w:rPr>
                        </w:del>
                      </m:ctrlPr>
                    </m:sSubPr>
                    <m:e>
                      <m:r>
                        <w:del w:id="1089" w:author="Στάθης Καπ" w:date="2023-02-01T08:58:00Z">
                          <w:rPr>
                            <w:rFonts w:ascii="Cambria Math" w:hAnsi="Cambria Math"/>
                            <w:lang w:val="el-GR"/>
                          </w:rPr>
                          <m:t>X</m:t>
                        </w:del>
                      </m:r>
                    </m:e>
                    <m:sub>
                      <m:r>
                        <w:del w:id="1090" w:author="Στάθης Καπ" w:date="2023-02-01T08:58:00Z">
                          <w:rPr>
                            <w:rFonts w:ascii="Cambria Math" w:hAnsi="Cambria Math"/>
                            <w:lang w:val="el-GR"/>
                          </w:rPr>
                          <m:t>i,e,t</m:t>
                        </w:del>
                      </m:r>
                    </m:sub>
                  </m:sSub>
                </m:e>
              </m:nary>
            </m:e>
          </m:nary>
          <m:r>
            <w:del w:id="1091" w:author="Στάθης Καπ" w:date="2023-02-01T08:58:00Z">
              <w:rPr>
                <w:rFonts w:ascii="Cambria Math" w:hAnsi="Cambria Math"/>
                <w:lang w:val="el-GR"/>
              </w:rPr>
              <m:t>=</m:t>
            </w:del>
          </m:r>
          <m:nary>
            <m:naryPr>
              <m:chr m:val="∑"/>
              <m:limLoc m:val="undOvr"/>
              <m:ctrlPr>
                <w:del w:id="1092" w:author="Στάθης Καπ" w:date="2023-02-01T08:58:00Z">
                  <w:rPr>
                    <w:rFonts w:ascii="Cambria Math" w:hAnsi="Cambria Math"/>
                    <w:i/>
                    <w:lang w:val="el-GR"/>
                  </w:rPr>
                </w:del>
              </m:ctrlPr>
            </m:naryPr>
            <m:sub>
              <m:r>
                <w:del w:id="1093" w:author="Στάθης Καπ" w:date="2023-02-01T08:58:00Z">
                  <m:rPr>
                    <m:sty m:val="p"/>
                  </m:rPr>
                  <w:rPr>
                    <w:rFonts w:ascii="Cambria Math" w:hAnsi="Cambria Math"/>
                  </w:rPr>
                  <m:t>j=2,j≠e</m:t>
                </w:del>
              </m:r>
            </m:sub>
            <m:sup>
              <m:r>
                <w:del w:id="1094" w:author="Στάθης Καπ" w:date="2023-02-01T08:58:00Z">
                  <w:rPr>
                    <w:rFonts w:ascii="Cambria Math" w:hAnsi="Cambria Math"/>
                    <w:lang w:val="el-GR"/>
                  </w:rPr>
                  <m:t>n</m:t>
                </w:del>
              </m:r>
            </m:sup>
            <m:e>
              <m:nary>
                <m:naryPr>
                  <m:chr m:val="∑"/>
                  <m:limLoc m:val="undOvr"/>
                  <m:ctrlPr>
                    <w:del w:id="1095" w:author="Στάθης Καπ" w:date="2023-02-01T08:58:00Z">
                      <w:rPr>
                        <w:rFonts w:ascii="Cambria Math" w:hAnsi="Cambria Math"/>
                        <w:i/>
                        <w:lang w:val="el-GR"/>
                      </w:rPr>
                    </w:del>
                  </m:ctrlPr>
                </m:naryPr>
                <m:sub>
                  <m:r>
                    <w:del w:id="1096" w:author="Στάθης Καπ" w:date="2023-02-01T08:58:00Z">
                      <w:rPr>
                        <w:rFonts w:ascii="Cambria Math" w:hAnsi="Cambria Math"/>
                        <w:lang w:val="el-GR"/>
                      </w:rPr>
                      <m:t>T=1</m:t>
                    </w:del>
                  </m:r>
                </m:sub>
                <m:sup>
                  <m:sSub>
                    <m:sSubPr>
                      <m:ctrlPr>
                        <w:del w:id="1097" w:author="Στάθης Καπ" w:date="2023-02-01T08:58:00Z">
                          <w:rPr>
                            <w:rFonts w:ascii="Cambria Math" w:hAnsi="Cambria Math"/>
                            <w:i/>
                            <w:lang w:val="el-GR"/>
                          </w:rPr>
                        </w:del>
                      </m:ctrlPr>
                    </m:sSubPr>
                    <m:e>
                      <m:r>
                        <w:del w:id="1098" w:author="Στάθης Καπ" w:date="2023-02-01T08:58:00Z">
                          <w:rPr>
                            <w:rFonts w:ascii="Cambria Math" w:hAnsi="Cambria Math"/>
                            <w:lang w:val="el-GR"/>
                          </w:rPr>
                          <m:t>T</m:t>
                        </w:del>
                      </m:r>
                    </m:e>
                    <m:sub>
                      <m:r>
                        <w:del w:id="1099" w:author="Στάθης Καπ" w:date="2023-02-01T08:58:00Z">
                          <w:rPr>
                            <w:rFonts w:ascii="Cambria Math" w:hAnsi="Cambria Math"/>
                            <w:lang w:val="el-GR"/>
                          </w:rPr>
                          <m:t>max</m:t>
                        </w:del>
                      </m:r>
                    </m:sub>
                  </m:sSub>
                </m:sup>
                <m:e>
                  <m:sSub>
                    <m:sSubPr>
                      <m:ctrlPr>
                        <w:del w:id="1100" w:author="Στάθης Καπ" w:date="2023-02-01T08:58:00Z">
                          <w:rPr>
                            <w:rFonts w:ascii="Cambria Math" w:hAnsi="Cambria Math"/>
                            <w:i/>
                            <w:lang w:val="el-GR"/>
                          </w:rPr>
                        </w:del>
                      </m:ctrlPr>
                    </m:sSubPr>
                    <m:e>
                      <m:r>
                        <w:del w:id="1101" w:author="Στάθης Καπ" w:date="2023-02-01T08:58:00Z">
                          <w:rPr>
                            <w:rFonts w:ascii="Cambria Math" w:hAnsi="Cambria Math"/>
                            <w:lang w:val="el-GR"/>
                          </w:rPr>
                          <m:t>X</m:t>
                        </w:del>
                      </m:r>
                    </m:e>
                    <m:sub>
                      <m:r>
                        <w:del w:id="1102" w:author="Στάθης Καπ" w:date="2023-02-01T08:58:00Z">
                          <w:rPr>
                            <w:rFonts w:ascii="Cambria Math" w:hAnsi="Cambria Math"/>
                            <w:lang w:val="el-GR"/>
                          </w:rPr>
                          <m:t>e,j,t</m:t>
                        </w:del>
                      </m:r>
                    </m:sub>
                  </m:sSub>
                </m:e>
              </m:nary>
            </m:e>
          </m:nary>
          <m:r>
            <w:del w:id="1103" w:author="Στάθης Καπ" w:date="2023-02-01T08:58:00Z">
              <w:rPr>
                <w:rFonts w:ascii="Cambria Math" w:hAnsi="Cambria Math"/>
                <w:lang w:val="el-GR"/>
              </w:rPr>
              <m:t xml:space="preserve"> ∀e=2, 3, ⋯, (n-1)</m:t>
            </w:del>
          </m:r>
        </m:oMath>
      </m:oMathPara>
    </w:p>
    <w:p w14:paraId="5756A5B9" w14:textId="48D589B5" w:rsidR="00F974B5" w:rsidRPr="00A23AFE" w:rsidDel="00EA6FB8" w:rsidRDefault="00227D7C" w:rsidP="00550D86">
      <w:pPr>
        <w:rPr>
          <w:del w:id="1104" w:author="Στάθης Καπ" w:date="2023-02-01T08:58:00Z"/>
          <w:rFonts w:eastAsiaTheme="minorEastAsia"/>
          <w:i/>
          <w:lang w:val="el-GR"/>
        </w:rPr>
      </w:pPr>
      <m:oMathPara>
        <m:oMath>
          <m:nary>
            <m:naryPr>
              <m:chr m:val="∑"/>
              <m:limLoc m:val="undOvr"/>
              <m:ctrlPr>
                <w:del w:id="1105" w:author="Στάθης Καπ" w:date="2023-02-01T08:58:00Z">
                  <w:rPr>
                    <w:rFonts w:ascii="Cambria Math" w:hAnsi="Cambria Math"/>
                    <w:i/>
                    <w:lang w:val="el-GR"/>
                  </w:rPr>
                </w:del>
              </m:ctrlPr>
            </m:naryPr>
            <m:sub>
              <m:r>
                <w:del w:id="1106" w:author="Στάθης Καπ" w:date="2023-02-01T08:58:00Z">
                  <w:rPr>
                    <w:rFonts w:ascii="Cambria Math" w:hAnsi="Cambria Math"/>
                    <w:lang w:val="el-GR"/>
                  </w:rPr>
                  <m:t>j=2,j≠i</m:t>
                </w:del>
              </m:r>
            </m:sub>
            <m:sup>
              <m:r>
                <w:del w:id="1107" w:author="Στάθης Καπ" w:date="2023-02-01T08:58:00Z">
                  <w:rPr>
                    <w:rFonts w:ascii="Cambria Math" w:hAnsi="Cambria Math"/>
                    <w:lang w:val="el-GR"/>
                  </w:rPr>
                  <m:t>n</m:t>
                </w:del>
              </m:r>
            </m:sup>
            <m:e>
              <m:nary>
                <m:naryPr>
                  <m:chr m:val="∑"/>
                  <m:limLoc m:val="undOvr"/>
                  <m:ctrlPr>
                    <w:del w:id="1108" w:author="Στάθης Καπ" w:date="2023-02-01T08:58:00Z">
                      <w:rPr>
                        <w:rFonts w:ascii="Cambria Math" w:hAnsi="Cambria Math"/>
                        <w:i/>
                        <w:lang w:val="el-GR"/>
                      </w:rPr>
                    </w:del>
                  </m:ctrlPr>
                </m:naryPr>
                <m:sub>
                  <m:r>
                    <w:del w:id="1109" w:author="Στάθης Καπ" w:date="2023-02-01T08:58:00Z">
                      <w:rPr>
                        <w:rFonts w:ascii="Cambria Math" w:hAnsi="Cambria Math"/>
                        <w:lang w:val="el-GR"/>
                      </w:rPr>
                      <m:t>t=1</m:t>
                    </w:del>
                  </m:r>
                </m:sub>
                <m:sup>
                  <m:sSub>
                    <m:sSubPr>
                      <m:ctrlPr>
                        <w:del w:id="1110" w:author="Στάθης Καπ" w:date="2023-02-01T08:58:00Z">
                          <w:rPr>
                            <w:rFonts w:ascii="Cambria Math" w:hAnsi="Cambria Math"/>
                            <w:i/>
                            <w:lang w:val="el-GR"/>
                          </w:rPr>
                        </w:del>
                      </m:ctrlPr>
                    </m:sSubPr>
                    <m:e>
                      <m:r>
                        <w:del w:id="1111" w:author="Στάθης Καπ" w:date="2023-02-01T08:58:00Z">
                          <w:rPr>
                            <w:rFonts w:ascii="Cambria Math" w:hAnsi="Cambria Math"/>
                            <w:lang w:val="el-GR"/>
                          </w:rPr>
                          <m:t>T</m:t>
                        </w:del>
                      </m:r>
                    </m:e>
                    <m:sub>
                      <m:r>
                        <w:del w:id="1112" w:author="Στάθης Καπ" w:date="2023-02-01T08:58:00Z">
                          <w:rPr>
                            <w:rFonts w:ascii="Cambria Math" w:hAnsi="Cambria Math"/>
                            <w:lang w:val="el-GR"/>
                          </w:rPr>
                          <m:t>max</m:t>
                        </w:del>
                      </m:r>
                    </m:sub>
                  </m:sSub>
                </m:sup>
                <m:e>
                  <m:sSub>
                    <m:sSubPr>
                      <m:ctrlPr>
                        <w:del w:id="1113" w:author="Στάθης Καπ" w:date="2023-02-01T08:58:00Z">
                          <w:rPr>
                            <w:rFonts w:ascii="Cambria Math" w:hAnsi="Cambria Math"/>
                            <w:i/>
                            <w:lang w:val="el-GR"/>
                          </w:rPr>
                        </w:del>
                      </m:ctrlPr>
                    </m:sSubPr>
                    <m:e>
                      <m:r>
                        <w:del w:id="1114" w:author="Στάθης Καπ" w:date="2023-02-01T08:58:00Z">
                          <w:rPr>
                            <w:rFonts w:ascii="Cambria Math" w:hAnsi="Cambria Math"/>
                            <w:lang w:val="el-GR"/>
                          </w:rPr>
                          <m:t>X</m:t>
                        </w:del>
                      </m:r>
                    </m:e>
                    <m:sub>
                      <m:r>
                        <w:del w:id="1115" w:author="Στάθης Καπ" w:date="2023-02-01T08:58:00Z">
                          <w:rPr>
                            <w:rFonts w:ascii="Cambria Math" w:hAnsi="Cambria Math"/>
                            <w:lang w:val="el-GR"/>
                          </w:rPr>
                          <m:t>i,j,t</m:t>
                        </w:del>
                      </m:r>
                    </m:sub>
                  </m:sSub>
                </m:e>
              </m:nary>
            </m:e>
          </m:nary>
          <m:r>
            <w:del w:id="1116" w:author="Στάθης Καπ" w:date="2023-02-01T08:58:00Z">
              <w:rPr>
                <w:rFonts w:ascii="Cambria Math" w:hAnsi="Cambria Math"/>
                <w:lang w:val="el-GR"/>
              </w:rPr>
              <m:t>≤1 ∀ 2, 3, ⋯, (n-1)</m:t>
            </w:del>
          </m:r>
        </m:oMath>
      </m:oMathPara>
    </w:p>
    <w:p w14:paraId="7801ED54" w14:textId="46B66D91" w:rsidR="00A23AFE" w:rsidRPr="00401236" w:rsidDel="00EA6FB8" w:rsidRDefault="00227D7C" w:rsidP="00550D86">
      <w:pPr>
        <w:rPr>
          <w:del w:id="1117" w:author="Στάθης Καπ" w:date="2023-02-01T08:58:00Z"/>
          <w:rFonts w:eastAsiaTheme="minorEastAsia"/>
          <w:i/>
          <w:iCs/>
          <w:lang w:val="el-GR"/>
        </w:rPr>
      </w:pPr>
      <m:oMathPara>
        <m:oMath>
          <m:nary>
            <m:naryPr>
              <m:chr m:val="∑"/>
              <m:limLoc m:val="undOvr"/>
              <m:ctrlPr>
                <w:del w:id="1118" w:author="Στάθης Καπ" w:date="2023-02-01T08:58:00Z">
                  <w:rPr>
                    <w:rFonts w:ascii="Cambria Math" w:hAnsi="Cambria Math"/>
                    <w:i/>
                    <w:iCs/>
                    <w:lang w:val="el-GR"/>
                  </w:rPr>
                </w:del>
              </m:ctrlPr>
            </m:naryPr>
            <m:sub>
              <m:r>
                <w:del w:id="1119" w:author="Στάθης Καπ" w:date="2023-02-01T08:58:00Z">
                  <w:rPr>
                    <w:rFonts w:ascii="Cambria Math" w:hAnsi="Cambria Math"/>
                    <w:lang w:val="el-GR"/>
                  </w:rPr>
                  <m:t>e≠i,j</m:t>
                </w:del>
              </m:r>
            </m:sub>
            <m:sup/>
            <m:e>
              <m:nary>
                <m:naryPr>
                  <m:chr m:val="∑"/>
                  <m:limLoc m:val="undOvr"/>
                  <m:ctrlPr>
                    <w:del w:id="1120" w:author="Στάθης Καπ" w:date="2023-02-01T08:58:00Z">
                      <w:rPr>
                        <w:rFonts w:ascii="Cambria Math" w:hAnsi="Cambria Math"/>
                        <w:i/>
                        <w:iCs/>
                        <w:lang w:val="el-GR"/>
                      </w:rPr>
                    </w:del>
                  </m:ctrlPr>
                </m:naryPr>
                <m:sub>
                  <m:r>
                    <w:del w:id="1121" w:author="Στάθης Καπ" w:date="2023-02-01T08:58:00Z">
                      <w:rPr>
                        <w:rFonts w:ascii="Cambria Math" w:hAnsi="Cambria Math"/>
                        <w:lang w:val="el-GR"/>
                      </w:rPr>
                      <m:t>u=t+</m:t>
                    </w:del>
                  </m:r>
                  <m:sSub>
                    <m:sSubPr>
                      <m:ctrlPr>
                        <w:del w:id="1122" w:author="Στάθης Καπ" w:date="2023-02-01T08:58:00Z">
                          <w:rPr>
                            <w:rFonts w:ascii="Cambria Math" w:hAnsi="Cambria Math"/>
                            <w:i/>
                            <w:iCs/>
                            <w:lang w:val="el-GR"/>
                          </w:rPr>
                        </w:del>
                      </m:ctrlPr>
                    </m:sSubPr>
                    <m:e>
                      <m:r>
                        <w:del w:id="1123" w:author="Στάθης Καπ" w:date="2023-02-01T08:58:00Z">
                          <w:rPr>
                            <w:rFonts w:ascii="Cambria Math" w:hAnsi="Cambria Math"/>
                            <w:lang w:val="el-GR"/>
                          </w:rPr>
                          <m:t>d</m:t>
                        </w:del>
                      </m:r>
                    </m:e>
                    <m:sub>
                      <m:r>
                        <w:del w:id="1124" w:author="Στάθης Καπ" w:date="2023-02-01T08:58:00Z">
                          <w:rPr>
                            <w:rFonts w:ascii="Cambria Math" w:hAnsi="Cambria Math"/>
                            <w:lang w:val="el-GR"/>
                          </w:rPr>
                          <m:t>i,j,t</m:t>
                        </w:del>
                      </m:r>
                    </m:sub>
                  </m:sSub>
                </m:sub>
                <m:sup>
                  <m:sSub>
                    <m:sSubPr>
                      <m:ctrlPr>
                        <w:del w:id="1125" w:author="Στάθης Καπ" w:date="2023-02-01T08:58:00Z">
                          <w:rPr>
                            <w:rFonts w:ascii="Cambria Math" w:hAnsi="Cambria Math"/>
                            <w:i/>
                            <w:iCs/>
                            <w:lang w:val="el-GR"/>
                          </w:rPr>
                        </w:del>
                      </m:ctrlPr>
                    </m:sSubPr>
                    <m:e>
                      <m:r>
                        <w:del w:id="1126" w:author="Στάθης Καπ" w:date="2023-02-01T08:58:00Z">
                          <w:rPr>
                            <w:rFonts w:ascii="Cambria Math" w:hAnsi="Cambria Math"/>
                            <w:lang w:val="el-GR"/>
                          </w:rPr>
                          <m:t>T</m:t>
                        </w:del>
                      </m:r>
                    </m:e>
                    <m:sub>
                      <m:r>
                        <w:del w:id="1127" w:author="Στάθης Καπ" w:date="2023-02-01T08:58:00Z">
                          <w:rPr>
                            <w:rFonts w:ascii="Cambria Math" w:hAnsi="Cambria Math"/>
                            <w:lang w:val="el-GR"/>
                          </w:rPr>
                          <m:t>max</m:t>
                        </w:del>
                      </m:r>
                    </m:sub>
                  </m:sSub>
                </m:sup>
                <m:e>
                  <m:sSub>
                    <m:sSubPr>
                      <m:ctrlPr>
                        <w:del w:id="1128" w:author="Στάθης Καπ" w:date="2023-02-01T08:58:00Z">
                          <w:rPr>
                            <w:rFonts w:ascii="Cambria Math" w:hAnsi="Cambria Math"/>
                            <w:i/>
                            <w:iCs/>
                            <w:lang w:val="el-GR"/>
                          </w:rPr>
                        </w:del>
                      </m:ctrlPr>
                    </m:sSubPr>
                    <m:e>
                      <m:r>
                        <w:del w:id="1129" w:author="Στάθης Καπ" w:date="2023-02-01T08:58:00Z">
                          <w:rPr>
                            <w:rFonts w:ascii="Cambria Math" w:hAnsi="Cambria Math"/>
                            <w:lang w:val="el-GR"/>
                          </w:rPr>
                          <m:t>X</m:t>
                        </w:del>
                      </m:r>
                    </m:e>
                    <m:sub>
                      <m:r>
                        <w:del w:id="1130" w:author="Στάθης Καπ" w:date="2023-02-01T08:58:00Z">
                          <w:rPr>
                            <w:rFonts w:ascii="Cambria Math" w:hAnsi="Cambria Math"/>
                            <w:lang w:val="el-GR"/>
                          </w:rPr>
                          <m:t>j,e,u</m:t>
                        </w:del>
                      </m:r>
                    </m:sub>
                  </m:sSub>
                </m:e>
              </m:nary>
            </m:e>
          </m:nary>
          <m:r>
            <w:del w:id="1131" w:author="Στάθης Καπ" w:date="2023-02-01T08:58:00Z">
              <w:rPr>
                <w:rFonts w:ascii="Cambria Math" w:hAnsi="Cambria Math"/>
                <w:lang w:val="el-GR"/>
              </w:rPr>
              <m:t>≤</m:t>
            </w:del>
          </m:r>
          <m:sSub>
            <m:sSubPr>
              <m:ctrlPr>
                <w:del w:id="1132" w:author="Στάθης Καπ" w:date="2023-02-01T08:58:00Z">
                  <w:rPr>
                    <w:rFonts w:ascii="Cambria Math" w:hAnsi="Cambria Math"/>
                    <w:i/>
                    <w:iCs/>
                    <w:lang w:val="el-GR"/>
                  </w:rPr>
                </w:del>
              </m:ctrlPr>
            </m:sSubPr>
            <m:e>
              <m:r>
                <w:del w:id="1133" w:author="Στάθης Καπ" w:date="2023-02-01T08:58:00Z">
                  <w:rPr>
                    <w:rFonts w:ascii="Cambria Math" w:hAnsi="Cambria Math"/>
                    <w:lang w:val="el-GR"/>
                  </w:rPr>
                  <m:t>X</m:t>
                </w:del>
              </m:r>
            </m:e>
            <m:sub>
              <m:r>
                <w:del w:id="1134" w:author="Στάθης Καπ" w:date="2023-02-01T08:58:00Z">
                  <w:rPr>
                    <w:rFonts w:ascii="Cambria Math" w:hAnsi="Cambria Math"/>
                    <w:lang w:val="el-GR"/>
                  </w:rPr>
                  <m:t>i,j,t</m:t>
                </w:del>
              </m:r>
            </m:sub>
          </m:sSub>
          <m:r>
            <w:del w:id="1135" w:author="Στάθης Καπ" w:date="2023-02-01T08:58:00Z">
              <w:rPr>
                <w:rFonts w:ascii="Cambria Math" w:hAnsi="Cambria Math"/>
                <w:lang w:val="el-GR"/>
              </w:rPr>
              <m:t xml:space="preserve"> ∀i,j=1, ⋯, n-1, i≠j, j≠1, t≤</m:t>
            </w:del>
          </m:r>
          <m:sSub>
            <m:sSubPr>
              <m:ctrlPr>
                <w:del w:id="1136" w:author="Στάθης Καπ" w:date="2023-02-01T08:58:00Z">
                  <w:rPr>
                    <w:rFonts w:ascii="Cambria Math" w:hAnsi="Cambria Math"/>
                    <w:i/>
                    <w:iCs/>
                    <w:lang w:val="el-GR"/>
                  </w:rPr>
                </w:del>
              </m:ctrlPr>
            </m:sSubPr>
            <m:e>
              <m:r>
                <w:del w:id="1137" w:author="Στάθης Καπ" w:date="2023-02-01T08:58:00Z">
                  <w:rPr>
                    <w:rFonts w:ascii="Cambria Math" w:hAnsi="Cambria Math"/>
                    <w:lang w:val="el-GR"/>
                  </w:rPr>
                  <m:t>T</m:t>
                </w:del>
              </m:r>
            </m:e>
            <m:sub>
              <m:r>
                <w:del w:id="1138" w:author="Στάθης Καπ" w:date="2023-02-01T08:58:00Z">
                  <w:rPr>
                    <w:rFonts w:ascii="Cambria Math" w:hAnsi="Cambria Math"/>
                    <w:lang w:val="el-GR"/>
                  </w:rPr>
                  <m:t>max</m:t>
                </w:del>
              </m:r>
            </m:sub>
          </m:sSub>
          <m:r>
            <w:del w:id="1139" w:author="Στάθης Καπ" w:date="2023-02-01T08:58:00Z">
              <w:rPr>
                <w:rFonts w:ascii="Cambria Math" w:hAnsi="Cambria Math"/>
                <w:lang w:val="el-GR"/>
              </w:rPr>
              <m:t>-</m:t>
            </w:del>
          </m:r>
          <m:sSub>
            <m:sSubPr>
              <m:ctrlPr>
                <w:del w:id="1140" w:author="Στάθης Καπ" w:date="2023-02-01T08:58:00Z">
                  <w:rPr>
                    <w:rFonts w:ascii="Cambria Math" w:hAnsi="Cambria Math"/>
                    <w:i/>
                    <w:iCs/>
                    <w:lang w:val="el-GR"/>
                  </w:rPr>
                </w:del>
              </m:ctrlPr>
            </m:sSubPr>
            <m:e>
              <m:r>
                <w:del w:id="1141" w:author="Στάθης Καπ" w:date="2023-02-01T08:58:00Z">
                  <w:rPr>
                    <w:rFonts w:ascii="Cambria Math" w:hAnsi="Cambria Math"/>
                    <w:lang w:val="el-GR"/>
                  </w:rPr>
                  <m:t>d</m:t>
                </w:del>
              </m:r>
            </m:e>
            <m:sub>
              <m:r>
                <w:del w:id="1142" w:author="Στάθης Καπ" w:date="2023-02-01T08:58:00Z">
                  <w:rPr>
                    <w:rFonts w:ascii="Cambria Math" w:hAnsi="Cambria Math"/>
                    <w:lang w:val="el-GR"/>
                  </w:rPr>
                  <m:t>i,j,t</m:t>
                </w:del>
              </m:r>
            </m:sub>
          </m:sSub>
        </m:oMath>
      </m:oMathPara>
    </w:p>
    <w:p w14:paraId="40F3BAAD" w14:textId="500A887B" w:rsidR="00401236" w:rsidDel="00EA6FB8" w:rsidRDefault="00227D7C" w:rsidP="00550D86">
      <w:pPr>
        <w:rPr>
          <w:del w:id="1143" w:author="Στάθης Καπ" w:date="2023-02-01T08:58:00Z"/>
          <w:lang w:val="el-GR"/>
        </w:rPr>
      </w:pPr>
      <m:oMathPara>
        <m:oMath>
          <m:sSub>
            <m:sSubPr>
              <m:ctrlPr>
                <w:del w:id="1144" w:author="Στάθης Καπ" w:date="2023-02-01T08:58:00Z">
                  <w:rPr>
                    <w:rFonts w:ascii="Cambria Math" w:hAnsi="Cambria Math"/>
                    <w:i/>
                    <w:lang w:val="el-GR"/>
                  </w:rPr>
                </w:del>
              </m:ctrlPr>
            </m:sSubPr>
            <m:e>
              <m:r>
                <w:del w:id="1145" w:author="Στάθης Καπ" w:date="2023-02-01T08:58:00Z">
                  <w:rPr>
                    <w:rFonts w:ascii="Cambria Math" w:hAnsi="Cambria Math"/>
                    <w:lang w:val="el-GR"/>
                  </w:rPr>
                  <m:t>X</m:t>
                </w:del>
              </m:r>
            </m:e>
            <m:sub>
              <m:r>
                <w:del w:id="1146" w:author="Στάθης Καπ" w:date="2023-02-01T08:58:00Z">
                  <w:rPr>
                    <w:rFonts w:ascii="Cambria Math" w:hAnsi="Cambria Math"/>
                    <w:lang w:val="el-GR"/>
                  </w:rPr>
                  <m:t>i,j,t</m:t>
                </w:del>
              </m:r>
            </m:sub>
          </m:sSub>
          <m:r>
            <w:del w:id="1147" w:author="Στάθης Καπ" w:date="2023-02-01T08:58:00Z">
              <w:rPr>
                <w:rFonts w:ascii="Cambria Math" w:eastAsiaTheme="minorEastAsia" w:hAnsi="Cambria Math"/>
                <w:lang w:val="el-GR"/>
              </w:rPr>
              <m:t xml:space="preserve">=0 ∀i≠j, t&gt; </m:t>
            </w:del>
          </m:r>
          <m:sSub>
            <m:sSubPr>
              <m:ctrlPr>
                <w:del w:id="1148" w:author="Στάθης Καπ" w:date="2023-02-01T08:58:00Z">
                  <w:rPr>
                    <w:rFonts w:ascii="Cambria Math" w:eastAsiaTheme="minorEastAsia" w:hAnsi="Cambria Math"/>
                    <w:i/>
                    <w:lang w:val="el-GR"/>
                  </w:rPr>
                </w:del>
              </m:ctrlPr>
            </m:sSubPr>
            <m:e>
              <m:r>
                <w:del w:id="1149" w:author="Στάθης Καπ" w:date="2023-02-01T08:58:00Z">
                  <w:rPr>
                    <w:rFonts w:ascii="Cambria Math" w:eastAsiaTheme="minorEastAsia" w:hAnsi="Cambria Math"/>
                    <w:lang w:val="el-GR"/>
                  </w:rPr>
                  <m:t>T</m:t>
                </w:del>
              </m:r>
            </m:e>
            <m:sub>
              <m:r>
                <w:del w:id="1150" w:author="Στάθης Καπ" w:date="2023-02-01T08:58:00Z">
                  <w:rPr>
                    <w:rFonts w:ascii="Cambria Math" w:eastAsiaTheme="minorEastAsia" w:hAnsi="Cambria Math"/>
                    <w:lang w:val="el-GR"/>
                  </w:rPr>
                  <m:t>max</m:t>
                </w:del>
              </m:r>
            </m:sub>
          </m:sSub>
          <m:r>
            <w:del w:id="1151" w:author="Στάθης Καπ" w:date="2023-02-01T08:58:00Z">
              <w:rPr>
                <w:rFonts w:ascii="Cambria Math" w:eastAsiaTheme="minorEastAsia" w:hAnsi="Cambria Math"/>
                <w:lang w:val="el-GR"/>
              </w:rPr>
              <m:t>-</m:t>
            </w:del>
          </m:r>
          <m:sSub>
            <m:sSubPr>
              <m:ctrlPr>
                <w:del w:id="1152" w:author="Στάθης Καπ" w:date="2023-02-01T08:58:00Z">
                  <w:rPr>
                    <w:rFonts w:ascii="Cambria Math" w:eastAsiaTheme="minorEastAsia" w:hAnsi="Cambria Math"/>
                    <w:i/>
                    <w:lang w:val="el-GR"/>
                  </w:rPr>
                </w:del>
              </m:ctrlPr>
            </m:sSubPr>
            <m:e>
              <m:r>
                <w:del w:id="1153" w:author="Στάθης Καπ" w:date="2023-02-01T08:58:00Z">
                  <w:rPr>
                    <w:rFonts w:ascii="Cambria Math" w:eastAsiaTheme="minorEastAsia" w:hAnsi="Cambria Math"/>
                    <w:lang w:val="el-GR"/>
                  </w:rPr>
                  <m:t>d</m:t>
                </w:del>
              </m:r>
            </m:e>
            <m:sub>
              <m:r>
                <w:del w:id="1154" w:author="Στάθης Καπ" w:date="2023-02-01T08:58:00Z">
                  <w:rPr>
                    <w:rFonts w:ascii="Cambria Math" w:eastAsiaTheme="minorEastAsia" w:hAnsi="Cambria Math"/>
                    <w:lang w:val="el-GR"/>
                  </w:rPr>
                  <m:t>i,j,t</m:t>
                </w:del>
              </m:r>
            </m:sub>
          </m:sSub>
        </m:oMath>
      </m:oMathPara>
    </w:p>
    <w:p w14:paraId="0493F62B" w14:textId="384DB2DB" w:rsidR="00401236" w:rsidRDefault="009F7E7C" w:rsidP="00550D86">
      <w:pPr>
        <w:rPr>
          <w:lang w:val="el-GR"/>
        </w:rPr>
      </w:pPr>
      <w:r w:rsidRPr="000E3402">
        <w:rPr>
          <w:lang w:val="el-GR"/>
        </w:rPr>
        <w:t xml:space="preserve">Η σχέση 2.15 αντιπροσωπεύει το στόχο </w:t>
      </w:r>
      <w:r w:rsidR="00EC536D" w:rsidRPr="000E3402">
        <w:rPr>
          <w:lang w:val="el-GR"/>
        </w:rPr>
        <w:t>μεγιστοποίησης</w:t>
      </w:r>
      <w:r w:rsidRPr="000E3402">
        <w:rPr>
          <w:lang w:val="el-GR"/>
        </w:rPr>
        <w:t xml:space="preserve"> του κέρδους (ωφελιμότητας). Η σχέση 2.16 διασφαλίζει πως δεν θα υπάρχει τόξο που θα καταλήγει στον αρχικό</w:t>
      </w:r>
      <w:r w:rsidR="000E3402" w:rsidRPr="000E3402">
        <w:rPr>
          <w:lang w:val="el-GR"/>
        </w:rPr>
        <w:t xml:space="preserve"> </w:t>
      </w:r>
      <w:r w:rsidR="000E3402" w:rsidRPr="002713B6">
        <w:rPr>
          <w:lang w:val="el-GR"/>
        </w:rPr>
        <w:t xml:space="preserve">κόμβο, ενώ η σχέση 2.17 πως ο κόμβος 1 είναι ο αρχικός κόμβος καθώς το πλήθος των τόξων που ξεκινούν από τον κόμβο 1 σε όλες τις χρονικές περιόδους </w:t>
      </w:r>
      <w:r w:rsidR="000E3402">
        <w:t>t</w:t>
      </w:r>
      <w:r w:rsidR="000E3402" w:rsidRPr="002713B6">
        <w:rPr>
          <w:lang w:val="el-GR"/>
        </w:rPr>
        <w:t xml:space="preserve"> ισούται με 1. Οι σχέσεις 2.18 και 2.19, ορίζοντας πως το πλήθος των τόξων που αρχίζουν από τον κόμβο </w:t>
      </w:r>
      <w:r w:rsidR="000E3402">
        <w:t>n</w:t>
      </w:r>
      <w:r w:rsidR="000E3402" w:rsidRPr="002713B6">
        <w:rPr>
          <w:lang w:val="el-GR"/>
        </w:rPr>
        <w:t xml:space="preserve"> σε όλες τις χρονικές περιόδους ισούται με 0 και πως το πλήθος των τόξων που καταλήγουν στον κόμβο </w:t>
      </w:r>
      <w:r w:rsidR="000E3402">
        <w:t>n</w:t>
      </w:r>
      <w:r w:rsidR="000E3402" w:rsidRPr="002713B6">
        <w:rPr>
          <w:lang w:val="el-GR"/>
        </w:rPr>
        <w:t xml:space="preserve"> σε όλες τις χρονικές περιόδους ισούται με 1, διασφαλίζει πως ο </w:t>
      </w:r>
      <w:r w:rsidR="000E3402">
        <w:t>n</w:t>
      </w:r>
      <w:r w:rsidR="000E3402" w:rsidRPr="002713B6">
        <w:rPr>
          <w:lang w:val="el-GR"/>
        </w:rPr>
        <w:t xml:space="preserve"> είναι ο τελικός κόμβος. Η σχέση 2.20, ορίζοντας πως το πλήθος των τόξων που καταλήγουν σε έναν κόμβο ισούται με το </w:t>
      </w:r>
      <w:r w:rsidR="00EC536D" w:rsidRPr="002713B6">
        <w:rPr>
          <w:lang w:val="el-GR"/>
        </w:rPr>
        <w:t>πλήθος</w:t>
      </w:r>
      <w:r w:rsidR="000E3402" w:rsidRPr="002713B6">
        <w:rPr>
          <w:lang w:val="el-GR"/>
        </w:rPr>
        <w:t xml:space="preserve"> των τόξων που αρχίζουν από αυτόν (είτε βρίσκεται στη τροχιά είτε όχι), διασφαλίζει την συνεκτικότητα της τροχιάς. Η σχέση 2.21 διασφαλίζει πως η επίσκεψη σε κάθε κόμβο πραγματοποιείται το πολύ μία </w:t>
      </w:r>
      <w:r w:rsidR="00EC536D" w:rsidRPr="002713B6">
        <w:rPr>
          <w:lang w:val="el-GR"/>
        </w:rPr>
        <w:t>φορά</w:t>
      </w:r>
      <w:r w:rsidR="000E3402" w:rsidRPr="002713B6">
        <w:rPr>
          <w:lang w:val="el-GR"/>
        </w:rPr>
        <w:t xml:space="preserve">. Η σχέση 2.22 θέτει το περιορισμό πως </w:t>
      </w:r>
      <w:r w:rsidR="00EC536D" w:rsidRPr="002713B6">
        <w:rPr>
          <w:lang w:val="el-GR"/>
        </w:rPr>
        <w:t>εάν</w:t>
      </w:r>
      <w:r w:rsidR="000E3402" w:rsidRPr="002713B6">
        <w:rPr>
          <w:lang w:val="el-GR"/>
        </w:rPr>
        <w:t xml:space="preserve"> το ταξίδι </w:t>
      </w:r>
      <w:r w:rsidR="000E3402">
        <w:t>i</w:t>
      </w:r>
      <w:r w:rsidR="000E3402" w:rsidRPr="002713B6">
        <w:rPr>
          <w:lang w:val="el-GR"/>
        </w:rPr>
        <w:t xml:space="preserve"> → </w:t>
      </w:r>
      <w:r w:rsidR="000E3402">
        <w:t>j</w:t>
      </w:r>
      <w:r w:rsidR="000E3402" w:rsidRPr="002713B6">
        <w:rPr>
          <w:lang w:val="el-GR"/>
        </w:rPr>
        <w:t xml:space="preserve"> ξεκινάει κατά τη χρονική περίοδο </w:t>
      </w:r>
      <w:r w:rsidR="000E3402">
        <w:t>t</w:t>
      </w:r>
      <w:r w:rsidR="000E3402" w:rsidRPr="002713B6">
        <w:rPr>
          <w:lang w:val="el-GR"/>
        </w:rPr>
        <w:t xml:space="preserve"> και ο </w:t>
      </w:r>
      <w:r w:rsidR="000E3402">
        <w:t>j</w:t>
      </w:r>
      <w:r w:rsidR="000E3402" w:rsidRPr="002713B6">
        <w:rPr>
          <w:lang w:val="el-GR"/>
        </w:rPr>
        <w:t xml:space="preserve"> δεν είναι ο τελικός κόμβος, τότε το ταξίδι </w:t>
      </w:r>
      <w:r w:rsidR="000E3402">
        <w:t>j</w:t>
      </w:r>
      <w:r w:rsidR="000E3402" w:rsidRPr="002713B6">
        <w:rPr>
          <w:lang w:val="el-GR"/>
        </w:rPr>
        <w:t xml:space="preserve"> → </w:t>
      </w:r>
      <w:r w:rsidR="000E3402">
        <w:t>j</w:t>
      </w:r>
      <w:r w:rsidR="000E3402" w:rsidRPr="002713B6">
        <w:rPr>
          <w:lang w:val="el-GR"/>
        </w:rPr>
        <w:t xml:space="preserve"> + 1 πρέπει να αρχίζει μία χρονική περίοδο μετέπειτα από αυτήν της ώρα επίσκεψης στον </w:t>
      </w:r>
      <w:r w:rsidR="000E3402">
        <w:t>j</w:t>
      </w:r>
      <w:r w:rsidR="000E3402" w:rsidRPr="002713B6">
        <w:rPr>
          <w:lang w:val="el-GR"/>
        </w:rPr>
        <w:t>. Τέλος η σχέση 2.23 αποκλείει ταξίδια που καθυστερούν σημαντικά να ξεκινήσουν</w:t>
      </w:r>
      <w:r w:rsidR="002713B6" w:rsidRPr="002713B6">
        <w:rPr>
          <w:lang w:val="el-GR"/>
        </w:rPr>
        <w:t>.</w:t>
      </w:r>
    </w:p>
    <w:p w14:paraId="17D34E22" w14:textId="3B05A66D" w:rsidR="005128E3" w:rsidRDefault="005128E3" w:rsidP="00550D86">
      <w:pPr>
        <w:rPr>
          <w:lang w:val="el-GR"/>
        </w:rPr>
      </w:pPr>
      <w:r w:rsidRPr="00EC1380">
        <w:rPr>
          <w:lang w:val="el-GR"/>
        </w:rPr>
        <w:t xml:space="preserve">Επίσης, οι </w:t>
      </w:r>
      <w:r>
        <w:t>Gunawan</w:t>
      </w:r>
      <w:r w:rsidRPr="00EC1380">
        <w:rPr>
          <w:lang w:val="el-GR"/>
        </w:rPr>
        <w:t xml:space="preserve"> </w:t>
      </w:r>
      <w:r>
        <w:t>et</w:t>
      </w:r>
      <w:r w:rsidRPr="00EC1380">
        <w:rPr>
          <w:lang w:val="el-GR"/>
        </w:rPr>
        <w:t xml:space="preserve"> </w:t>
      </w:r>
      <w:r>
        <w:t>al</w:t>
      </w:r>
      <w:r w:rsidRPr="00EC1380">
        <w:rPr>
          <w:lang w:val="el-GR"/>
        </w:rPr>
        <w:t xml:space="preserve">. (2014) πρότειναν έναν αλγόριθμο για την επίλυση του </w:t>
      </w:r>
      <w:r>
        <w:t>TDOP</w:t>
      </w:r>
      <w:r w:rsidRPr="00EC1380">
        <w:rPr>
          <w:lang w:val="el-GR"/>
        </w:rPr>
        <w:t xml:space="preserve">, βασισμένο σε περιβάλλον θεματικού πάρκου όπου οι επισκέπτες κάθε φορά χρειάζονται άμεσα μία λύση-διαδρομή. Ο αλγόριθμος τους αποτελείται από έναν </w:t>
      </w:r>
      <w:r w:rsidR="005F5A11" w:rsidRPr="00EC1380">
        <w:rPr>
          <w:lang w:val="el-GR"/>
        </w:rPr>
        <w:t>Άπληστο</w:t>
      </w:r>
      <w:r w:rsidRPr="00EC1380">
        <w:rPr>
          <w:lang w:val="el-GR"/>
        </w:rPr>
        <w:t xml:space="preserve"> Κατασκευαστικό ευρετικό αλγόριθμο, από τεχνικές Εισαγωγής, Αντικατάστασης, καθώς και από 2 τεχνικές </w:t>
      </w:r>
      <w:r>
        <w:t>ILS</w:t>
      </w:r>
      <w:r w:rsidRPr="00EC1380">
        <w:rPr>
          <w:lang w:val="el-GR"/>
        </w:rPr>
        <w:t xml:space="preserve"> (</w:t>
      </w:r>
      <w:r>
        <w:t>Basic</w:t>
      </w:r>
      <w:r w:rsidRPr="00EC1380">
        <w:rPr>
          <w:lang w:val="el-GR"/>
        </w:rPr>
        <w:t>,</w:t>
      </w:r>
      <w:r>
        <w:t>Adaptive</w:t>
      </w:r>
      <w:r w:rsidRPr="00EC1380">
        <w:rPr>
          <w:lang w:val="el-GR"/>
        </w:rPr>
        <w:t xml:space="preserve">). Ο </w:t>
      </w:r>
      <w:r w:rsidR="00EC1380" w:rsidRPr="00EC1380">
        <w:rPr>
          <w:lang w:val="el-GR"/>
        </w:rPr>
        <w:t>Άπληστος</w:t>
      </w:r>
      <w:r w:rsidRPr="00EC1380">
        <w:rPr>
          <w:lang w:val="el-GR"/>
        </w:rPr>
        <w:t xml:space="preserve"> Κατασκευαστικός αλγόριθμος κατασκευάζει μία λύση εισάγοντας κόμβους που πληρούν ορισμένα κριτήρια. Οι τεχνικές Εισαγωγής, Αντικατάστασης εφαρμόζονται αφότου ενημερωθεί η νωρίτερη ώρα άφιξης (</w:t>
      </w:r>
      <m:oMath>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arr</m:t>
            </m:r>
          </m:sup>
        </m:sSubSup>
      </m:oMath>
      <w:r w:rsidRPr="00EC1380">
        <w:rPr>
          <w:lang w:val="el-GR"/>
        </w:rPr>
        <w:t>) και η αργότερη ώρα αναχώρησης (</w:t>
      </w:r>
      <m:oMath>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dep</m:t>
            </m:r>
          </m:sup>
        </m:sSubSup>
      </m:oMath>
      <w:r w:rsidRPr="00EC1380">
        <w:rPr>
          <w:lang w:val="el-GR"/>
        </w:rPr>
        <w:t xml:space="preserve">) κάθε κόμβου </w:t>
      </w:r>
      <w:r>
        <w:t>i</w:t>
      </w:r>
      <w:r w:rsidRPr="00EC1380">
        <w:rPr>
          <w:lang w:val="el-GR"/>
        </w:rPr>
        <w:t xml:space="preserve"> μέσα στην εκάστοτε τροχιά. Επίσης εξετάζεται η υβριδοποίηση των 2 αυτών τεχνικών (</w:t>
      </w:r>
      <w:r>
        <w:t>Variable</w:t>
      </w:r>
      <w:r w:rsidRPr="00EC1380">
        <w:rPr>
          <w:lang w:val="el-GR"/>
        </w:rPr>
        <w:t xml:space="preserve"> </w:t>
      </w:r>
      <w:r>
        <w:t>Neighborhood</w:t>
      </w:r>
      <w:r w:rsidRPr="00EC1380">
        <w:rPr>
          <w:lang w:val="el-GR"/>
        </w:rPr>
        <w:t xml:space="preserve"> </w:t>
      </w:r>
      <w:r>
        <w:t>Descent</w:t>
      </w:r>
      <w:r w:rsidRPr="00EC1380">
        <w:rPr>
          <w:lang w:val="el-GR"/>
        </w:rPr>
        <w:t xml:space="preserve">). Τέλος η κύρια διαφορά του βασικού </w:t>
      </w:r>
      <w:r>
        <w:t>ILS</w:t>
      </w:r>
      <w:r w:rsidRPr="00EC1380">
        <w:rPr>
          <w:lang w:val="el-GR"/>
        </w:rPr>
        <w:t xml:space="preserve"> από τον προσαρμόσιμο </w:t>
      </w:r>
      <w:r>
        <w:t>ILS</w:t>
      </w:r>
      <w:r w:rsidRPr="00EC1380">
        <w:rPr>
          <w:lang w:val="el-GR"/>
        </w:rPr>
        <w:t xml:space="preserve"> είναι ο τρόπος με τον οποίο αντιμετωπίζεται η στασιμότητα των παραγόμενων λύσεων.</w:t>
      </w:r>
    </w:p>
    <w:p w14:paraId="495BDA2D" w14:textId="44EA0DBD" w:rsidR="005F5A11" w:rsidRPr="00D52943" w:rsidRDefault="00010007" w:rsidP="00D52943">
      <w:pPr>
        <w:pStyle w:val="Heading3"/>
        <w:numPr>
          <w:ilvl w:val="2"/>
          <w:numId w:val="4"/>
        </w:numPr>
        <w:rPr>
          <w:lang w:val="el-GR"/>
        </w:rPr>
      </w:pPr>
      <w:bookmarkStart w:id="1155" w:name="_Toc124915372"/>
      <w:r>
        <w:rPr>
          <w:lang w:val="el-GR"/>
        </w:rPr>
        <w:lastRenderedPageBreak/>
        <w:t xml:space="preserve">Το πρόβλημα Ομαδικού Προσανατολισμού </w:t>
      </w:r>
      <w:r w:rsidRPr="00D52943">
        <w:rPr>
          <w:lang w:val="el-GR"/>
        </w:rPr>
        <w:t>(</w:t>
      </w:r>
      <w:r>
        <w:t>TOP</w:t>
      </w:r>
      <w:r w:rsidRPr="00D52943">
        <w:rPr>
          <w:lang w:val="el-GR"/>
        </w:rPr>
        <w:t>)</w:t>
      </w:r>
      <w:bookmarkEnd w:id="1155"/>
    </w:p>
    <w:p w14:paraId="13A891B2" w14:textId="7287A887" w:rsidR="00D52943" w:rsidRDefault="0092128D" w:rsidP="00D52943">
      <w:pPr>
        <w:rPr>
          <w:lang w:val="el-GR"/>
        </w:rPr>
      </w:pPr>
      <w:r w:rsidRPr="0092128D">
        <w:rPr>
          <w:lang w:val="el-GR"/>
        </w:rPr>
        <w:t>Το πρόβλημα προσανατολισμού επεκτείνεται στο πρόβλημα Ομαδικού Προσανατολισμού (</w:t>
      </w:r>
      <w:r>
        <w:t>Team</w:t>
      </w:r>
      <w:r w:rsidRPr="0092128D">
        <w:rPr>
          <w:lang w:val="el-GR"/>
        </w:rPr>
        <w:t xml:space="preserve"> </w:t>
      </w:r>
      <w:r>
        <w:t>Orienteering</w:t>
      </w:r>
      <w:r w:rsidRPr="0092128D">
        <w:rPr>
          <w:lang w:val="el-GR"/>
        </w:rPr>
        <w:t xml:space="preserve"> </w:t>
      </w:r>
      <w:r>
        <w:t>Problem</w:t>
      </w:r>
      <w:r w:rsidRPr="0092128D">
        <w:rPr>
          <w:lang w:val="el-GR"/>
        </w:rPr>
        <w:t xml:space="preserve">) στο οποίο στόχος πλέον αποτελεί η εύρεση πολλαπλών διαδρομών από τον αρχικό κόμβο προς τον τελικό επιδιώκοντας πάντα τη μεγιστοποίηση του κέρδους. Τονίζεται πως η ύπαρξη πολλαπλών διαδρομών δεν αναιρεί τους </w:t>
      </w:r>
      <w:r w:rsidR="00FA1D05" w:rsidRPr="0092128D">
        <w:rPr>
          <w:lang w:val="el-GR"/>
        </w:rPr>
        <w:t>κανόνες</w:t>
      </w:r>
      <w:r w:rsidRPr="0092128D">
        <w:rPr>
          <w:lang w:val="el-GR"/>
        </w:rPr>
        <w:t xml:space="preserve"> πως η κάθε επίσκεψη σε ένα κόμβο πρέπει να είναι μοναδική και το πως κάθε διαδρομή θα πρέπει να μην υπερβαίνει ένα χρονικό όριο. </w:t>
      </w:r>
      <w:r w:rsidRPr="00FA1D05">
        <w:rPr>
          <w:lang w:val="el-GR"/>
        </w:rPr>
        <w:t>Το μοντέλο των πολλαπλών διαδρομών μπορεί να εφαρμοσθεί εύκολα και στο πρόβλημα Σχεδιασμού Τουριστικών Διαδρομών (</w:t>
      </w:r>
      <w:r>
        <w:t>TTDP</w:t>
      </w:r>
      <w:r w:rsidRPr="00FA1D05">
        <w:rPr>
          <w:lang w:val="el-GR"/>
        </w:rPr>
        <w:t>) καθώς κάθε διαδρομή μπορεί να αντιστοιχιστεί σε μία μέρα περιήγησης του τουρίστα</w:t>
      </w:r>
      <w:r w:rsidR="00DA107D" w:rsidRPr="00DA107D">
        <w:rPr>
          <w:lang w:val="el-GR"/>
        </w:rPr>
        <w:t>.</w:t>
      </w:r>
    </w:p>
    <w:p w14:paraId="59594498" w14:textId="7C5C0D6E" w:rsidR="00DA107D" w:rsidRDefault="00DA107D" w:rsidP="00D52943">
      <w:pPr>
        <w:rPr>
          <w:lang w:val="el-GR"/>
        </w:rPr>
      </w:pPr>
      <w:r w:rsidRPr="00504D0F">
        <w:rPr>
          <w:lang w:val="el-GR"/>
        </w:rPr>
        <w:t xml:space="preserve">Στη βιβλιογραφία συναντώνται </w:t>
      </w:r>
      <w:r w:rsidR="00504D0F" w:rsidRPr="00504D0F">
        <w:rPr>
          <w:lang w:val="el-GR"/>
        </w:rPr>
        <w:t>διάφορες</w:t>
      </w:r>
      <w:r w:rsidRPr="00504D0F">
        <w:rPr>
          <w:lang w:val="el-GR"/>
        </w:rPr>
        <w:t xml:space="preserve"> παραλλαγές του </w:t>
      </w:r>
      <w:r>
        <w:t>TOP</w:t>
      </w:r>
      <w:r w:rsidRPr="00504D0F">
        <w:rPr>
          <w:lang w:val="el-GR"/>
        </w:rPr>
        <w:t xml:space="preserve"> που </w:t>
      </w:r>
      <w:r w:rsidR="00504D0F">
        <w:rPr>
          <w:lang w:val="el-GR"/>
        </w:rPr>
        <w:t>μοντελοποιούν</w:t>
      </w:r>
      <w:r w:rsidRPr="00504D0F">
        <w:rPr>
          <w:lang w:val="el-GR"/>
        </w:rPr>
        <w:t xml:space="preserve"> διαφορετικές εκδοχές του </w:t>
      </w:r>
      <w:r>
        <w:t>TTDP</w:t>
      </w:r>
      <w:r w:rsidRPr="00504D0F">
        <w:rPr>
          <w:lang w:val="el-GR"/>
        </w:rPr>
        <w:t>.</w:t>
      </w:r>
    </w:p>
    <w:p w14:paraId="727C3B28" w14:textId="64DA7AFB" w:rsidR="007716E5" w:rsidRDefault="007716E5" w:rsidP="00D52943">
      <w:pPr>
        <w:rPr>
          <w:lang w:val="el-GR"/>
        </w:rPr>
      </w:pPr>
      <w:r w:rsidRPr="00480C16">
        <w:rPr>
          <w:lang w:val="el-GR"/>
        </w:rPr>
        <w:t xml:space="preserve">Το πρόβλημα Ομαδικού Προσανατολισμού μπορεί να αναπαρασταθεί ως πρόβλημα ακέραιου προγραμματισμού ( </w:t>
      </w:r>
      <w:r>
        <w:t>Vansteenwegen</w:t>
      </w:r>
      <w:r w:rsidRPr="00480C16">
        <w:rPr>
          <w:lang w:val="el-GR"/>
        </w:rPr>
        <w:t xml:space="preserve"> </w:t>
      </w:r>
      <w:r w:rsidR="00480C16">
        <w:t>et</w:t>
      </w:r>
      <w:r w:rsidR="00480C16" w:rsidRPr="00480C16">
        <w:rPr>
          <w:lang w:val="el-GR"/>
        </w:rPr>
        <w:t xml:space="preserve"> </w:t>
      </w:r>
      <w:r w:rsidR="00480C16">
        <w:t>al</w:t>
      </w:r>
      <w:r w:rsidR="00480C16" w:rsidRPr="00480C16">
        <w:rPr>
          <w:lang w:val="el-GR"/>
        </w:rPr>
        <w:t>.</w:t>
      </w:r>
      <w:r w:rsidRPr="00480C16">
        <w:rPr>
          <w:lang w:val="el-GR"/>
        </w:rPr>
        <w:t xml:space="preserve"> 2011) ως εξής:</w:t>
      </w:r>
    </w:p>
    <w:p w14:paraId="2CACDB62" w14:textId="4F356179" w:rsidR="0098128A" w:rsidRDefault="0098128A" w:rsidP="0098128A">
      <w:pPr>
        <w:pStyle w:val="ListParagraph"/>
        <w:numPr>
          <w:ilvl w:val="0"/>
          <w:numId w:val="17"/>
        </w:numPr>
        <w:rPr>
          <w:lang w:val="el-GR"/>
        </w:rPr>
      </w:pPr>
      <w:r>
        <w:t>k</w:t>
      </w:r>
      <w:r w:rsidRPr="0098128A">
        <w:rPr>
          <w:lang w:val="el-GR"/>
        </w:rPr>
        <w:t xml:space="preserve"> ο αριθμός των διαφορετικών διαδρομών</w:t>
      </w:r>
    </w:p>
    <w:p w14:paraId="4DE93E91" w14:textId="2251DF90" w:rsidR="00832FBB" w:rsidRDefault="00227D7C" w:rsidP="0098128A">
      <w:pPr>
        <w:pStyle w:val="ListParagraph"/>
        <w:numPr>
          <w:ilvl w:val="0"/>
          <w:numId w:val="17"/>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m:t>
            </m:r>
          </m:sub>
        </m:sSub>
        <m:r>
          <w:rPr>
            <w:rFonts w:ascii="Cambria Math" w:hAnsi="Cambria Math"/>
            <w:lang w:val="el-GR"/>
          </w:rPr>
          <m:t>=1</m:t>
        </m:r>
      </m:oMath>
      <w:r w:rsidR="006C5707" w:rsidRPr="006C5707">
        <w:rPr>
          <w:rFonts w:eastAsiaTheme="minorEastAsia"/>
          <w:lang w:val="el-GR"/>
        </w:rPr>
        <w:t xml:space="preserve"> </w:t>
      </w:r>
      <w:r w:rsidR="00832FBB" w:rsidRPr="00F75C8A">
        <w:rPr>
          <w:lang w:val="el-GR"/>
        </w:rPr>
        <w:t xml:space="preserve">εάν η επίσκεψη στον κόμβο </w:t>
      </w:r>
      <w:r w:rsidR="00832FBB">
        <w:t>i</w:t>
      </w:r>
      <w:r w:rsidR="00832FBB" w:rsidRPr="00F75C8A">
        <w:rPr>
          <w:lang w:val="el-GR"/>
        </w:rPr>
        <w:t xml:space="preserve"> ακολουθείται από την επίσκεψη στον κόμβο </w:t>
      </w:r>
      <w:r w:rsidR="00832FBB">
        <w:t>j</w:t>
      </w:r>
      <w:r w:rsidR="00832FBB" w:rsidRPr="00F75C8A">
        <w:rPr>
          <w:lang w:val="el-GR"/>
        </w:rPr>
        <w:t xml:space="preserve"> στη διαδρομή </w:t>
      </w:r>
      <w:r w:rsidR="00832FBB">
        <w:t>m</w:t>
      </w:r>
      <w:r w:rsidR="00832FBB" w:rsidRPr="00F75C8A">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m:t>
            </m:r>
          </m:sub>
        </m:sSub>
        <m:r>
          <w:rPr>
            <w:rFonts w:ascii="Cambria Math" w:hAnsi="Cambria Math"/>
            <w:lang w:val="el-GR"/>
          </w:rPr>
          <m:t>=0</m:t>
        </m:r>
      </m:oMath>
    </w:p>
    <w:p w14:paraId="24BC629C" w14:textId="145F2A11" w:rsidR="00F75C8A" w:rsidRDefault="00227D7C" w:rsidP="0098128A">
      <w:pPr>
        <w:pStyle w:val="ListParagraph"/>
        <w:numPr>
          <w:ilvl w:val="0"/>
          <w:numId w:val="17"/>
        </w:numPr>
        <w:rPr>
          <w:lang w:val="el-GR"/>
        </w:rPr>
      </w:pP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im</m:t>
            </m:r>
          </m:sub>
        </m:sSub>
        <m:r>
          <w:rPr>
            <w:rFonts w:ascii="Cambria Math" w:eastAsiaTheme="minorEastAsia" w:hAnsi="Cambria Math"/>
            <w:lang w:val="el-GR"/>
          </w:rPr>
          <m:t>=1</m:t>
        </m:r>
      </m:oMath>
      <w:r w:rsidR="00A11AE4" w:rsidRPr="00A11AE4">
        <w:rPr>
          <w:rFonts w:eastAsiaTheme="minorEastAsia"/>
          <w:lang w:val="el-GR"/>
        </w:rPr>
        <w:t xml:space="preserve"> </w:t>
      </w:r>
      <w:r w:rsidR="00F75C8A" w:rsidRPr="00282856">
        <w:rPr>
          <w:lang w:val="el-GR"/>
        </w:rPr>
        <w:t xml:space="preserve">εάν πραγματοποιείται επίσκεψη στον κόμβο </w:t>
      </w:r>
      <w:r w:rsidR="00F75C8A">
        <w:t>i</w:t>
      </w:r>
      <w:r w:rsidR="00F75C8A" w:rsidRPr="00282856">
        <w:rPr>
          <w:lang w:val="el-GR"/>
        </w:rPr>
        <w:t xml:space="preserve"> στη διαδρομή </w:t>
      </w:r>
      <w:r w:rsidR="00F75C8A">
        <w:t>m</w:t>
      </w:r>
      <w:r w:rsidR="00F75C8A" w:rsidRPr="00282856">
        <w:rPr>
          <w:lang w:val="el-GR"/>
        </w:rPr>
        <w:t xml:space="preserve">, ειδάλλως </w:t>
      </w: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im</m:t>
            </m:r>
          </m:sub>
        </m:sSub>
        <m:r>
          <w:rPr>
            <w:rFonts w:ascii="Cambria Math" w:eastAsiaTheme="minorEastAsia" w:hAnsi="Cambria Math"/>
            <w:lang w:val="el-GR"/>
          </w:rPr>
          <m:t>=0</m:t>
        </m:r>
      </m:oMath>
    </w:p>
    <w:p w14:paraId="3DC3E4C8" w14:textId="43B1BE30" w:rsidR="00282856" w:rsidRPr="00061121" w:rsidRDefault="00227D7C" w:rsidP="0098128A">
      <w:pPr>
        <w:pStyle w:val="ListParagraph"/>
        <w:numPr>
          <w:ilvl w:val="0"/>
          <w:numId w:val="17"/>
        </w:numPr>
        <w:rPr>
          <w:lang w:val="el-GR"/>
        </w:rPr>
      </w:pPr>
      <m:oMath>
        <m:sSub>
          <m:sSubPr>
            <m:ctrlPr>
              <w:rPr>
                <w:rFonts w:ascii="Cambria Math" w:hAnsi="Cambria Math"/>
                <w:i/>
                <w:lang w:val="el-GR"/>
              </w:rPr>
            </m:ctrlPr>
          </m:sSubPr>
          <m:e>
            <m:r>
              <w:rPr>
                <w:rFonts w:ascii="Cambria Math" w:hAnsi="Cambria Math"/>
                <w:lang w:val="el-GR"/>
              </w:rPr>
              <m:t>u</m:t>
            </m:r>
          </m:e>
          <m:sub>
            <m:r>
              <w:rPr>
                <w:rFonts w:ascii="Cambria Math" w:hAnsi="Cambria Math"/>
                <w:lang w:val="el-GR"/>
              </w:rPr>
              <m:t>im</m:t>
            </m:r>
          </m:sub>
        </m:sSub>
      </m:oMath>
      <w:r w:rsidR="006567C8" w:rsidRPr="00B964E4">
        <w:rPr>
          <w:rFonts w:eastAsiaTheme="minorEastAsia"/>
          <w:lang w:val="el-GR"/>
        </w:rPr>
        <w:t xml:space="preserve"> </w:t>
      </w:r>
      <w:r w:rsidR="00282856" w:rsidRPr="00282856">
        <w:rPr>
          <w:lang w:val="el-GR"/>
        </w:rPr>
        <w:t xml:space="preserve">η θέση της επίσκεψης στον κόμβο </w:t>
      </w:r>
      <w:r w:rsidR="00282856">
        <w:t>i</w:t>
      </w:r>
      <w:r w:rsidR="00282856" w:rsidRPr="00282856">
        <w:rPr>
          <w:lang w:val="el-GR"/>
        </w:rPr>
        <w:t xml:space="preserve"> στη διαδρομή </w:t>
      </w:r>
      <w:r w:rsidR="00282856">
        <w:t>m</w:t>
      </w:r>
    </w:p>
    <w:p w14:paraId="7DCABE6E" w14:textId="45DD788C" w:rsidR="00061121" w:rsidRDefault="00061121" w:rsidP="00061121">
      <w:pPr>
        <w:rPr>
          <w:lang w:val="el-GR"/>
        </w:rPr>
      </w:pPr>
      <w:r w:rsidRPr="00061121">
        <w:rPr>
          <w:lang w:val="el-GR"/>
        </w:rPr>
        <w:t>Χρησιμοποιώντας τους παραπάνω συμβολισμούς προκύπτουν οι παρακάτω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2D79E5" w14:paraId="4081F963" w14:textId="77777777" w:rsidTr="00237FE3">
        <w:trPr>
          <w:ins w:id="1156" w:author="Στάθης Καπ" w:date="2023-02-01T09:01:00Z"/>
        </w:trPr>
        <w:tc>
          <w:tcPr>
            <w:tcW w:w="350" w:type="pct"/>
          </w:tcPr>
          <w:p w14:paraId="574E6DF2" w14:textId="77777777" w:rsidR="002D79E5" w:rsidRDefault="002D79E5">
            <w:pPr>
              <w:spacing w:after="160"/>
              <w:rPr>
                <w:ins w:id="1157" w:author="Στάθης Καπ" w:date="2023-02-01T09:01:00Z"/>
                <w:lang w:val="el-GR"/>
              </w:rPr>
              <w:pPrChange w:id="1158" w:author="Στάθης Καπ" w:date="2023-02-01T08:46:00Z">
                <w:pPr/>
              </w:pPrChange>
            </w:pPr>
          </w:p>
        </w:tc>
        <w:tc>
          <w:tcPr>
            <w:tcW w:w="4300" w:type="pct"/>
          </w:tcPr>
          <w:p w14:paraId="76DCC895" w14:textId="5EE80C8F" w:rsidR="002D79E5" w:rsidRPr="005846FF" w:rsidRDefault="002D79E5">
            <w:pPr>
              <w:spacing w:after="160"/>
              <w:rPr>
                <w:ins w:id="1159" w:author="Στάθης Καπ" w:date="2023-02-01T09:01:00Z"/>
                <w:lang w:val="el-GR"/>
              </w:rPr>
              <w:pPrChange w:id="1160" w:author="Στάθης Καπ" w:date="2023-02-01T08:46:00Z">
                <w:pPr/>
              </w:pPrChange>
            </w:pPr>
            <m:oMathPara>
              <m:oMath>
                <m:r>
                  <w:ins w:id="1161" w:author="Στάθης Καπ" w:date="2023-02-01T09:01:00Z">
                    <w:rPr>
                      <w:rFonts w:ascii="Cambria Math" w:hAnsi="Cambria Math"/>
                    </w:rPr>
                    <m:t xml:space="preserve">maximize </m:t>
                  </w:ins>
                </m:r>
                <m:nary>
                  <m:naryPr>
                    <m:chr m:val="∑"/>
                    <m:limLoc m:val="undOvr"/>
                    <m:ctrlPr>
                      <w:ins w:id="1162" w:author="Στάθης Καπ" w:date="2023-02-01T09:01:00Z">
                        <w:rPr>
                          <w:rFonts w:ascii="Cambria Math" w:hAnsi="Cambria Math"/>
                          <w:i/>
                        </w:rPr>
                      </w:ins>
                    </m:ctrlPr>
                  </m:naryPr>
                  <m:sub>
                    <m:r>
                      <w:ins w:id="1163" w:author="Στάθης Καπ" w:date="2023-02-01T09:01:00Z">
                        <w:rPr>
                          <w:rFonts w:ascii="Cambria Math" w:hAnsi="Cambria Math"/>
                        </w:rPr>
                        <m:t>m=1</m:t>
                      </w:ins>
                    </m:r>
                  </m:sub>
                  <m:sup>
                    <m:r>
                      <w:ins w:id="1164" w:author="Στάθης Καπ" w:date="2023-02-01T09:01:00Z">
                        <w:rPr>
                          <w:rFonts w:ascii="Cambria Math" w:hAnsi="Cambria Math"/>
                        </w:rPr>
                        <m:t>k</m:t>
                      </w:ins>
                    </m:r>
                  </m:sup>
                  <m:e>
                    <m:nary>
                      <m:naryPr>
                        <m:chr m:val="∑"/>
                        <m:limLoc m:val="undOvr"/>
                        <m:ctrlPr>
                          <w:ins w:id="1165" w:author="Στάθης Καπ" w:date="2023-02-01T09:01:00Z">
                            <w:rPr>
                              <w:rFonts w:ascii="Cambria Math" w:hAnsi="Cambria Math"/>
                              <w:i/>
                            </w:rPr>
                          </w:ins>
                        </m:ctrlPr>
                      </m:naryPr>
                      <m:sub>
                        <m:r>
                          <w:ins w:id="1166" w:author="Στάθης Καπ" w:date="2023-02-01T09:01:00Z">
                            <w:rPr>
                              <w:rFonts w:ascii="Cambria Math" w:hAnsi="Cambria Math"/>
                            </w:rPr>
                            <m:t>i=2</m:t>
                          </w:ins>
                        </m:r>
                      </m:sub>
                      <m:sup>
                        <m:r>
                          <w:ins w:id="1167" w:author="Στάθης Καπ" w:date="2023-02-01T09:01:00Z">
                            <w:rPr>
                              <w:rFonts w:ascii="Cambria Math" w:hAnsi="Cambria Math"/>
                            </w:rPr>
                            <m:t>N-1</m:t>
                          </w:ins>
                        </m:r>
                      </m:sup>
                      <m:e>
                        <m:sSub>
                          <m:sSubPr>
                            <m:ctrlPr>
                              <w:ins w:id="1168" w:author="Στάθης Καπ" w:date="2023-02-01T09:01:00Z">
                                <w:rPr>
                                  <w:rFonts w:ascii="Cambria Math" w:hAnsi="Cambria Math"/>
                                  <w:i/>
                                </w:rPr>
                              </w:ins>
                            </m:ctrlPr>
                          </m:sSubPr>
                          <m:e>
                            <m:r>
                              <w:ins w:id="1169" w:author="Στάθης Καπ" w:date="2023-02-01T09:01:00Z">
                                <w:rPr>
                                  <w:rFonts w:ascii="Cambria Math" w:hAnsi="Cambria Math"/>
                                </w:rPr>
                                <m:t>p</m:t>
                              </w:ins>
                            </m:r>
                          </m:e>
                          <m:sub>
                            <m:r>
                              <w:ins w:id="1170" w:author="Στάθης Καπ" w:date="2023-02-01T09:01:00Z">
                                <w:rPr>
                                  <w:rFonts w:ascii="Cambria Math" w:hAnsi="Cambria Math"/>
                                </w:rPr>
                                <m:t>i</m:t>
                              </w:ins>
                            </m:r>
                          </m:sub>
                        </m:sSub>
                        <m:sSub>
                          <m:sSubPr>
                            <m:ctrlPr>
                              <w:ins w:id="1171" w:author="Στάθης Καπ" w:date="2023-02-01T09:01:00Z">
                                <w:rPr>
                                  <w:rFonts w:ascii="Cambria Math" w:hAnsi="Cambria Math"/>
                                  <w:i/>
                                </w:rPr>
                              </w:ins>
                            </m:ctrlPr>
                          </m:sSubPr>
                          <m:e>
                            <m:r>
                              <w:ins w:id="1172" w:author="Στάθης Καπ" w:date="2023-02-01T09:01:00Z">
                                <w:rPr>
                                  <w:rFonts w:ascii="Cambria Math" w:hAnsi="Cambria Math"/>
                                </w:rPr>
                                <m:t>y</m:t>
                              </w:ins>
                            </m:r>
                          </m:e>
                          <m:sub>
                            <m:r>
                              <w:ins w:id="1173" w:author="Στάθης Καπ" w:date="2023-02-01T09:01:00Z">
                                <w:rPr>
                                  <w:rFonts w:ascii="Cambria Math" w:hAnsi="Cambria Math"/>
                                </w:rPr>
                                <m:t>im</m:t>
                              </w:ins>
                            </m:r>
                          </m:sub>
                        </m:sSub>
                      </m:e>
                    </m:nary>
                  </m:e>
                </m:nary>
              </m:oMath>
            </m:oMathPara>
          </w:p>
        </w:tc>
        <w:tc>
          <w:tcPr>
            <w:tcW w:w="350" w:type="pct"/>
            <w:vAlign w:val="center"/>
          </w:tcPr>
          <w:p w14:paraId="0F07FD02" w14:textId="3612F306" w:rsidR="002D79E5" w:rsidRPr="00603993" w:rsidRDefault="002D79E5" w:rsidP="00237FE3">
            <w:pPr>
              <w:pStyle w:val="Caption"/>
              <w:spacing w:after="160"/>
              <w:rPr>
                <w:ins w:id="1174" w:author="Στάθης Καπ" w:date="2023-02-01T09:01:00Z"/>
                <w:rPrChange w:id="1175" w:author="Στάθης Καπ" w:date="2023-02-01T08:49:00Z">
                  <w:rPr>
                    <w:ins w:id="1176" w:author="Στάθης Καπ" w:date="2023-02-01T09:01:00Z"/>
                    <w:lang w:val="el-GR"/>
                  </w:rPr>
                </w:rPrChange>
              </w:rPr>
            </w:pPr>
            <w:ins w:id="1177"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178"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24</w:t>
            </w:r>
            <w:ins w:id="1179" w:author="Στάθης Καπ" w:date="2023-02-01T09:01:00Z">
              <w:r>
                <w:rPr>
                  <w:lang w:val="el-GR"/>
                </w:rPr>
                <w:fldChar w:fldCharType="end"/>
              </w:r>
              <w:r>
                <w:t>)</w:t>
              </w:r>
            </w:ins>
          </w:p>
        </w:tc>
      </w:tr>
      <w:tr w:rsidR="00CB1312" w14:paraId="5474F71B" w14:textId="77777777" w:rsidTr="00237FE3">
        <w:trPr>
          <w:ins w:id="1180" w:author="Στάθης Καπ" w:date="2023-02-01T09:01:00Z"/>
        </w:trPr>
        <w:tc>
          <w:tcPr>
            <w:tcW w:w="350" w:type="pct"/>
          </w:tcPr>
          <w:p w14:paraId="7B95117A" w14:textId="77777777" w:rsidR="00CB1312" w:rsidRDefault="00CB1312">
            <w:pPr>
              <w:spacing w:after="160"/>
              <w:rPr>
                <w:ins w:id="1181" w:author="Στάθης Καπ" w:date="2023-02-01T09:01:00Z"/>
                <w:lang w:val="el-GR"/>
              </w:rPr>
              <w:pPrChange w:id="1182" w:author="Στάθης Καπ" w:date="2023-02-01T08:46:00Z">
                <w:pPr/>
              </w:pPrChange>
            </w:pPr>
          </w:p>
        </w:tc>
        <w:tc>
          <w:tcPr>
            <w:tcW w:w="4300" w:type="pct"/>
          </w:tcPr>
          <w:p w14:paraId="20CC6916" w14:textId="0A257C30" w:rsidR="00CB1312" w:rsidRPr="005846FF" w:rsidRDefault="00227D7C">
            <w:pPr>
              <w:spacing w:after="160"/>
              <w:rPr>
                <w:ins w:id="1183" w:author="Στάθης Καπ" w:date="2023-02-01T09:01:00Z"/>
                <w:lang w:val="el-GR"/>
              </w:rPr>
              <w:pPrChange w:id="1184" w:author="Στάθης Καπ" w:date="2023-02-01T08:46:00Z">
                <w:pPr/>
              </w:pPrChange>
            </w:pPr>
            <m:oMathPara>
              <m:oMath>
                <m:nary>
                  <m:naryPr>
                    <m:chr m:val="∑"/>
                    <m:limLoc m:val="undOvr"/>
                    <m:ctrlPr>
                      <w:ins w:id="1185" w:author="Στάθης Καπ" w:date="2023-02-01T09:01:00Z">
                        <w:rPr>
                          <w:rFonts w:ascii="Cambria Math" w:hAnsi="Cambria Math"/>
                          <w:i/>
                        </w:rPr>
                      </w:ins>
                    </m:ctrlPr>
                  </m:naryPr>
                  <m:sub>
                    <m:r>
                      <w:ins w:id="1186" w:author="Στάθης Καπ" w:date="2023-02-01T09:01:00Z">
                        <w:rPr>
                          <w:rFonts w:ascii="Cambria Math" w:hAnsi="Cambria Math"/>
                        </w:rPr>
                        <m:t>m=1</m:t>
                      </w:ins>
                    </m:r>
                  </m:sub>
                  <m:sup>
                    <m:r>
                      <w:ins w:id="1187" w:author="Στάθης Καπ" w:date="2023-02-01T09:01:00Z">
                        <w:rPr>
                          <w:rFonts w:ascii="Cambria Math" w:hAnsi="Cambria Math"/>
                        </w:rPr>
                        <m:t>k</m:t>
                      </w:ins>
                    </m:r>
                  </m:sup>
                  <m:e>
                    <m:nary>
                      <m:naryPr>
                        <m:chr m:val="∑"/>
                        <m:limLoc m:val="undOvr"/>
                        <m:ctrlPr>
                          <w:ins w:id="1188" w:author="Στάθης Καπ" w:date="2023-02-01T09:01:00Z">
                            <w:rPr>
                              <w:rFonts w:ascii="Cambria Math" w:hAnsi="Cambria Math"/>
                              <w:i/>
                            </w:rPr>
                          </w:ins>
                        </m:ctrlPr>
                      </m:naryPr>
                      <m:sub>
                        <m:r>
                          <w:ins w:id="1189" w:author="Στάθης Καπ" w:date="2023-02-01T09:01:00Z">
                            <w:rPr>
                              <w:rFonts w:ascii="Cambria Math" w:hAnsi="Cambria Math"/>
                            </w:rPr>
                            <m:t>j=2</m:t>
                          </w:ins>
                        </m:r>
                      </m:sub>
                      <m:sup>
                        <m:r>
                          <w:ins w:id="1190" w:author="Στάθης Καπ" w:date="2023-02-01T09:01:00Z">
                            <w:rPr>
                              <w:rFonts w:ascii="Cambria Math" w:hAnsi="Cambria Math"/>
                            </w:rPr>
                            <m:t>N</m:t>
                          </w:ins>
                        </m:r>
                      </m:sup>
                      <m:e>
                        <m:sSub>
                          <m:sSubPr>
                            <m:ctrlPr>
                              <w:ins w:id="1191" w:author="Στάθης Καπ" w:date="2023-02-01T09:01:00Z">
                                <w:rPr>
                                  <w:rFonts w:ascii="Cambria Math" w:hAnsi="Cambria Math"/>
                                  <w:i/>
                                </w:rPr>
                              </w:ins>
                            </m:ctrlPr>
                          </m:sSubPr>
                          <m:e>
                            <m:r>
                              <w:ins w:id="1192" w:author="Στάθης Καπ" w:date="2023-02-01T09:01:00Z">
                                <w:rPr>
                                  <w:rFonts w:ascii="Cambria Math" w:hAnsi="Cambria Math"/>
                                </w:rPr>
                                <m:t>x</m:t>
                              </w:ins>
                            </m:r>
                          </m:e>
                          <m:sub>
                            <m:r>
                              <w:ins w:id="1193" w:author="Στάθης Καπ" w:date="2023-02-01T09:01:00Z">
                                <w:rPr>
                                  <w:rFonts w:ascii="Cambria Math" w:hAnsi="Cambria Math"/>
                                </w:rPr>
                                <m:t>1jm</m:t>
                              </w:ins>
                            </m:r>
                          </m:sub>
                        </m:sSub>
                      </m:e>
                    </m:nary>
                  </m:e>
                </m:nary>
                <m:r>
                  <w:ins w:id="1194" w:author="Στάθης Καπ" w:date="2023-02-01T09:01:00Z">
                    <w:rPr>
                      <w:rFonts w:ascii="Cambria Math" w:hAnsi="Cambria Math"/>
                    </w:rPr>
                    <m:t>=</m:t>
                  </w:ins>
                </m:r>
                <m:nary>
                  <m:naryPr>
                    <m:chr m:val="∑"/>
                    <m:limLoc m:val="undOvr"/>
                    <m:ctrlPr>
                      <w:ins w:id="1195" w:author="Στάθης Καπ" w:date="2023-02-01T09:01:00Z">
                        <w:rPr>
                          <w:rFonts w:ascii="Cambria Math" w:hAnsi="Cambria Math"/>
                          <w:i/>
                        </w:rPr>
                      </w:ins>
                    </m:ctrlPr>
                  </m:naryPr>
                  <m:sub>
                    <m:r>
                      <w:ins w:id="1196" w:author="Στάθης Καπ" w:date="2023-02-01T09:01:00Z">
                        <w:rPr>
                          <w:rFonts w:ascii="Cambria Math" w:hAnsi="Cambria Math"/>
                        </w:rPr>
                        <m:t>m=1</m:t>
                      </w:ins>
                    </m:r>
                  </m:sub>
                  <m:sup>
                    <m:r>
                      <w:ins w:id="1197" w:author="Στάθης Καπ" w:date="2023-02-01T09:01:00Z">
                        <w:rPr>
                          <w:rFonts w:ascii="Cambria Math" w:hAnsi="Cambria Math"/>
                        </w:rPr>
                        <m:t>k</m:t>
                      </w:ins>
                    </m:r>
                  </m:sup>
                  <m:e>
                    <m:nary>
                      <m:naryPr>
                        <m:chr m:val="∑"/>
                        <m:limLoc m:val="undOvr"/>
                        <m:ctrlPr>
                          <w:ins w:id="1198" w:author="Στάθης Καπ" w:date="2023-02-01T09:01:00Z">
                            <w:rPr>
                              <w:rFonts w:ascii="Cambria Math" w:hAnsi="Cambria Math"/>
                              <w:i/>
                            </w:rPr>
                          </w:ins>
                        </m:ctrlPr>
                      </m:naryPr>
                      <m:sub>
                        <m:r>
                          <w:ins w:id="1199" w:author="Στάθης Καπ" w:date="2023-02-01T09:01:00Z">
                            <w:rPr>
                              <w:rFonts w:ascii="Cambria Math" w:hAnsi="Cambria Math"/>
                            </w:rPr>
                            <m:t>i=1</m:t>
                          </w:ins>
                        </m:r>
                      </m:sub>
                      <m:sup>
                        <m:r>
                          <w:ins w:id="1200" w:author="Στάθης Καπ" w:date="2023-02-01T09:01:00Z">
                            <w:rPr>
                              <w:rFonts w:ascii="Cambria Math" w:hAnsi="Cambria Math"/>
                            </w:rPr>
                            <m:t>N-1</m:t>
                          </w:ins>
                        </m:r>
                      </m:sup>
                      <m:e>
                        <m:sSub>
                          <m:sSubPr>
                            <m:ctrlPr>
                              <w:ins w:id="1201" w:author="Στάθης Καπ" w:date="2023-02-01T09:01:00Z">
                                <w:rPr>
                                  <w:rFonts w:ascii="Cambria Math" w:hAnsi="Cambria Math"/>
                                  <w:i/>
                                </w:rPr>
                              </w:ins>
                            </m:ctrlPr>
                          </m:sSubPr>
                          <m:e>
                            <m:r>
                              <w:ins w:id="1202" w:author="Στάθης Καπ" w:date="2023-02-01T09:01:00Z">
                                <w:rPr>
                                  <w:rFonts w:ascii="Cambria Math" w:hAnsi="Cambria Math"/>
                                </w:rPr>
                                <m:t>x</m:t>
                              </w:ins>
                            </m:r>
                          </m:e>
                          <m:sub>
                            <m:r>
                              <w:ins w:id="1203" w:author="Στάθης Καπ" w:date="2023-02-01T09:01:00Z">
                                <w:rPr>
                                  <w:rFonts w:ascii="Cambria Math" w:hAnsi="Cambria Math"/>
                                </w:rPr>
                                <m:t>iNm</m:t>
                              </w:ins>
                            </m:r>
                          </m:sub>
                        </m:sSub>
                      </m:e>
                    </m:nary>
                  </m:e>
                </m:nary>
                <m:r>
                  <w:ins w:id="1204" w:author="Στάθης Καπ" w:date="2023-02-01T09:01:00Z">
                    <w:rPr>
                      <w:rFonts w:ascii="Cambria Math" w:hAnsi="Cambria Math"/>
                    </w:rPr>
                    <m:t>=k</m:t>
                  </w:ins>
                </m:r>
              </m:oMath>
            </m:oMathPara>
          </w:p>
        </w:tc>
        <w:tc>
          <w:tcPr>
            <w:tcW w:w="350" w:type="pct"/>
            <w:vAlign w:val="center"/>
          </w:tcPr>
          <w:p w14:paraId="5CE83CE5" w14:textId="4F5735BC" w:rsidR="00CB1312" w:rsidRPr="00603993" w:rsidRDefault="00CB1312" w:rsidP="00237FE3">
            <w:pPr>
              <w:pStyle w:val="Caption"/>
              <w:spacing w:after="160"/>
              <w:rPr>
                <w:ins w:id="1205" w:author="Στάθης Καπ" w:date="2023-02-01T09:01:00Z"/>
                <w:rPrChange w:id="1206" w:author="Στάθης Καπ" w:date="2023-02-01T08:49:00Z">
                  <w:rPr>
                    <w:ins w:id="1207" w:author="Στάθης Καπ" w:date="2023-02-01T09:01:00Z"/>
                    <w:lang w:val="el-GR"/>
                  </w:rPr>
                </w:rPrChange>
              </w:rPr>
            </w:pPr>
            <w:ins w:id="1208"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09"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25</w:t>
            </w:r>
            <w:ins w:id="1210" w:author="Στάθης Καπ" w:date="2023-02-01T09:01:00Z">
              <w:r>
                <w:rPr>
                  <w:lang w:val="el-GR"/>
                </w:rPr>
                <w:fldChar w:fldCharType="end"/>
              </w:r>
              <w:r>
                <w:t>)</w:t>
              </w:r>
            </w:ins>
          </w:p>
        </w:tc>
      </w:tr>
      <w:tr w:rsidR="008157A1" w14:paraId="7805DB87" w14:textId="77777777" w:rsidTr="00237FE3">
        <w:trPr>
          <w:ins w:id="1211" w:author="Στάθης Καπ" w:date="2023-02-01T09:01:00Z"/>
        </w:trPr>
        <w:tc>
          <w:tcPr>
            <w:tcW w:w="350" w:type="pct"/>
          </w:tcPr>
          <w:p w14:paraId="1D3DC243" w14:textId="77777777" w:rsidR="008157A1" w:rsidRDefault="008157A1">
            <w:pPr>
              <w:spacing w:after="160"/>
              <w:rPr>
                <w:ins w:id="1212" w:author="Στάθης Καπ" w:date="2023-02-01T09:01:00Z"/>
                <w:lang w:val="el-GR"/>
              </w:rPr>
              <w:pPrChange w:id="1213" w:author="Στάθης Καπ" w:date="2023-02-01T08:46:00Z">
                <w:pPr/>
              </w:pPrChange>
            </w:pPr>
          </w:p>
        </w:tc>
        <w:tc>
          <w:tcPr>
            <w:tcW w:w="4300" w:type="pct"/>
          </w:tcPr>
          <w:p w14:paraId="65523351" w14:textId="7614555F" w:rsidR="008157A1" w:rsidRPr="005846FF" w:rsidRDefault="00227D7C">
            <w:pPr>
              <w:spacing w:after="160"/>
              <w:rPr>
                <w:ins w:id="1214" w:author="Στάθης Καπ" w:date="2023-02-01T09:01:00Z"/>
                <w:lang w:val="el-GR"/>
              </w:rPr>
              <w:pPrChange w:id="1215" w:author="Στάθης Καπ" w:date="2023-02-01T08:46:00Z">
                <w:pPr/>
              </w:pPrChange>
            </w:pPr>
            <m:oMathPara>
              <m:oMath>
                <m:nary>
                  <m:naryPr>
                    <m:chr m:val="∑"/>
                    <m:limLoc m:val="undOvr"/>
                    <m:ctrlPr>
                      <w:ins w:id="1216" w:author="Στάθης Καπ" w:date="2023-02-01T09:01:00Z">
                        <w:rPr>
                          <w:rFonts w:ascii="Cambria Math" w:hAnsi="Cambria Math"/>
                          <w:i/>
                        </w:rPr>
                      </w:ins>
                    </m:ctrlPr>
                  </m:naryPr>
                  <m:sub>
                    <m:r>
                      <w:ins w:id="1217" w:author="Στάθης Καπ" w:date="2023-02-01T09:01:00Z">
                        <w:rPr>
                          <w:rFonts w:ascii="Cambria Math" w:hAnsi="Cambria Math"/>
                        </w:rPr>
                        <m:t>m=1</m:t>
                      </w:ins>
                    </m:r>
                  </m:sub>
                  <m:sup>
                    <m:r>
                      <w:ins w:id="1218" w:author="Στάθης Καπ" w:date="2023-02-01T09:01:00Z">
                        <w:rPr>
                          <w:rFonts w:ascii="Cambria Math" w:hAnsi="Cambria Math"/>
                        </w:rPr>
                        <m:t>k</m:t>
                      </w:ins>
                    </m:r>
                  </m:sup>
                  <m:e>
                    <m:sSub>
                      <m:sSubPr>
                        <m:ctrlPr>
                          <w:ins w:id="1219" w:author="Στάθης Καπ" w:date="2023-02-01T09:01:00Z">
                            <w:rPr>
                              <w:rFonts w:ascii="Cambria Math" w:hAnsi="Cambria Math"/>
                              <w:i/>
                            </w:rPr>
                          </w:ins>
                        </m:ctrlPr>
                      </m:sSubPr>
                      <m:e>
                        <m:r>
                          <w:ins w:id="1220" w:author="Στάθης Καπ" w:date="2023-02-01T09:01:00Z">
                            <w:rPr>
                              <w:rFonts w:ascii="Cambria Math" w:hAnsi="Cambria Math"/>
                            </w:rPr>
                            <m:t>y</m:t>
                          </w:ins>
                        </m:r>
                      </m:e>
                      <m:sub>
                        <m:r>
                          <w:ins w:id="1221" w:author="Στάθης Καπ" w:date="2023-02-01T09:01:00Z">
                            <w:rPr>
                              <w:rFonts w:ascii="Cambria Math" w:hAnsi="Cambria Math"/>
                            </w:rPr>
                            <m:t>rm</m:t>
                          </w:ins>
                        </m:r>
                      </m:sub>
                    </m:sSub>
                  </m:e>
                </m:nary>
                <m:r>
                  <w:ins w:id="1222" w:author="Στάθης Καπ" w:date="2023-02-01T09:01:00Z">
                    <w:rPr>
                      <w:rFonts w:ascii="Cambria Math" w:hAnsi="Cambria Math"/>
                    </w:rPr>
                    <m:t>≤1 ∀r=2, ⋯, N-1</m:t>
                  </w:ins>
                </m:r>
              </m:oMath>
            </m:oMathPara>
          </w:p>
        </w:tc>
        <w:tc>
          <w:tcPr>
            <w:tcW w:w="350" w:type="pct"/>
            <w:vAlign w:val="center"/>
          </w:tcPr>
          <w:p w14:paraId="1D87A65C" w14:textId="7FDB868D" w:rsidR="008157A1" w:rsidRPr="00603993" w:rsidRDefault="008157A1" w:rsidP="00237FE3">
            <w:pPr>
              <w:pStyle w:val="Caption"/>
              <w:spacing w:after="160"/>
              <w:rPr>
                <w:ins w:id="1223" w:author="Στάθης Καπ" w:date="2023-02-01T09:01:00Z"/>
                <w:rPrChange w:id="1224" w:author="Στάθης Καπ" w:date="2023-02-01T08:49:00Z">
                  <w:rPr>
                    <w:ins w:id="1225" w:author="Στάθης Καπ" w:date="2023-02-01T09:01:00Z"/>
                    <w:lang w:val="el-GR"/>
                  </w:rPr>
                </w:rPrChange>
              </w:rPr>
            </w:pPr>
            <w:ins w:id="1226"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27"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26</w:t>
            </w:r>
            <w:ins w:id="1228" w:author="Στάθης Καπ" w:date="2023-02-01T09:01:00Z">
              <w:r>
                <w:rPr>
                  <w:lang w:val="el-GR"/>
                </w:rPr>
                <w:fldChar w:fldCharType="end"/>
              </w:r>
              <w:r>
                <w:t>)</w:t>
              </w:r>
            </w:ins>
          </w:p>
        </w:tc>
      </w:tr>
      <w:tr w:rsidR="00F7187A" w14:paraId="21F8A166" w14:textId="77777777" w:rsidTr="00237FE3">
        <w:trPr>
          <w:ins w:id="1229" w:author="Στάθης Καπ" w:date="2023-02-01T09:01:00Z"/>
        </w:trPr>
        <w:tc>
          <w:tcPr>
            <w:tcW w:w="350" w:type="pct"/>
          </w:tcPr>
          <w:p w14:paraId="6DA30E5C" w14:textId="77777777" w:rsidR="00F7187A" w:rsidRDefault="00F7187A">
            <w:pPr>
              <w:spacing w:after="160"/>
              <w:rPr>
                <w:ins w:id="1230" w:author="Στάθης Καπ" w:date="2023-02-01T09:01:00Z"/>
                <w:lang w:val="el-GR"/>
              </w:rPr>
              <w:pPrChange w:id="1231" w:author="Στάθης Καπ" w:date="2023-02-01T08:46:00Z">
                <w:pPr/>
              </w:pPrChange>
            </w:pPr>
          </w:p>
        </w:tc>
        <w:tc>
          <w:tcPr>
            <w:tcW w:w="4300" w:type="pct"/>
          </w:tcPr>
          <w:p w14:paraId="236AD762" w14:textId="6BBF1807" w:rsidR="00F7187A" w:rsidRPr="005846FF" w:rsidRDefault="00227D7C">
            <w:pPr>
              <w:spacing w:after="160"/>
              <w:rPr>
                <w:ins w:id="1232" w:author="Στάθης Καπ" w:date="2023-02-01T09:01:00Z"/>
                <w:lang w:val="el-GR"/>
              </w:rPr>
              <w:pPrChange w:id="1233" w:author="Στάθης Καπ" w:date="2023-02-01T08:46:00Z">
                <w:pPr/>
              </w:pPrChange>
            </w:pPr>
            <m:oMathPara>
              <m:oMath>
                <m:nary>
                  <m:naryPr>
                    <m:chr m:val="∑"/>
                    <m:limLoc m:val="undOvr"/>
                    <m:ctrlPr>
                      <w:ins w:id="1234" w:author="Στάθης Καπ" w:date="2023-02-01T09:01:00Z">
                        <w:rPr>
                          <w:rFonts w:ascii="Cambria Math" w:hAnsi="Cambria Math"/>
                          <w:i/>
                        </w:rPr>
                      </w:ins>
                    </m:ctrlPr>
                  </m:naryPr>
                  <m:sub>
                    <m:r>
                      <w:ins w:id="1235" w:author="Στάθης Καπ" w:date="2023-02-01T09:01:00Z">
                        <w:rPr>
                          <w:rFonts w:ascii="Cambria Math" w:hAnsi="Cambria Math"/>
                        </w:rPr>
                        <m:t>i=1</m:t>
                      </w:ins>
                    </m:r>
                  </m:sub>
                  <m:sup>
                    <m:r>
                      <w:ins w:id="1236" w:author="Στάθης Καπ" w:date="2023-02-01T09:01:00Z">
                        <w:rPr>
                          <w:rFonts w:ascii="Cambria Math" w:hAnsi="Cambria Math"/>
                        </w:rPr>
                        <m:t>N-1</m:t>
                      </w:ins>
                    </m:r>
                  </m:sup>
                  <m:e>
                    <m:sSub>
                      <m:sSubPr>
                        <m:ctrlPr>
                          <w:ins w:id="1237" w:author="Στάθης Καπ" w:date="2023-02-01T09:01:00Z">
                            <w:rPr>
                              <w:rFonts w:ascii="Cambria Math" w:hAnsi="Cambria Math"/>
                              <w:i/>
                            </w:rPr>
                          </w:ins>
                        </m:ctrlPr>
                      </m:sSubPr>
                      <m:e>
                        <m:r>
                          <w:ins w:id="1238" w:author="Στάθης Καπ" w:date="2023-02-01T09:01:00Z">
                            <w:rPr>
                              <w:rFonts w:ascii="Cambria Math" w:hAnsi="Cambria Math"/>
                            </w:rPr>
                            <m:t>x</m:t>
                          </w:ins>
                        </m:r>
                      </m:e>
                      <m:sub>
                        <m:r>
                          <w:ins w:id="1239" w:author="Στάθης Καπ" w:date="2023-02-01T09:01:00Z">
                            <w:rPr>
                              <w:rFonts w:ascii="Cambria Math" w:hAnsi="Cambria Math"/>
                            </w:rPr>
                            <m:t>irm</m:t>
                          </w:ins>
                        </m:r>
                      </m:sub>
                    </m:sSub>
                  </m:e>
                </m:nary>
                <m:r>
                  <w:ins w:id="1240" w:author="Στάθης Καπ" w:date="2023-02-01T09:01:00Z">
                    <w:rPr>
                      <w:rFonts w:ascii="Cambria Math" w:hAnsi="Cambria Math"/>
                    </w:rPr>
                    <m:t>=</m:t>
                  </w:ins>
                </m:r>
                <m:nary>
                  <m:naryPr>
                    <m:chr m:val="∑"/>
                    <m:limLoc m:val="undOvr"/>
                    <m:ctrlPr>
                      <w:ins w:id="1241" w:author="Στάθης Καπ" w:date="2023-02-01T09:01:00Z">
                        <w:rPr>
                          <w:rFonts w:ascii="Cambria Math" w:hAnsi="Cambria Math"/>
                          <w:i/>
                        </w:rPr>
                      </w:ins>
                    </m:ctrlPr>
                  </m:naryPr>
                  <m:sub>
                    <m:r>
                      <w:ins w:id="1242" w:author="Στάθης Καπ" w:date="2023-02-01T09:01:00Z">
                        <w:rPr>
                          <w:rFonts w:ascii="Cambria Math" w:hAnsi="Cambria Math"/>
                        </w:rPr>
                        <m:t>j=2</m:t>
                      </w:ins>
                    </m:r>
                  </m:sub>
                  <m:sup>
                    <m:r>
                      <w:ins w:id="1243" w:author="Στάθης Καπ" w:date="2023-02-01T09:01:00Z">
                        <w:rPr>
                          <w:rFonts w:ascii="Cambria Math" w:hAnsi="Cambria Math"/>
                        </w:rPr>
                        <m:t>N</m:t>
                      </w:ins>
                    </m:r>
                  </m:sup>
                  <m:e>
                    <m:sSub>
                      <m:sSubPr>
                        <m:ctrlPr>
                          <w:ins w:id="1244" w:author="Στάθης Καπ" w:date="2023-02-01T09:01:00Z">
                            <w:rPr>
                              <w:rFonts w:ascii="Cambria Math" w:hAnsi="Cambria Math"/>
                              <w:i/>
                            </w:rPr>
                          </w:ins>
                        </m:ctrlPr>
                      </m:sSubPr>
                      <m:e>
                        <m:r>
                          <w:ins w:id="1245" w:author="Στάθης Καπ" w:date="2023-02-01T09:01:00Z">
                            <w:rPr>
                              <w:rFonts w:ascii="Cambria Math" w:hAnsi="Cambria Math"/>
                            </w:rPr>
                            <m:t>x</m:t>
                          </w:ins>
                        </m:r>
                      </m:e>
                      <m:sub>
                        <m:r>
                          <w:ins w:id="1246" w:author="Στάθης Καπ" w:date="2023-02-01T09:01:00Z">
                            <w:rPr>
                              <w:rFonts w:ascii="Cambria Math" w:hAnsi="Cambria Math"/>
                            </w:rPr>
                            <m:t>rjm</m:t>
                          </w:ins>
                        </m:r>
                      </m:sub>
                    </m:sSub>
                  </m:e>
                </m:nary>
                <m:r>
                  <w:ins w:id="1247" w:author="Στάθης Καπ" w:date="2023-02-01T09:01:00Z">
                    <w:rPr>
                      <w:rFonts w:ascii="Cambria Math" w:hAnsi="Cambria Math"/>
                    </w:rPr>
                    <m:t>=</m:t>
                  </w:ins>
                </m:r>
                <m:sSub>
                  <m:sSubPr>
                    <m:ctrlPr>
                      <w:ins w:id="1248" w:author="Στάθης Καπ" w:date="2023-02-01T09:01:00Z">
                        <w:rPr>
                          <w:rFonts w:ascii="Cambria Math" w:hAnsi="Cambria Math"/>
                          <w:i/>
                        </w:rPr>
                      </w:ins>
                    </m:ctrlPr>
                  </m:sSubPr>
                  <m:e>
                    <m:r>
                      <w:ins w:id="1249" w:author="Στάθης Καπ" w:date="2023-02-01T09:01:00Z">
                        <w:rPr>
                          <w:rFonts w:ascii="Cambria Math" w:hAnsi="Cambria Math"/>
                        </w:rPr>
                        <m:t>y</m:t>
                      </w:ins>
                    </m:r>
                  </m:e>
                  <m:sub>
                    <m:r>
                      <w:ins w:id="1250" w:author="Στάθης Καπ" w:date="2023-02-01T09:01:00Z">
                        <w:rPr>
                          <w:rFonts w:ascii="Cambria Math" w:hAnsi="Cambria Math"/>
                        </w:rPr>
                        <m:t>rm</m:t>
                      </w:ins>
                    </m:r>
                  </m:sub>
                </m:sSub>
                <m:r>
                  <w:ins w:id="1251" w:author="Στάθης Καπ" w:date="2023-02-01T09:01:00Z">
                    <w:rPr>
                      <w:rFonts w:ascii="Cambria Math" w:hAnsi="Cambria Math"/>
                    </w:rPr>
                    <m:t xml:space="preserve"> ∀r=2, ⋯, N  m=1, ⋯, k</m:t>
                  </w:ins>
                </m:r>
              </m:oMath>
            </m:oMathPara>
          </w:p>
        </w:tc>
        <w:tc>
          <w:tcPr>
            <w:tcW w:w="350" w:type="pct"/>
            <w:vAlign w:val="center"/>
          </w:tcPr>
          <w:p w14:paraId="54D59D19" w14:textId="55CC4265" w:rsidR="00F7187A" w:rsidRPr="00603993" w:rsidRDefault="00F7187A" w:rsidP="00237FE3">
            <w:pPr>
              <w:pStyle w:val="Caption"/>
              <w:spacing w:after="160"/>
              <w:rPr>
                <w:ins w:id="1252" w:author="Στάθης Καπ" w:date="2023-02-01T09:01:00Z"/>
                <w:rPrChange w:id="1253" w:author="Στάθης Καπ" w:date="2023-02-01T08:49:00Z">
                  <w:rPr>
                    <w:ins w:id="1254" w:author="Στάθης Καπ" w:date="2023-02-01T09:01:00Z"/>
                    <w:lang w:val="el-GR"/>
                  </w:rPr>
                </w:rPrChange>
              </w:rPr>
            </w:pPr>
            <w:ins w:id="1255"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56"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27</w:t>
            </w:r>
            <w:ins w:id="1257" w:author="Στάθης Καπ" w:date="2023-02-01T09:01:00Z">
              <w:r>
                <w:rPr>
                  <w:lang w:val="el-GR"/>
                </w:rPr>
                <w:fldChar w:fldCharType="end"/>
              </w:r>
              <w:r>
                <w:t>)</w:t>
              </w:r>
            </w:ins>
          </w:p>
        </w:tc>
      </w:tr>
      <w:tr w:rsidR="0014488F" w14:paraId="7E8011F8" w14:textId="77777777" w:rsidTr="00237FE3">
        <w:trPr>
          <w:ins w:id="1258" w:author="Στάθης Καπ" w:date="2023-02-01T09:02:00Z"/>
        </w:trPr>
        <w:tc>
          <w:tcPr>
            <w:tcW w:w="350" w:type="pct"/>
          </w:tcPr>
          <w:p w14:paraId="50F68AA4" w14:textId="77777777" w:rsidR="0014488F" w:rsidRDefault="0014488F">
            <w:pPr>
              <w:spacing w:after="160"/>
              <w:rPr>
                <w:ins w:id="1259" w:author="Στάθης Καπ" w:date="2023-02-01T09:02:00Z"/>
                <w:lang w:val="el-GR"/>
              </w:rPr>
              <w:pPrChange w:id="1260" w:author="Στάθης Καπ" w:date="2023-02-01T08:46:00Z">
                <w:pPr/>
              </w:pPrChange>
            </w:pPr>
          </w:p>
        </w:tc>
        <w:tc>
          <w:tcPr>
            <w:tcW w:w="4300" w:type="pct"/>
          </w:tcPr>
          <w:p w14:paraId="1D318514" w14:textId="2D5E9F52" w:rsidR="0014488F" w:rsidRPr="005846FF" w:rsidRDefault="00227D7C">
            <w:pPr>
              <w:spacing w:after="160"/>
              <w:rPr>
                <w:ins w:id="1261" w:author="Στάθης Καπ" w:date="2023-02-01T09:02:00Z"/>
                <w:lang w:val="el-GR"/>
              </w:rPr>
              <w:pPrChange w:id="1262" w:author="Στάθης Καπ" w:date="2023-02-01T08:46:00Z">
                <w:pPr/>
              </w:pPrChange>
            </w:pPr>
            <m:oMathPara>
              <m:oMath>
                <m:nary>
                  <m:naryPr>
                    <m:chr m:val="∑"/>
                    <m:limLoc m:val="undOvr"/>
                    <m:ctrlPr>
                      <w:ins w:id="1263" w:author="Στάθης Καπ" w:date="2023-02-01T09:02:00Z">
                        <w:rPr>
                          <w:rFonts w:ascii="Cambria Math" w:hAnsi="Cambria Math"/>
                          <w:i/>
                        </w:rPr>
                      </w:ins>
                    </m:ctrlPr>
                  </m:naryPr>
                  <m:sub>
                    <m:r>
                      <w:ins w:id="1264" w:author="Στάθης Καπ" w:date="2023-02-01T09:02:00Z">
                        <w:rPr>
                          <w:rFonts w:ascii="Cambria Math" w:hAnsi="Cambria Math"/>
                        </w:rPr>
                        <m:t>i=1</m:t>
                      </w:ins>
                    </m:r>
                  </m:sub>
                  <m:sup>
                    <m:r>
                      <w:ins w:id="1265" w:author="Στάθης Καπ" w:date="2023-02-01T09:02:00Z">
                        <w:rPr>
                          <w:rFonts w:ascii="Cambria Math" w:hAnsi="Cambria Math"/>
                        </w:rPr>
                        <m:t>N-1</m:t>
                      </w:ins>
                    </m:r>
                  </m:sup>
                  <m:e>
                    <m:nary>
                      <m:naryPr>
                        <m:chr m:val="∑"/>
                        <m:limLoc m:val="undOvr"/>
                        <m:ctrlPr>
                          <w:ins w:id="1266" w:author="Στάθης Καπ" w:date="2023-02-01T09:02:00Z">
                            <w:rPr>
                              <w:rFonts w:ascii="Cambria Math" w:hAnsi="Cambria Math"/>
                              <w:i/>
                            </w:rPr>
                          </w:ins>
                        </m:ctrlPr>
                      </m:naryPr>
                      <m:sub>
                        <m:r>
                          <w:ins w:id="1267" w:author="Στάθης Καπ" w:date="2023-02-01T09:02:00Z">
                            <w:rPr>
                              <w:rFonts w:ascii="Cambria Math" w:hAnsi="Cambria Math"/>
                            </w:rPr>
                            <m:t>j=2</m:t>
                          </w:ins>
                        </m:r>
                      </m:sub>
                      <m:sup>
                        <m:r>
                          <w:ins w:id="1268" w:author="Στάθης Καπ" w:date="2023-02-01T09:02:00Z">
                            <w:rPr>
                              <w:rFonts w:ascii="Cambria Math" w:hAnsi="Cambria Math"/>
                            </w:rPr>
                            <m:t>N</m:t>
                          </w:ins>
                        </m:r>
                      </m:sup>
                      <m:e>
                        <m:sSub>
                          <m:sSubPr>
                            <m:ctrlPr>
                              <w:ins w:id="1269" w:author="Στάθης Καπ" w:date="2023-02-01T09:02:00Z">
                                <w:rPr>
                                  <w:rFonts w:ascii="Cambria Math" w:hAnsi="Cambria Math"/>
                                  <w:i/>
                                </w:rPr>
                              </w:ins>
                            </m:ctrlPr>
                          </m:sSubPr>
                          <m:e>
                            <m:r>
                              <w:ins w:id="1270" w:author="Στάθης Καπ" w:date="2023-02-01T09:02:00Z">
                                <w:rPr>
                                  <w:rFonts w:ascii="Cambria Math" w:hAnsi="Cambria Math"/>
                                </w:rPr>
                                <m:t>c</m:t>
                              </w:ins>
                            </m:r>
                          </m:e>
                          <m:sub>
                            <m:r>
                              <w:ins w:id="1271" w:author="Στάθης Καπ" w:date="2023-02-01T09:02:00Z">
                                <w:rPr>
                                  <w:rFonts w:ascii="Cambria Math" w:hAnsi="Cambria Math"/>
                                </w:rPr>
                                <m:t>ij</m:t>
                              </w:ins>
                            </m:r>
                          </m:sub>
                        </m:sSub>
                        <m:sSub>
                          <m:sSubPr>
                            <m:ctrlPr>
                              <w:ins w:id="1272" w:author="Στάθης Καπ" w:date="2023-02-01T09:02:00Z">
                                <w:rPr>
                                  <w:rFonts w:ascii="Cambria Math" w:hAnsi="Cambria Math"/>
                                  <w:i/>
                                </w:rPr>
                              </w:ins>
                            </m:ctrlPr>
                          </m:sSubPr>
                          <m:e>
                            <m:r>
                              <w:ins w:id="1273" w:author="Στάθης Καπ" w:date="2023-02-01T09:02:00Z">
                                <w:rPr>
                                  <w:rFonts w:ascii="Cambria Math" w:hAnsi="Cambria Math"/>
                                </w:rPr>
                                <m:t>x</m:t>
                              </w:ins>
                            </m:r>
                          </m:e>
                          <m:sub>
                            <m:r>
                              <w:ins w:id="1274" w:author="Στάθης Καπ" w:date="2023-02-01T09:02:00Z">
                                <w:rPr>
                                  <w:rFonts w:ascii="Cambria Math" w:hAnsi="Cambria Math"/>
                                </w:rPr>
                                <m:t>ijm</m:t>
                              </w:ins>
                            </m:r>
                          </m:sub>
                        </m:sSub>
                      </m:e>
                    </m:nary>
                  </m:e>
                </m:nary>
                <m:r>
                  <w:ins w:id="1275" w:author="Στάθης Καπ" w:date="2023-02-01T09:02:00Z">
                    <w:rPr>
                      <w:rFonts w:ascii="Cambria Math" w:hAnsi="Cambria Math"/>
                    </w:rPr>
                    <m:t>≤B  ∀m=1, ⋯, k</m:t>
                  </w:ins>
                </m:r>
              </m:oMath>
            </m:oMathPara>
          </w:p>
        </w:tc>
        <w:tc>
          <w:tcPr>
            <w:tcW w:w="350" w:type="pct"/>
            <w:vAlign w:val="center"/>
          </w:tcPr>
          <w:p w14:paraId="0FCB1F65" w14:textId="6E97B60E" w:rsidR="0014488F" w:rsidRPr="00603993" w:rsidRDefault="0014488F" w:rsidP="00237FE3">
            <w:pPr>
              <w:pStyle w:val="Caption"/>
              <w:spacing w:after="160"/>
              <w:rPr>
                <w:ins w:id="1276" w:author="Στάθης Καπ" w:date="2023-02-01T09:02:00Z"/>
                <w:rPrChange w:id="1277" w:author="Στάθης Καπ" w:date="2023-02-01T08:49:00Z">
                  <w:rPr>
                    <w:ins w:id="1278" w:author="Στάθης Καπ" w:date="2023-02-01T09:02:00Z"/>
                    <w:lang w:val="el-GR"/>
                  </w:rPr>
                </w:rPrChange>
              </w:rPr>
            </w:pPr>
            <w:ins w:id="1279"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80"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28</w:t>
            </w:r>
            <w:ins w:id="1281" w:author="Στάθης Καπ" w:date="2023-02-01T09:02:00Z">
              <w:r>
                <w:rPr>
                  <w:lang w:val="el-GR"/>
                </w:rPr>
                <w:fldChar w:fldCharType="end"/>
              </w:r>
              <w:r>
                <w:t>)</w:t>
              </w:r>
            </w:ins>
          </w:p>
        </w:tc>
      </w:tr>
      <w:tr w:rsidR="0052346E" w14:paraId="5109E733" w14:textId="77777777" w:rsidTr="00237FE3">
        <w:trPr>
          <w:ins w:id="1282" w:author="Στάθης Καπ" w:date="2023-02-01T09:02:00Z"/>
        </w:trPr>
        <w:tc>
          <w:tcPr>
            <w:tcW w:w="350" w:type="pct"/>
          </w:tcPr>
          <w:p w14:paraId="2E388C9E" w14:textId="77777777" w:rsidR="0052346E" w:rsidRDefault="0052346E">
            <w:pPr>
              <w:spacing w:after="160"/>
              <w:rPr>
                <w:ins w:id="1283" w:author="Στάθης Καπ" w:date="2023-02-01T09:02:00Z"/>
                <w:lang w:val="el-GR"/>
              </w:rPr>
              <w:pPrChange w:id="1284" w:author="Στάθης Καπ" w:date="2023-02-01T08:46:00Z">
                <w:pPr/>
              </w:pPrChange>
            </w:pPr>
          </w:p>
        </w:tc>
        <w:tc>
          <w:tcPr>
            <w:tcW w:w="4300" w:type="pct"/>
          </w:tcPr>
          <w:p w14:paraId="4A775959" w14:textId="6AB2C93B" w:rsidR="0052346E" w:rsidRPr="005846FF" w:rsidRDefault="0052346E">
            <w:pPr>
              <w:spacing w:after="160"/>
              <w:rPr>
                <w:ins w:id="1285" w:author="Στάθης Καπ" w:date="2023-02-01T09:02:00Z"/>
                <w:lang w:val="el-GR"/>
              </w:rPr>
              <w:pPrChange w:id="1286" w:author="Στάθης Καπ" w:date="2023-02-01T08:46:00Z">
                <w:pPr/>
              </w:pPrChange>
            </w:pPr>
            <m:oMathPara>
              <m:oMath>
                <m:r>
                  <w:ins w:id="1287" w:author="Στάθης Καπ" w:date="2023-02-01T09:02:00Z">
                    <w:rPr>
                      <w:rFonts w:ascii="Cambria Math" w:hAnsi="Cambria Math"/>
                    </w:rPr>
                    <m:t>2≤</m:t>
                  </w:ins>
                </m:r>
                <m:sSub>
                  <m:sSubPr>
                    <m:ctrlPr>
                      <w:ins w:id="1288" w:author="Στάθης Καπ" w:date="2023-02-01T09:02:00Z">
                        <w:rPr>
                          <w:rFonts w:ascii="Cambria Math" w:hAnsi="Cambria Math"/>
                          <w:i/>
                        </w:rPr>
                      </w:ins>
                    </m:ctrlPr>
                  </m:sSubPr>
                  <m:e>
                    <m:r>
                      <w:ins w:id="1289" w:author="Στάθης Καπ" w:date="2023-02-01T09:02:00Z">
                        <w:rPr>
                          <w:rFonts w:ascii="Cambria Math" w:hAnsi="Cambria Math"/>
                        </w:rPr>
                        <m:t>u</m:t>
                      </w:ins>
                    </m:r>
                  </m:e>
                  <m:sub>
                    <m:r>
                      <w:ins w:id="1290" w:author="Στάθης Καπ" w:date="2023-02-01T09:02:00Z">
                        <w:rPr>
                          <w:rFonts w:ascii="Cambria Math" w:hAnsi="Cambria Math"/>
                        </w:rPr>
                        <m:t>im</m:t>
                      </w:ins>
                    </m:r>
                  </m:sub>
                </m:sSub>
                <m:r>
                  <w:ins w:id="1291" w:author="Στάθης Καπ" w:date="2023-02-01T09:02:00Z">
                    <w:rPr>
                      <w:rFonts w:ascii="Cambria Math" w:hAnsi="Cambria Math"/>
                    </w:rPr>
                    <m:t>≤N  ∀i=1, ⋯,N m=1,⋯, k</m:t>
                  </w:ins>
                </m:r>
              </m:oMath>
            </m:oMathPara>
          </w:p>
        </w:tc>
        <w:tc>
          <w:tcPr>
            <w:tcW w:w="350" w:type="pct"/>
            <w:vAlign w:val="center"/>
          </w:tcPr>
          <w:p w14:paraId="5FAB7DE7" w14:textId="43EFE08F" w:rsidR="0052346E" w:rsidRPr="00603993" w:rsidRDefault="0052346E" w:rsidP="00237FE3">
            <w:pPr>
              <w:pStyle w:val="Caption"/>
              <w:spacing w:after="160"/>
              <w:rPr>
                <w:ins w:id="1292" w:author="Στάθης Καπ" w:date="2023-02-01T09:02:00Z"/>
                <w:rPrChange w:id="1293" w:author="Στάθης Καπ" w:date="2023-02-01T08:49:00Z">
                  <w:rPr>
                    <w:ins w:id="1294" w:author="Στάθης Καπ" w:date="2023-02-01T09:02:00Z"/>
                    <w:lang w:val="el-GR"/>
                  </w:rPr>
                </w:rPrChange>
              </w:rPr>
            </w:pPr>
            <w:ins w:id="1295"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96"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29</w:t>
            </w:r>
            <w:ins w:id="1297" w:author="Στάθης Καπ" w:date="2023-02-01T09:02:00Z">
              <w:r>
                <w:rPr>
                  <w:lang w:val="el-GR"/>
                </w:rPr>
                <w:fldChar w:fldCharType="end"/>
              </w:r>
              <w:r>
                <w:t>)</w:t>
              </w:r>
            </w:ins>
          </w:p>
        </w:tc>
      </w:tr>
      <w:tr w:rsidR="00455B40" w14:paraId="43FE5EB1" w14:textId="77777777" w:rsidTr="00237FE3">
        <w:trPr>
          <w:ins w:id="1298" w:author="Στάθης Καπ" w:date="2023-02-01T09:02:00Z"/>
        </w:trPr>
        <w:tc>
          <w:tcPr>
            <w:tcW w:w="350" w:type="pct"/>
          </w:tcPr>
          <w:p w14:paraId="6817EAC5" w14:textId="77777777" w:rsidR="00455B40" w:rsidRDefault="00455B40">
            <w:pPr>
              <w:spacing w:after="160"/>
              <w:rPr>
                <w:ins w:id="1299" w:author="Στάθης Καπ" w:date="2023-02-01T09:02:00Z"/>
                <w:lang w:val="el-GR"/>
              </w:rPr>
              <w:pPrChange w:id="1300" w:author="Στάθης Καπ" w:date="2023-02-01T08:46:00Z">
                <w:pPr/>
              </w:pPrChange>
            </w:pPr>
          </w:p>
        </w:tc>
        <w:tc>
          <w:tcPr>
            <w:tcW w:w="4300" w:type="pct"/>
          </w:tcPr>
          <w:p w14:paraId="78966E5D" w14:textId="3BEF2843" w:rsidR="00455B40" w:rsidRPr="005846FF" w:rsidRDefault="00227D7C">
            <w:pPr>
              <w:spacing w:after="160"/>
              <w:rPr>
                <w:ins w:id="1301" w:author="Στάθης Καπ" w:date="2023-02-01T09:02:00Z"/>
                <w:lang w:val="el-GR"/>
              </w:rPr>
              <w:pPrChange w:id="1302" w:author="Στάθης Καπ" w:date="2023-02-01T08:46:00Z">
                <w:pPr/>
              </w:pPrChange>
            </w:pPr>
            <m:oMathPara>
              <m:oMath>
                <m:sSub>
                  <m:sSubPr>
                    <m:ctrlPr>
                      <w:ins w:id="1303" w:author="Στάθης Καπ" w:date="2023-02-01T09:02:00Z">
                        <w:rPr>
                          <w:rFonts w:ascii="Cambria Math" w:hAnsi="Cambria Math"/>
                          <w:i/>
                        </w:rPr>
                      </w:ins>
                    </m:ctrlPr>
                  </m:sSubPr>
                  <m:e>
                    <m:r>
                      <w:ins w:id="1304" w:author="Στάθης Καπ" w:date="2023-02-01T09:02:00Z">
                        <w:rPr>
                          <w:rFonts w:ascii="Cambria Math" w:hAnsi="Cambria Math"/>
                        </w:rPr>
                        <m:t>u</m:t>
                      </w:ins>
                    </m:r>
                  </m:e>
                  <m:sub>
                    <m:r>
                      <w:ins w:id="1305" w:author="Στάθης Καπ" w:date="2023-02-01T09:02:00Z">
                        <w:rPr>
                          <w:rFonts w:ascii="Cambria Math" w:hAnsi="Cambria Math"/>
                        </w:rPr>
                        <m:t>im</m:t>
                      </w:ins>
                    </m:r>
                  </m:sub>
                </m:sSub>
                <m:r>
                  <w:ins w:id="1306" w:author="Στάθης Καπ" w:date="2023-02-01T09:02:00Z">
                    <w:rPr>
                      <w:rFonts w:ascii="Cambria Math" w:hAnsi="Cambria Math"/>
                    </w:rPr>
                    <m:t>-</m:t>
                  </w:ins>
                </m:r>
                <m:sSub>
                  <m:sSubPr>
                    <m:ctrlPr>
                      <w:ins w:id="1307" w:author="Στάθης Καπ" w:date="2023-02-01T09:02:00Z">
                        <w:rPr>
                          <w:rFonts w:ascii="Cambria Math" w:hAnsi="Cambria Math"/>
                          <w:i/>
                        </w:rPr>
                      </w:ins>
                    </m:ctrlPr>
                  </m:sSubPr>
                  <m:e>
                    <m:r>
                      <w:ins w:id="1308" w:author="Στάθης Καπ" w:date="2023-02-01T09:02:00Z">
                        <w:rPr>
                          <w:rFonts w:ascii="Cambria Math" w:hAnsi="Cambria Math"/>
                        </w:rPr>
                        <m:t>u</m:t>
                      </w:ins>
                    </m:r>
                  </m:e>
                  <m:sub>
                    <m:r>
                      <w:ins w:id="1309" w:author="Στάθης Καπ" w:date="2023-02-01T09:02:00Z">
                        <w:rPr>
                          <w:rFonts w:ascii="Cambria Math" w:hAnsi="Cambria Math"/>
                        </w:rPr>
                        <m:t>jm</m:t>
                      </w:ins>
                    </m:r>
                  </m:sub>
                </m:sSub>
                <m:r>
                  <w:ins w:id="1310" w:author="Στάθης Καπ" w:date="2023-02-01T09:02:00Z">
                    <w:rPr>
                      <w:rFonts w:ascii="Cambria Math" w:hAnsi="Cambria Math"/>
                    </w:rPr>
                    <m:t>+1≤</m:t>
                  </w:ins>
                </m:r>
                <m:d>
                  <m:dPr>
                    <m:ctrlPr>
                      <w:ins w:id="1311" w:author="Στάθης Καπ" w:date="2023-02-01T09:02:00Z">
                        <w:rPr>
                          <w:rFonts w:ascii="Cambria Math" w:hAnsi="Cambria Math"/>
                          <w:i/>
                        </w:rPr>
                      </w:ins>
                    </m:ctrlPr>
                  </m:dPr>
                  <m:e>
                    <m:r>
                      <w:ins w:id="1312" w:author="Στάθης Καπ" w:date="2023-02-01T09:02:00Z">
                        <w:rPr>
                          <w:rFonts w:ascii="Cambria Math" w:hAnsi="Cambria Math"/>
                        </w:rPr>
                        <m:t>N-1</m:t>
                      </w:ins>
                    </m:r>
                  </m:e>
                </m:d>
                <m:d>
                  <m:dPr>
                    <m:ctrlPr>
                      <w:ins w:id="1313" w:author="Στάθης Καπ" w:date="2023-02-01T09:02:00Z">
                        <w:rPr>
                          <w:rFonts w:ascii="Cambria Math" w:hAnsi="Cambria Math"/>
                          <w:i/>
                        </w:rPr>
                      </w:ins>
                    </m:ctrlPr>
                  </m:dPr>
                  <m:e>
                    <m:r>
                      <w:ins w:id="1314" w:author="Στάθης Καπ" w:date="2023-02-01T09:02:00Z">
                        <w:rPr>
                          <w:rFonts w:ascii="Cambria Math" w:hAnsi="Cambria Math"/>
                        </w:rPr>
                        <m:t>1-</m:t>
                      </w:ins>
                    </m:r>
                    <m:sSub>
                      <m:sSubPr>
                        <m:ctrlPr>
                          <w:ins w:id="1315" w:author="Στάθης Καπ" w:date="2023-02-01T09:02:00Z">
                            <w:rPr>
                              <w:rFonts w:ascii="Cambria Math" w:hAnsi="Cambria Math"/>
                              <w:i/>
                            </w:rPr>
                          </w:ins>
                        </m:ctrlPr>
                      </m:sSubPr>
                      <m:e>
                        <m:r>
                          <w:ins w:id="1316" w:author="Στάθης Καπ" w:date="2023-02-01T09:02:00Z">
                            <w:rPr>
                              <w:rFonts w:ascii="Cambria Math" w:hAnsi="Cambria Math"/>
                            </w:rPr>
                            <m:t>x</m:t>
                          </w:ins>
                        </m:r>
                      </m:e>
                      <m:sub>
                        <m:r>
                          <w:ins w:id="1317" w:author="Στάθης Καπ" w:date="2023-02-01T09:02:00Z">
                            <w:rPr>
                              <w:rFonts w:ascii="Cambria Math" w:hAnsi="Cambria Math"/>
                            </w:rPr>
                            <m:t>ijm</m:t>
                          </w:ins>
                        </m:r>
                      </m:sub>
                    </m:sSub>
                  </m:e>
                </m:d>
                <m:r>
                  <w:ins w:id="1318" w:author="Στάθης Καπ" w:date="2023-02-01T09:02:00Z">
                    <w:rPr>
                      <w:rFonts w:ascii="Cambria Math" w:hAnsi="Cambria Math"/>
                    </w:rPr>
                    <m:t xml:space="preserve"> ∀i,j=2, ⋯, N m=1, ⋯, k</m:t>
                  </w:ins>
                </m:r>
              </m:oMath>
            </m:oMathPara>
          </w:p>
        </w:tc>
        <w:tc>
          <w:tcPr>
            <w:tcW w:w="350" w:type="pct"/>
            <w:vAlign w:val="center"/>
          </w:tcPr>
          <w:p w14:paraId="3E14EE15" w14:textId="197983B0" w:rsidR="00455B40" w:rsidRPr="00603993" w:rsidRDefault="00455B40" w:rsidP="00237FE3">
            <w:pPr>
              <w:pStyle w:val="Caption"/>
              <w:spacing w:after="160"/>
              <w:rPr>
                <w:ins w:id="1319" w:author="Στάθης Καπ" w:date="2023-02-01T09:02:00Z"/>
                <w:rPrChange w:id="1320" w:author="Στάθης Καπ" w:date="2023-02-01T08:49:00Z">
                  <w:rPr>
                    <w:ins w:id="1321" w:author="Στάθης Καπ" w:date="2023-02-01T09:02:00Z"/>
                    <w:lang w:val="el-GR"/>
                  </w:rPr>
                </w:rPrChange>
              </w:rPr>
            </w:pPr>
            <w:ins w:id="1322"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323"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30</w:t>
            </w:r>
            <w:ins w:id="1324" w:author="Στάθης Καπ" w:date="2023-02-01T09:02:00Z">
              <w:r>
                <w:rPr>
                  <w:lang w:val="el-GR"/>
                </w:rPr>
                <w:fldChar w:fldCharType="end"/>
              </w:r>
              <w:r>
                <w:t>)</w:t>
              </w:r>
            </w:ins>
          </w:p>
        </w:tc>
      </w:tr>
      <w:tr w:rsidR="000D147C" w14:paraId="17B7A812" w14:textId="77777777" w:rsidTr="00237FE3">
        <w:trPr>
          <w:ins w:id="1325" w:author="Στάθης Καπ" w:date="2023-02-01T09:02:00Z"/>
        </w:trPr>
        <w:tc>
          <w:tcPr>
            <w:tcW w:w="350" w:type="pct"/>
          </w:tcPr>
          <w:p w14:paraId="071C79EE" w14:textId="77777777" w:rsidR="000D147C" w:rsidRDefault="000D147C">
            <w:pPr>
              <w:spacing w:after="160"/>
              <w:rPr>
                <w:ins w:id="1326" w:author="Στάθης Καπ" w:date="2023-02-01T09:02:00Z"/>
                <w:lang w:val="el-GR"/>
              </w:rPr>
              <w:pPrChange w:id="1327" w:author="Στάθης Καπ" w:date="2023-02-01T08:46:00Z">
                <w:pPr/>
              </w:pPrChange>
            </w:pPr>
          </w:p>
        </w:tc>
        <w:tc>
          <w:tcPr>
            <w:tcW w:w="4300" w:type="pct"/>
          </w:tcPr>
          <w:p w14:paraId="6A7E601F" w14:textId="202A740D" w:rsidR="000D147C" w:rsidRPr="005846FF" w:rsidRDefault="00227D7C">
            <w:pPr>
              <w:spacing w:after="160"/>
              <w:rPr>
                <w:ins w:id="1328" w:author="Στάθης Καπ" w:date="2023-02-01T09:02:00Z"/>
                <w:lang w:val="el-GR"/>
              </w:rPr>
              <w:pPrChange w:id="1329" w:author="Στάθης Καπ" w:date="2023-02-01T08:46:00Z">
                <w:pPr/>
              </w:pPrChange>
            </w:pPr>
            <m:oMathPara>
              <m:oMath>
                <m:sSub>
                  <m:sSubPr>
                    <m:ctrlPr>
                      <w:ins w:id="1330" w:author="Στάθης Καπ" w:date="2023-02-01T09:02:00Z">
                        <w:rPr>
                          <w:rFonts w:ascii="Cambria Math" w:hAnsi="Cambria Math"/>
                          <w:i/>
                        </w:rPr>
                      </w:ins>
                    </m:ctrlPr>
                  </m:sSubPr>
                  <m:e>
                    <m:r>
                      <w:ins w:id="1331" w:author="Στάθης Καπ" w:date="2023-02-01T09:02:00Z">
                        <w:rPr>
                          <w:rFonts w:ascii="Cambria Math" w:hAnsi="Cambria Math"/>
                        </w:rPr>
                        <m:t>x</m:t>
                      </w:ins>
                    </m:r>
                  </m:e>
                  <m:sub>
                    <m:r>
                      <w:ins w:id="1332" w:author="Στάθης Καπ" w:date="2023-02-01T09:02:00Z">
                        <w:rPr>
                          <w:rFonts w:ascii="Cambria Math" w:hAnsi="Cambria Math"/>
                        </w:rPr>
                        <m:t>ijm</m:t>
                      </w:ins>
                    </m:r>
                  </m:sub>
                </m:sSub>
                <m:r>
                  <w:ins w:id="1333" w:author="Στάθης Καπ" w:date="2023-02-01T09:02:00Z">
                    <w:rPr>
                      <w:rFonts w:ascii="Cambria Math" w:hAnsi="Cambria Math"/>
                    </w:rPr>
                    <m:t>,</m:t>
                  </w:ins>
                </m:r>
                <m:sSub>
                  <m:sSubPr>
                    <m:ctrlPr>
                      <w:ins w:id="1334" w:author="Στάθης Καπ" w:date="2023-02-01T09:02:00Z">
                        <w:rPr>
                          <w:rFonts w:ascii="Cambria Math" w:hAnsi="Cambria Math"/>
                          <w:i/>
                        </w:rPr>
                      </w:ins>
                    </m:ctrlPr>
                  </m:sSubPr>
                  <m:e>
                    <m:r>
                      <w:ins w:id="1335" w:author="Στάθης Καπ" w:date="2023-02-01T09:02:00Z">
                        <w:rPr>
                          <w:rFonts w:ascii="Cambria Math" w:hAnsi="Cambria Math"/>
                        </w:rPr>
                        <m:t>y</m:t>
                      </w:ins>
                    </m:r>
                  </m:e>
                  <m:sub>
                    <m:r>
                      <w:ins w:id="1336" w:author="Στάθης Καπ" w:date="2023-02-01T09:02:00Z">
                        <w:rPr>
                          <w:rFonts w:ascii="Cambria Math" w:hAnsi="Cambria Math"/>
                        </w:rPr>
                        <m:t>im</m:t>
                      </w:ins>
                    </m:r>
                  </m:sub>
                </m:sSub>
                <m:r>
                  <w:ins w:id="1337" w:author="Στάθης Καπ" w:date="2023-02-01T09:02:00Z">
                    <w:rPr>
                      <w:rFonts w:ascii="Cambria Math" w:hAnsi="Cambria Math"/>
                    </w:rPr>
                    <m:t>∈</m:t>
                  </w:ins>
                </m:r>
                <m:d>
                  <m:dPr>
                    <m:begChr m:val="{"/>
                    <m:endChr m:val="}"/>
                    <m:ctrlPr>
                      <w:ins w:id="1338" w:author="Στάθης Καπ" w:date="2023-02-01T09:02:00Z">
                        <w:rPr>
                          <w:rFonts w:ascii="Cambria Math" w:hAnsi="Cambria Math"/>
                          <w:i/>
                        </w:rPr>
                      </w:ins>
                    </m:ctrlPr>
                  </m:dPr>
                  <m:e>
                    <m:r>
                      <w:ins w:id="1339" w:author="Στάθης Καπ" w:date="2023-02-01T09:02:00Z">
                        <w:rPr>
                          <w:rFonts w:ascii="Cambria Math" w:hAnsi="Cambria Math"/>
                        </w:rPr>
                        <m:t>0,1</m:t>
                      </w:ins>
                    </m:r>
                  </m:e>
                </m:d>
                <m:r>
                  <w:ins w:id="1340" w:author="Στάθης Καπ" w:date="2023-02-01T09:02:00Z">
                    <w:rPr>
                      <w:rFonts w:ascii="Cambria Math" w:hAnsi="Cambria Math"/>
                    </w:rPr>
                    <m:t xml:space="preserve"> ∀i,j=1, ⋯, N m=1, ⋯, k</m:t>
                  </w:ins>
                </m:r>
              </m:oMath>
            </m:oMathPara>
          </w:p>
        </w:tc>
        <w:tc>
          <w:tcPr>
            <w:tcW w:w="350" w:type="pct"/>
            <w:vAlign w:val="center"/>
          </w:tcPr>
          <w:p w14:paraId="0D3A7C1A" w14:textId="255B1A85" w:rsidR="000D147C" w:rsidRPr="00603993" w:rsidRDefault="000D147C" w:rsidP="00237FE3">
            <w:pPr>
              <w:pStyle w:val="Caption"/>
              <w:spacing w:after="160"/>
              <w:rPr>
                <w:ins w:id="1341" w:author="Στάθης Καπ" w:date="2023-02-01T09:02:00Z"/>
                <w:rPrChange w:id="1342" w:author="Στάθης Καπ" w:date="2023-02-01T08:49:00Z">
                  <w:rPr>
                    <w:ins w:id="1343" w:author="Στάθης Καπ" w:date="2023-02-01T09:02:00Z"/>
                    <w:lang w:val="el-GR"/>
                  </w:rPr>
                </w:rPrChange>
              </w:rPr>
            </w:pPr>
            <w:ins w:id="1344"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345"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31</w:t>
            </w:r>
            <w:ins w:id="1346" w:author="Στάθης Καπ" w:date="2023-02-01T09:02:00Z">
              <w:r>
                <w:rPr>
                  <w:lang w:val="el-GR"/>
                </w:rPr>
                <w:fldChar w:fldCharType="end"/>
              </w:r>
              <w:r>
                <w:t>)</w:t>
              </w:r>
            </w:ins>
          </w:p>
        </w:tc>
      </w:tr>
    </w:tbl>
    <w:p w14:paraId="5E32A0C4" w14:textId="77777777" w:rsidR="002D79E5" w:rsidRPr="002D79E5" w:rsidDel="002D79E5" w:rsidRDefault="002D79E5" w:rsidP="00061121">
      <w:pPr>
        <w:rPr>
          <w:del w:id="1347" w:author="Στάθης Καπ" w:date="2023-02-01T09:00:00Z"/>
          <w:rFonts w:eastAsiaTheme="minorEastAsia"/>
        </w:rPr>
      </w:pPr>
    </w:p>
    <w:p w14:paraId="5C666342" w14:textId="58C02404" w:rsidR="00B964E4" w:rsidRPr="002D79E5" w:rsidDel="002D79E5" w:rsidRDefault="00B964E4" w:rsidP="00061121">
      <w:pPr>
        <w:rPr>
          <w:del w:id="1348" w:author="Στάθης Καπ" w:date="2023-02-01T09:00:00Z"/>
          <w:rFonts w:eastAsiaTheme="minorEastAsia"/>
          <w:rPrChange w:id="1349" w:author="Στάθης Καπ" w:date="2023-02-01T09:00:00Z">
            <w:rPr>
              <w:del w:id="1350" w:author="Στάθης Καπ" w:date="2023-02-01T09:00:00Z"/>
              <w:rFonts w:ascii="Cambria Math" w:hAnsi="Cambria Math"/>
              <w:i/>
            </w:rPr>
          </w:rPrChange>
        </w:rPr>
      </w:pPr>
      <m:oMathPara>
        <m:oMath>
          <m:r>
            <w:del w:id="1351" w:author="Στάθης Καπ" w:date="2023-02-01T09:00:00Z">
              <w:rPr>
                <w:rFonts w:ascii="Cambria Math" w:hAnsi="Cambria Math"/>
              </w:rPr>
              <m:t xml:space="preserve">maximize </m:t>
            </w:del>
          </m:r>
          <m:nary>
            <m:naryPr>
              <m:chr m:val="∑"/>
              <m:limLoc m:val="undOvr"/>
              <m:ctrlPr>
                <w:del w:id="1352" w:author="Στάθης Καπ" w:date="2023-02-01T09:00:00Z">
                  <w:rPr>
                    <w:rFonts w:ascii="Cambria Math" w:hAnsi="Cambria Math"/>
                    <w:i/>
                  </w:rPr>
                </w:del>
              </m:ctrlPr>
            </m:naryPr>
            <m:sub>
              <m:r>
                <w:del w:id="1353" w:author="Στάθης Καπ" w:date="2023-02-01T09:00:00Z">
                  <w:rPr>
                    <w:rFonts w:ascii="Cambria Math" w:hAnsi="Cambria Math"/>
                  </w:rPr>
                  <m:t>m=1</m:t>
                </w:del>
              </m:r>
            </m:sub>
            <m:sup>
              <m:r>
                <w:del w:id="1354" w:author="Στάθης Καπ" w:date="2023-02-01T09:00:00Z">
                  <w:rPr>
                    <w:rFonts w:ascii="Cambria Math" w:hAnsi="Cambria Math"/>
                  </w:rPr>
                  <m:t>k</m:t>
                </w:del>
              </m:r>
            </m:sup>
            <m:e>
              <m:nary>
                <m:naryPr>
                  <m:chr m:val="∑"/>
                  <m:limLoc m:val="undOvr"/>
                  <m:ctrlPr>
                    <w:del w:id="1355" w:author="Στάθης Καπ" w:date="2023-02-01T09:00:00Z">
                      <w:rPr>
                        <w:rFonts w:ascii="Cambria Math" w:hAnsi="Cambria Math"/>
                        <w:i/>
                      </w:rPr>
                    </w:del>
                  </m:ctrlPr>
                </m:naryPr>
                <m:sub>
                  <m:r>
                    <w:del w:id="1356" w:author="Στάθης Καπ" w:date="2023-02-01T09:00:00Z">
                      <w:rPr>
                        <w:rFonts w:ascii="Cambria Math" w:hAnsi="Cambria Math"/>
                      </w:rPr>
                      <m:t>i=2</m:t>
                    </w:del>
                  </m:r>
                </m:sub>
                <m:sup>
                  <m:r>
                    <w:del w:id="1357" w:author="Στάθης Καπ" w:date="2023-02-01T09:00:00Z">
                      <w:rPr>
                        <w:rFonts w:ascii="Cambria Math" w:hAnsi="Cambria Math"/>
                      </w:rPr>
                      <m:t>N-1</m:t>
                    </w:del>
                  </m:r>
                </m:sup>
                <m:e>
                  <m:sSub>
                    <m:sSubPr>
                      <m:ctrlPr>
                        <w:del w:id="1358" w:author="Στάθης Καπ" w:date="2023-02-01T09:00:00Z">
                          <w:rPr>
                            <w:rFonts w:ascii="Cambria Math" w:hAnsi="Cambria Math"/>
                            <w:i/>
                          </w:rPr>
                        </w:del>
                      </m:ctrlPr>
                    </m:sSubPr>
                    <m:e>
                      <m:r>
                        <w:del w:id="1359" w:author="Στάθης Καπ" w:date="2023-02-01T09:00:00Z">
                          <w:rPr>
                            <w:rFonts w:ascii="Cambria Math" w:hAnsi="Cambria Math"/>
                          </w:rPr>
                          <m:t>p</m:t>
                        </w:del>
                      </m:r>
                    </m:e>
                    <m:sub>
                      <m:r>
                        <w:del w:id="1360" w:author="Στάθης Καπ" w:date="2023-02-01T09:00:00Z">
                          <w:rPr>
                            <w:rFonts w:ascii="Cambria Math" w:hAnsi="Cambria Math"/>
                          </w:rPr>
                          <m:t>i</m:t>
                        </w:del>
                      </m:r>
                    </m:sub>
                  </m:sSub>
                  <m:sSub>
                    <m:sSubPr>
                      <m:ctrlPr>
                        <w:del w:id="1361" w:author="Στάθης Καπ" w:date="2023-02-01T09:00:00Z">
                          <w:rPr>
                            <w:rFonts w:ascii="Cambria Math" w:hAnsi="Cambria Math"/>
                            <w:i/>
                          </w:rPr>
                        </w:del>
                      </m:ctrlPr>
                    </m:sSubPr>
                    <m:e>
                      <m:r>
                        <w:del w:id="1362" w:author="Στάθης Καπ" w:date="2023-02-01T09:00:00Z">
                          <w:rPr>
                            <w:rFonts w:ascii="Cambria Math" w:hAnsi="Cambria Math"/>
                          </w:rPr>
                          <m:t>y</m:t>
                        </w:del>
                      </m:r>
                    </m:e>
                    <m:sub>
                      <m:r>
                        <w:del w:id="1363" w:author="Στάθης Καπ" w:date="2023-02-01T09:00:00Z">
                          <w:rPr>
                            <w:rFonts w:ascii="Cambria Math" w:hAnsi="Cambria Math"/>
                          </w:rPr>
                          <m:t>im</m:t>
                        </w:del>
                      </m:r>
                    </m:sub>
                  </m:sSub>
                </m:e>
              </m:nary>
            </m:e>
          </m:nary>
        </m:oMath>
      </m:oMathPara>
    </w:p>
    <w:p w14:paraId="20BC191A" w14:textId="14457A4E" w:rsidR="00071DE9" w:rsidRPr="0081214E" w:rsidDel="002D79E5" w:rsidRDefault="00227D7C" w:rsidP="00061121">
      <w:pPr>
        <w:rPr>
          <w:del w:id="1364" w:author="Στάθης Καπ" w:date="2023-02-01T09:00:00Z"/>
          <w:rFonts w:eastAsiaTheme="minorEastAsia"/>
        </w:rPr>
      </w:pPr>
      <m:oMathPara>
        <m:oMath>
          <m:nary>
            <m:naryPr>
              <m:chr m:val="∑"/>
              <m:limLoc m:val="undOvr"/>
              <m:ctrlPr>
                <w:del w:id="1365" w:author="Στάθης Καπ" w:date="2023-02-01T09:00:00Z">
                  <w:rPr>
                    <w:rFonts w:ascii="Cambria Math" w:hAnsi="Cambria Math"/>
                    <w:i/>
                  </w:rPr>
                </w:del>
              </m:ctrlPr>
            </m:naryPr>
            <m:sub>
              <m:r>
                <w:del w:id="1366" w:author="Στάθης Καπ" w:date="2023-02-01T09:00:00Z">
                  <w:rPr>
                    <w:rFonts w:ascii="Cambria Math" w:hAnsi="Cambria Math"/>
                  </w:rPr>
                  <m:t>m=1</m:t>
                </w:del>
              </m:r>
            </m:sub>
            <m:sup>
              <m:r>
                <w:del w:id="1367" w:author="Στάθης Καπ" w:date="2023-02-01T09:00:00Z">
                  <w:rPr>
                    <w:rFonts w:ascii="Cambria Math" w:hAnsi="Cambria Math"/>
                  </w:rPr>
                  <m:t>k</m:t>
                </w:del>
              </m:r>
            </m:sup>
            <m:e>
              <m:nary>
                <m:naryPr>
                  <m:chr m:val="∑"/>
                  <m:limLoc m:val="undOvr"/>
                  <m:ctrlPr>
                    <w:del w:id="1368" w:author="Στάθης Καπ" w:date="2023-02-01T09:00:00Z">
                      <w:rPr>
                        <w:rFonts w:ascii="Cambria Math" w:hAnsi="Cambria Math"/>
                        <w:i/>
                      </w:rPr>
                    </w:del>
                  </m:ctrlPr>
                </m:naryPr>
                <m:sub>
                  <m:r>
                    <w:del w:id="1369" w:author="Στάθης Καπ" w:date="2023-02-01T09:00:00Z">
                      <w:rPr>
                        <w:rFonts w:ascii="Cambria Math" w:hAnsi="Cambria Math"/>
                      </w:rPr>
                      <m:t>j=2</m:t>
                    </w:del>
                  </m:r>
                </m:sub>
                <m:sup>
                  <m:r>
                    <w:del w:id="1370" w:author="Στάθης Καπ" w:date="2023-02-01T09:00:00Z">
                      <w:rPr>
                        <w:rFonts w:ascii="Cambria Math" w:hAnsi="Cambria Math"/>
                      </w:rPr>
                      <m:t>N</m:t>
                    </w:del>
                  </m:r>
                </m:sup>
                <m:e>
                  <m:sSub>
                    <m:sSubPr>
                      <m:ctrlPr>
                        <w:del w:id="1371" w:author="Στάθης Καπ" w:date="2023-02-01T09:00:00Z">
                          <w:rPr>
                            <w:rFonts w:ascii="Cambria Math" w:hAnsi="Cambria Math"/>
                            <w:i/>
                          </w:rPr>
                        </w:del>
                      </m:ctrlPr>
                    </m:sSubPr>
                    <m:e>
                      <m:r>
                        <w:del w:id="1372" w:author="Στάθης Καπ" w:date="2023-02-01T09:00:00Z">
                          <w:rPr>
                            <w:rFonts w:ascii="Cambria Math" w:hAnsi="Cambria Math"/>
                          </w:rPr>
                          <m:t>x</m:t>
                        </w:del>
                      </m:r>
                    </m:e>
                    <m:sub>
                      <m:r>
                        <w:del w:id="1373" w:author="Στάθης Καπ" w:date="2023-02-01T09:00:00Z">
                          <w:rPr>
                            <w:rFonts w:ascii="Cambria Math" w:hAnsi="Cambria Math"/>
                          </w:rPr>
                          <m:t>1jm</m:t>
                        </w:del>
                      </m:r>
                    </m:sub>
                  </m:sSub>
                </m:e>
              </m:nary>
            </m:e>
          </m:nary>
          <m:r>
            <w:del w:id="1374" w:author="Στάθης Καπ" w:date="2023-02-01T09:00:00Z">
              <w:rPr>
                <w:rFonts w:ascii="Cambria Math" w:hAnsi="Cambria Math"/>
              </w:rPr>
              <m:t>=</m:t>
            </w:del>
          </m:r>
          <m:nary>
            <m:naryPr>
              <m:chr m:val="∑"/>
              <m:limLoc m:val="undOvr"/>
              <m:ctrlPr>
                <w:del w:id="1375" w:author="Στάθης Καπ" w:date="2023-02-01T09:00:00Z">
                  <w:rPr>
                    <w:rFonts w:ascii="Cambria Math" w:hAnsi="Cambria Math"/>
                    <w:i/>
                  </w:rPr>
                </w:del>
              </m:ctrlPr>
            </m:naryPr>
            <m:sub>
              <m:r>
                <w:del w:id="1376" w:author="Στάθης Καπ" w:date="2023-02-01T09:00:00Z">
                  <w:rPr>
                    <w:rFonts w:ascii="Cambria Math" w:hAnsi="Cambria Math"/>
                  </w:rPr>
                  <m:t>m=1</m:t>
                </w:del>
              </m:r>
            </m:sub>
            <m:sup>
              <m:r>
                <w:del w:id="1377" w:author="Στάθης Καπ" w:date="2023-02-01T09:00:00Z">
                  <w:rPr>
                    <w:rFonts w:ascii="Cambria Math" w:hAnsi="Cambria Math"/>
                  </w:rPr>
                  <m:t>k</m:t>
                </w:del>
              </m:r>
            </m:sup>
            <m:e>
              <m:nary>
                <m:naryPr>
                  <m:chr m:val="∑"/>
                  <m:limLoc m:val="undOvr"/>
                  <m:ctrlPr>
                    <w:del w:id="1378" w:author="Στάθης Καπ" w:date="2023-02-01T09:00:00Z">
                      <w:rPr>
                        <w:rFonts w:ascii="Cambria Math" w:hAnsi="Cambria Math"/>
                        <w:i/>
                      </w:rPr>
                    </w:del>
                  </m:ctrlPr>
                </m:naryPr>
                <m:sub>
                  <m:r>
                    <w:del w:id="1379" w:author="Στάθης Καπ" w:date="2023-02-01T09:00:00Z">
                      <w:rPr>
                        <w:rFonts w:ascii="Cambria Math" w:hAnsi="Cambria Math"/>
                      </w:rPr>
                      <m:t>i=1</m:t>
                    </w:del>
                  </m:r>
                </m:sub>
                <m:sup>
                  <m:r>
                    <w:del w:id="1380" w:author="Στάθης Καπ" w:date="2023-02-01T09:00:00Z">
                      <w:rPr>
                        <w:rFonts w:ascii="Cambria Math" w:hAnsi="Cambria Math"/>
                      </w:rPr>
                      <m:t>N-1</m:t>
                    </w:del>
                  </m:r>
                </m:sup>
                <m:e>
                  <m:sSub>
                    <m:sSubPr>
                      <m:ctrlPr>
                        <w:del w:id="1381" w:author="Στάθης Καπ" w:date="2023-02-01T09:00:00Z">
                          <w:rPr>
                            <w:rFonts w:ascii="Cambria Math" w:hAnsi="Cambria Math"/>
                            <w:i/>
                          </w:rPr>
                        </w:del>
                      </m:ctrlPr>
                    </m:sSubPr>
                    <m:e>
                      <m:r>
                        <w:del w:id="1382" w:author="Στάθης Καπ" w:date="2023-02-01T09:00:00Z">
                          <w:rPr>
                            <w:rFonts w:ascii="Cambria Math" w:hAnsi="Cambria Math"/>
                          </w:rPr>
                          <m:t>x</m:t>
                        </w:del>
                      </m:r>
                    </m:e>
                    <m:sub>
                      <m:r>
                        <w:del w:id="1383" w:author="Στάθης Καπ" w:date="2023-02-01T09:00:00Z">
                          <w:rPr>
                            <w:rFonts w:ascii="Cambria Math" w:hAnsi="Cambria Math"/>
                          </w:rPr>
                          <m:t>iNm</m:t>
                        </w:del>
                      </m:r>
                    </m:sub>
                  </m:sSub>
                </m:e>
              </m:nary>
            </m:e>
          </m:nary>
          <m:r>
            <w:del w:id="1384" w:author="Στάθης Καπ" w:date="2023-02-01T09:00:00Z">
              <w:rPr>
                <w:rFonts w:ascii="Cambria Math" w:hAnsi="Cambria Math"/>
              </w:rPr>
              <m:t>=k</m:t>
            </w:del>
          </m:r>
        </m:oMath>
      </m:oMathPara>
    </w:p>
    <w:p w14:paraId="4068D571" w14:textId="6D33CC7C" w:rsidR="0081214E" w:rsidRPr="00964068" w:rsidDel="002D79E5" w:rsidRDefault="00227D7C" w:rsidP="00061121">
      <w:pPr>
        <w:rPr>
          <w:del w:id="1385" w:author="Στάθης Καπ" w:date="2023-02-01T09:00:00Z"/>
          <w:rFonts w:eastAsiaTheme="minorEastAsia"/>
        </w:rPr>
      </w:pPr>
      <m:oMathPara>
        <m:oMath>
          <m:nary>
            <m:naryPr>
              <m:chr m:val="∑"/>
              <m:limLoc m:val="undOvr"/>
              <m:ctrlPr>
                <w:del w:id="1386" w:author="Στάθης Καπ" w:date="2023-02-01T09:00:00Z">
                  <w:rPr>
                    <w:rFonts w:ascii="Cambria Math" w:hAnsi="Cambria Math"/>
                    <w:i/>
                  </w:rPr>
                </w:del>
              </m:ctrlPr>
            </m:naryPr>
            <m:sub>
              <m:r>
                <w:del w:id="1387" w:author="Στάθης Καπ" w:date="2023-02-01T09:00:00Z">
                  <w:rPr>
                    <w:rFonts w:ascii="Cambria Math" w:hAnsi="Cambria Math"/>
                  </w:rPr>
                  <m:t>m=1</m:t>
                </w:del>
              </m:r>
            </m:sub>
            <m:sup>
              <m:r>
                <w:del w:id="1388" w:author="Στάθης Καπ" w:date="2023-02-01T09:00:00Z">
                  <w:rPr>
                    <w:rFonts w:ascii="Cambria Math" w:hAnsi="Cambria Math"/>
                  </w:rPr>
                  <m:t>k</m:t>
                </w:del>
              </m:r>
            </m:sup>
            <m:e>
              <m:sSub>
                <m:sSubPr>
                  <m:ctrlPr>
                    <w:del w:id="1389" w:author="Στάθης Καπ" w:date="2023-02-01T09:00:00Z">
                      <w:rPr>
                        <w:rFonts w:ascii="Cambria Math" w:hAnsi="Cambria Math"/>
                        <w:i/>
                      </w:rPr>
                    </w:del>
                  </m:ctrlPr>
                </m:sSubPr>
                <m:e>
                  <m:r>
                    <w:del w:id="1390" w:author="Στάθης Καπ" w:date="2023-02-01T09:00:00Z">
                      <w:rPr>
                        <w:rFonts w:ascii="Cambria Math" w:hAnsi="Cambria Math"/>
                      </w:rPr>
                      <m:t>y</m:t>
                    </w:del>
                  </m:r>
                </m:e>
                <m:sub>
                  <m:r>
                    <w:del w:id="1391" w:author="Στάθης Καπ" w:date="2023-02-01T09:00:00Z">
                      <w:rPr>
                        <w:rFonts w:ascii="Cambria Math" w:hAnsi="Cambria Math"/>
                      </w:rPr>
                      <m:t>rm</m:t>
                    </w:del>
                  </m:r>
                </m:sub>
              </m:sSub>
            </m:e>
          </m:nary>
          <m:r>
            <w:del w:id="1392" w:author="Στάθης Καπ" w:date="2023-02-01T09:00:00Z">
              <w:rPr>
                <w:rFonts w:ascii="Cambria Math" w:hAnsi="Cambria Math"/>
              </w:rPr>
              <m:t>≤1 ∀r=2, ⋯, N-1</m:t>
            </w:del>
          </m:r>
        </m:oMath>
      </m:oMathPara>
    </w:p>
    <w:p w14:paraId="6E262482" w14:textId="1DDF3431" w:rsidR="00964068" w:rsidRPr="00BE6C3B" w:rsidDel="002D79E5" w:rsidRDefault="00227D7C" w:rsidP="00061121">
      <w:pPr>
        <w:rPr>
          <w:del w:id="1393" w:author="Στάθης Καπ" w:date="2023-02-01T09:00:00Z"/>
          <w:rFonts w:eastAsiaTheme="minorEastAsia"/>
        </w:rPr>
      </w:pPr>
      <m:oMathPara>
        <m:oMath>
          <m:nary>
            <m:naryPr>
              <m:chr m:val="∑"/>
              <m:limLoc m:val="undOvr"/>
              <m:ctrlPr>
                <w:del w:id="1394" w:author="Στάθης Καπ" w:date="2023-02-01T09:00:00Z">
                  <w:rPr>
                    <w:rFonts w:ascii="Cambria Math" w:hAnsi="Cambria Math"/>
                    <w:i/>
                  </w:rPr>
                </w:del>
              </m:ctrlPr>
            </m:naryPr>
            <m:sub>
              <m:r>
                <w:del w:id="1395" w:author="Στάθης Καπ" w:date="2023-02-01T09:00:00Z">
                  <w:rPr>
                    <w:rFonts w:ascii="Cambria Math" w:hAnsi="Cambria Math"/>
                  </w:rPr>
                  <m:t>i=1</m:t>
                </w:del>
              </m:r>
            </m:sub>
            <m:sup>
              <m:r>
                <w:del w:id="1396" w:author="Στάθης Καπ" w:date="2023-02-01T09:00:00Z">
                  <w:rPr>
                    <w:rFonts w:ascii="Cambria Math" w:hAnsi="Cambria Math"/>
                  </w:rPr>
                  <m:t>N-1</m:t>
                </w:del>
              </m:r>
            </m:sup>
            <m:e>
              <m:sSub>
                <m:sSubPr>
                  <m:ctrlPr>
                    <w:del w:id="1397" w:author="Στάθης Καπ" w:date="2023-02-01T09:00:00Z">
                      <w:rPr>
                        <w:rFonts w:ascii="Cambria Math" w:hAnsi="Cambria Math"/>
                        <w:i/>
                      </w:rPr>
                    </w:del>
                  </m:ctrlPr>
                </m:sSubPr>
                <m:e>
                  <m:r>
                    <w:del w:id="1398" w:author="Στάθης Καπ" w:date="2023-02-01T09:00:00Z">
                      <w:rPr>
                        <w:rFonts w:ascii="Cambria Math" w:hAnsi="Cambria Math"/>
                      </w:rPr>
                      <m:t>x</m:t>
                    </w:del>
                  </m:r>
                </m:e>
                <m:sub>
                  <m:r>
                    <w:del w:id="1399" w:author="Στάθης Καπ" w:date="2023-02-01T09:00:00Z">
                      <w:rPr>
                        <w:rFonts w:ascii="Cambria Math" w:hAnsi="Cambria Math"/>
                      </w:rPr>
                      <m:t>irm</m:t>
                    </w:del>
                  </m:r>
                </m:sub>
              </m:sSub>
            </m:e>
          </m:nary>
          <m:r>
            <w:del w:id="1400" w:author="Στάθης Καπ" w:date="2023-02-01T09:00:00Z">
              <w:rPr>
                <w:rFonts w:ascii="Cambria Math" w:hAnsi="Cambria Math"/>
              </w:rPr>
              <m:t>=</m:t>
            </w:del>
          </m:r>
          <m:nary>
            <m:naryPr>
              <m:chr m:val="∑"/>
              <m:limLoc m:val="undOvr"/>
              <m:ctrlPr>
                <w:del w:id="1401" w:author="Στάθης Καπ" w:date="2023-02-01T09:00:00Z">
                  <w:rPr>
                    <w:rFonts w:ascii="Cambria Math" w:hAnsi="Cambria Math"/>
                    <w:i/>
                  </w:rPr>
                </w:del>
              </m:ctrlPr>
            </m:naryPr>
            <m:sub>
              <m:r>
                <w:del w:id="1402" w:author="Στάθης Καπ" w:date="2023-02-01T09:00:00Z">
                  <w:rPr>
                    <w:rFonts w:ascii="Cambria Math" w:hAnsi="Cambria Math"/>
                  </w:rPr>
                  <m:t>j=2</m:t>
                </w:del>
              </m:r>
            </m:sub>
            <m:sup>
              <m:r>
                <w:del w:id="1403" w:author="Στάθης Καπ" w:date="2023-02-01T09:00:00Z">
                  <w:rPr>
                    <w:rFonts w:ascii="Cambria Math" w:hAnsi="Cambria Math"/>
                  </w:rPr>
                  <m:t>N</m:t>
                </w:del>
              </m:r>
            </m:sup>
            <m:e>
              <m:sSub>
                <m:sSubPr>
                  <m:ctrlPr>
                    <w:del w:id="1404" w:author="Στάθης Καπ" w:date="2023-02-01T09:00:00Z">
                      <w:rPr>
                        <w:rFonts w:ascii="Cambria Math" w:hAnsi="Cambria Math"/>
                        <w:i/>
                      </w:rPr>
                    </w:del>
                  </m:ctrlPr>
                </m:sSubPr>
                <m:e>
                  <m:r>
                    <w:del w:id="1405" w:author="Στάθης Καπ" w:date="2023-02-01T09:00:00Z">
                      <w:rPr>
                        <w:rFonts w:ascii="Cambria Math" w:hAnsi="Cambria Math"/>
                      </w:rPr>
                      <m:t>x</m:t>
                    </w:del>
                  </m:r>
                </m:e>
                <m:sub>
                  <m:r>
                    <w:del w:id="1406" w:author="Στάθης Καπ" w:date="2023-02-01T09:00:00Z">
                      <w:rPr>
                        <w:rFonts w:ascii="Cambria Math" w:hAnsi="Cambria Math"/>
                      </w:rPr>
                      <m:t>rjm</m:t>
                    </w:del>
                  </m:r>
                </m:sub>
              </m:sSub>
            </m:e>
          </m:nary>
          <m:r>
            <w:del w:id="1407" w:author="Στάθης Καπ" w:date="2023-02-01T09:00:00Z">
              <w:rPr>
                <w:rFonts w:ascii="Cambria Math" w:hAnsi="Cambria Math"/>
              </w:rPr>
              <m:t>=</m:t>
            </w:del>
          </m:r>
          <m:sSub>
            <m:sSubPr>
              <m:ctrlPr>
                <w:del w:id="1408" w:author="Στάθης Καπ" w:date="2023-02-01T09:00:00Z">
                  <w:rPr>
                    <w:rFonts w:ascii="Cambria Math" w:hAnsi="Cambria Math"/>
                    <w:i/>
                  </w:rPr>
                </w:del>
              </m:ctrlPr>
            </m:sSubPr>
            <m:e>
              <m:r>
                <w:del w:id="1409" w:author="Στάθης Καπ" w:date="2023-02-01T09:00:00Z">
                  <w:rPr>
                    <w:rFonts w:ascii="Cambria Math" w:hAnsi="Cambria Math"/>
                  </w:rPr>
                  <m:t>y</m:t>
                </w:del>
              </m:r>
            </m:e>
            <m:sub>
              <m:r>
                <w:del w:id="1410" w:author="Στάθης Καπ" w:date="2023-02-01T09:00:00Z">
                  <w:rPr>
                    <w:rFonts w:ascii="Cambria Math" w:hAnsi="Cambria Math"/>
                  </w:rPr>
                  <m:t>rm</m:t>
                </w:del>
              </m:r>
            </m:sub>
          </m:sSub>
          <m:r>
            <w:del w:id="1411" w:author="Στάθης Καπ" w:date="2023-02-01T09:00:00Z">
              <w:rPr>
                <w:rFonts w:ascii="Cambria Math" w:hAnsi="Cambria Math"/>
              </w:rPr>
              <m:t xml:space="preserve"> ∀r=2, ⋯, N  m=1, ⋯, k</m:t>
            </w:del>
          </m:r>
        </m:oMath>
      </m:oMathPara>
    </w:p>
    <w:p w14:paraId="4DC45D96" w14:textId="0C1BB95F" w:rsidR="00BE6C3B" w:rsidRPr="00145662" w:rsidDel="002D79E5" w:rsidRDefault="00227D7C" w:rsidP="00061121">
      <w:pPr>
        <w:rPr>
          <w:del w:id="1412" w:author="Στάθης Καπ" w:date="2023-02-01T09:00:00Z"/>
          <w:rFonts w:eastAsiaTheme="minorEastAsia"/>
        </w:rPr>
      </w:pPr>
      <m:oMathPara>
        <m:oMath>
          <m:nary>
            <m:naryPr>
              <m:chr m:val="∑"/>
              <m:limLoc m:val="undOvr"/>
              <m:ctrlPr>
                <w:del w:id="1413" w:author="Στάθης Καπ" w:date="2023-02-01T09:00:00Z">
                  <w:rPr>
                    <w:rFonts w:ascii="Cambria Math" w:hAnsi="Cambria Math"/>
                    <w:i/>
                  </w:rPr>
                </w:del>
              </m:ctrlPr>
            </m:naryPr>
            <m:sub>
              <m:r>
                <w:del w:id="1414" w:author="Στάθης Καπ" w:date="2023-02-01T09:00:00Z">
                  <w:rPr>
                    <w:rFonts w:ascii="Cambria Math" w:hAnsi="Cambria Math"/>
                  </w:rPr>
                  <m:t>i=1</m:t>
                </w:del>
              </m:r>
            </m:sub>
            <m:sup>
              <m:r>
                <w:del w:id="1415" w:author="Στάθης Καπ" w:date="2023-02-01T09:00:00Z">
                  <w:rPr>
                    <w:rFonts w:ascii="Cambria Math" w:hAnsi="Cambria Math"/>
                  </w:rPr>
                  <m:t>N-1</m:t>
                </w:del>
              </m:r>
            </m:sup>
            <m:e>
              <m:nary>
                <m:naryPr>
                  <m:chr m:val="∑"/>
                  <m:limLoc m:val="undOvr"/>
                  <m:ctrlPr>
                    <w:del w:id="1416" w:author="Στάθης Καπ" w:date="2023-02-01T09:00:00Z">
                      <w:rPr>
                        <w:rFonts w:ascii="Cambria Math" w:hAnsi="Cambria Math"/>
                        <w:i/>
                      </w:rPr>
                    </w:del>
                  </m:ctrlPr>
                </m:naryPr>
                <m:sub>
                  <m:r>
                    <w:del w:id="1417" w:author="Στάθης Καπ" w:date="2023-02-01T09:00:00Z">
                      <w:rPr>
                        <w:rFonts w:ascii="Cambria Math" w:hAnsi="Cambria Math"/>
                      </w:rPr>
                      <m:t>j=2</m:t>
                    </w:del>
                  </m:r>
                </m:sub>
                <m:sup>
                  <m:r>
                    <w:del w:id="1418" w:author="Στάθης Καπ" w:date="2023-02-01T09:00:00Z">
                      <w:rPr>
                        <w:rFonts w:ascii="Cambria Math" w:hAnsi="Cambria Math"/>
                      </w:rPr>
                      <m:t>N</m:t>
                    </w:del>
                  </m:r>
                </m:sup>
                <m:e>
                  <m:sSub>
                    <m:sSubPr>
                      <m:ctrlPr>
                        <w:del w:id="1419" w:author="Στάθης Καπ" w:date="2023-02-01T09:00:00Z">
                          <w:rPr>
                            <w:rFonts w:ascii="Cambria Math" w:hAnsi="Cambria Math"/>
                            <w:i/>
                          </w:rPr>
                        </w:del>
                      </m:ctrlPr>
                    </m:sSubPr>
                    <m:e>
                      <m:r>
                        <w:del w:id="1420" w:author="Στάθης Καπ" w:date="2023-02-01T09:00:00Z">
                          <w:rPr>
                            <w:rFonts w:ascii="Cambria Math" w:hAnsi="Cambria Math"/>
                          </w:rPr>
                          <m:t>c</m:t>
                        </w:del>
                      </m:r>
                    </m:e>
                    <m:sub>
                      <m:r>
                        <w:del w:id="1421" w:author="Στάθης Καπ" w:date="2023-02-01T09:00:00Z">
                          <w:rPr>
                            <w:rFonts w:ascii="Cambria Math" w:hAnsi="Cambria Math"/>
                          </w:rPr>
                          <m:t>ij</m:t>
                        </w:del>
                      </m:r>
                    </m:sub>
                  </m:sSub>
                  <m:sSub>
                    <m:sSubPr>
                      <m:ctrlPr>
                        <w:del w:id="1422" w:author="Στάθης Καπ" w:date="2023-02-01T09:00:00Z">
                          <w:rPr>
                            <w:rFonts w:ascii="Cambria Math" w:hAnsi="Cambria Math"/>
                            <w:i/>
                          </w:rPr>
                        </w:del>
                      </m:ctrlPr>
                    </m:sSubPr>
                    <m:e>
                      <m:r>
                        <w:del w:id="1423" w:author="Στάθης Καπ" w:date="2023-02-01T09:00:00Z">
                          <w:rPr>
                            <w:rFonts w:ascii="Cambria Math" w:hAnsi="Cambria Math"/>
                          </w:rPr>
                          <m:t>x</m:t>
                        </w:del>
                      </m:r>
                    </m:e>
                    <m:sub>
                      <m:r>
                        <w:del w:id="1424" w:author="Στάθης Καπ" w:date="2023-02-01T09:00:00Z">
                          <w:rPr>
                            <w:rFonts w:ascii="Cambria Math" w:hAnsi="Cambria Math"/>
                          </w:rPr>
                          <m:t>ijm</m:t>
                        </w:del>
                      </m:r>
                    </m:sub>
                  </m:sSub>
                </m:e>
              </m:nary>
            </m:e>
          </m:nary>
          <m:r>
            <w:del w:id="1425" w:author="Στάθης Καπ" w:date="2023-02-01T09:00:00Z">
              <w:rPr>
                <w:rFonts w:ascii="Cambria Math" w:hAnsi="Cambria Math"/>
              </w:rPr>
              <m:t>≤B  ∀m=1, ⋯, k</m:t>
            </w:del>
          </m:r>
        </m:oMath>
      </m:oMathPara>
    </w:p>
    <w:p w14:paraId="419DEC8B" w14:textId="3735E6EC" w:rsidR="00145662" w:rsidRPr="00B34F42" w:rsidDel="002D79E5" w:rsidRDefault="00145662" w:rsidP="00061121">
      <w:pPr>
        <w:rPr>
          <w:del w:id="1426" w:author="Στάθης Καπ" w:date="2023-02-01T09:00:00Z"/>
          <w:rFonts w:eastAsiaTheme="minorEastAsia"/>
        </w:rPr>
      </w:pPr>
      <m:oMathPara>
        <m:oMath>
          <m:r>
            <w:del w:id="1427" w:author="Στάθης Καπ" w:date="2023-02-01T09:00:00Z">
              <w:rPr>
                <w:rFonts w:ascii="Cambria Math" w:hAnsi="Cambria Math"/>
              </w:rPr>
              <m:t>2≤</m:t>
            </w:del>
          </m:r>
          <m:sSub>
            <m:sSubPr>
              <m:ctrlPr>
                <w:del w:id="1428" w:author="Στάθης Καπ" w:date="2023-02-01T09:00:00Z">
                  <w:rPr>
                    <w:rFonts w:ascii="Cambria Math" w:hAnsi="Cambria Math"/>
                    <w:i/>
                  </w:rPr>
                </w:del>
              </m:ctrlPr>
            </m:sSubPr>
            <m:e>
              <m:r>
                <w:del w:id="1429" w:author="Στάθης Καπ" w:date="2023-02-01T09:00:00Z">
                  <w:rPr>
                    <w:rFonts w:ascii="Cambria Math" w:hAnsi="Cambria Math"/>
                  </w:rPr>
                  <m:t>u</m:t>
                </w:del>
              </m:r>
            </m:e>
            <m:sub>
              <m:r>
                <w:del w:id="1430" w:author="Στάθης Καπ" w:date="2023-02-01T09:00:00Z">
                  <w:rPr>
                    <w:rFonts w:ascii="Cambria Math" w:hAnsi="Cambria Math"/>
                  </w:rPr>
                  <m:t>im</m:t>
                </w:del>
              </m:r>
            </m:sub>
          </m:sSub>
          <m:r>
            <w:del w:id="1431" w:author="Στάθης Καπ" w:date="2023-02-01T09:00:00Z">
              <w:rPr>
                <w:rFonts w:ascii="Cambria Math" w:hAnsi="Cambria Math"/>
              </w:rPr>
              <m:t>≤N  ∀i=1, ⋯,N m=1,⋯, k</m:t>
            </w:del>
          </m:r>
        </m:oMath>
      </m:oMathPara>
    </w:p>
    <w:p w14:paraId="6286D8F5" w14:textId="3193AD55" w:rsidR="00B34F42" w:rsidRPr="004E115B" w:rsidDel="002D79E5" w:rsidRDefault="00227D7C" w:rsidP="00061121">
      <w:pPr>
        <w:rPr>
          <w:del w:id="1432" w:author="Στάθης Καπ" w:date="2023-02-01T09:00:00Z"/>
          <w:rFonts w:eastAsiaTheme="minorEastAsia"/>
        </w:rPr>
      </w:pPr>
      <m:oMathPara>
        <m:oMath>
          <m:sSub>
            <m:sSubPr>
              <m:ctrlPr>
                <w:del w:id="1433" w:author="Στάθης Καπ" w:date="2023-02-01T09:00:00Z">
                  <w:rPr>
                    <w:rFonts w:ascii="Cambria Math" w:hAnsi="Cambria Math"/>
                    <w:i/>
                  </w:rPr>
                </w:del>
              </m:ctrlPr>
            </m:sSubPr>
            <m:e>
              <m:r>
                <w:del w:id="1434" w:author="Στάθης Καπ" w:date="2023-02-01T09:00:00Z">
                  <w:rPr>
                    <w:rFonts w:ascii="Cambria Math" w:hAnsi="Cambria Math"/>
                  </w:rPr>
                  <m:t>u</m:t>
                </w:del>
              </m:r>
            </m:e>
            <m:sub>
              <m:r>
                <w:del w:id="1435" w:author="Στάθης Καπ" w:date="2023-02-01T09:00:00Z">
                  <w:rPr>
                    <w:rFonts w:ascii="Cambria Math" w:hAnsi="Cambria Math"/>
                  </w:rPr>
                  <m:t>im</m:t>
                </w:del>
              </m:r>
            </m:sub>
          </m:sSub>
          <m:r>
            <w:del w:id="1436" w:author="Στάθης Καπ" w:date="2023-02-01T09:00:00Z">
              <w:rPr>
                <w:rFonts w:ascii="Cambria Math" w:hAnsi="Cambria Math"/>
              </w:rPr>
              <m:t>-</m:t>
            </w:del>
          </m:r>
          <m:sSub>
            <m:sSubPr>
              <m:ctrlPr>
                <w:del w:id="1437" w:author="Στάθης Καπ" w:date="2023-02-01T09:00:00Z">
                  <w:rPr>
                    <w:rFonts w:ascii="Cambria Math" w:hAnsi="Cambria Math"/>
                    <w:i/>
                  </w:rPr>
                </w:del>
              </m:ctrlPr>
            </m:sSubPr>
            <m:e>
              <m:r>
                <w:del w:id="1438" w:author="Στάθης Καπ" w:date="2023-02-01T09:00:00Z">
                  <w:rPr>
                    <w:rFonts w:ascii="Cambria Math" w:hAnsi="Cambria Math"/>
                  </w:rPr>
                  <m:t>u</m:t>
                </w:del>
              </m:r>
            </m:e>
            <m:sub>
              <m:r>
                <w:del w:id="1439" w:author="Στάθης Καπ" w:date="2023-02-01T09:00:00Z">
                  <w:rPr>
                    <w:rFonts w:ascii="Cambria Math" w:hAnsi="Cambria Math"/>
                  </w:rPr>
                  <m:t>jm</m:t>
                </w:del>
              </m:r>
            </m:sub>
          </m:sSub>
          <m:r>
            <w:del w:id="1440" w:author="Στάθης Καπ" w:date="2023-02-01T09:00:00Z">
              <w:rPr>
                <w:rFonts w:ascii="Cambria Math" w:hAnsi="Cambria Math"/>
              </w:rPr>
              <m:t>+1≤</m:t>
            </w:del>
          </m:r>
          <m:d>
            <m:dPr>
              <m:ctrlPr>
                <w:del w:id="1441" w:author="Στάθης Καπ" w:date="2023-02-01T09:00:00Z">
                  <w:rPr>
                    <w:rFonts w:ascii="Cambria Math" w:hAnsi="Cambria Math"/>
                    <w:i/>
                  </w:rPr>
                </w:del>
              </m:ctrlPr>
            </m:dPr>
            <m:e>
              <m:r>
                <w:del w:id="1442" w:author="Στάθης Καπ" w:date="2023-02-01T09:00:00Z">
                  <w:rPr>
                    <w:rFonts w:ascii="Cambria Math" w:hAnsi="Cambria Math"/>
                  </w:rPr>
                  <m:t>N-1</m:t>
                </w:del>
              </m:r>
            </m:e>
          </m:d>
          <m:d>
            <m:dPr>
              <m:ctrlPr>
                <w:del w:id="1443" w:author="Στάθης Καπ" w:date="2023-02-01T09:00:00Z">
                  <w:rPr>
                    <w:rFonts w:ascii="Cambria Math" w:hAnsi="Cambria Math"/>
                    <w:i/>
                  </w:rPr>
                </w:del>
              </m:ctrlPr>
            </m:dPr>
            <m:e>
              <m:r>
                <w:del w:id="1444" w:author="Στάθης Καπ" w:date="2023-02-01T09:00:00Z">
                  <w:rPr>
                    <w:rFonts w:ascii="Cambria Math" w:hAnsi="Cambria Math"/>
                  </w:rPr>
                  <m:t>1-</m:t>
                </w:del>
              </m:r>
              <m:sSub>
                <m:sSubPr>
                  <m:ctrlPr>
                    <w:del w:id="1445" w:author="Στάθης Καπ" w:date="2023-02-01T09:00:00Z">
                      <w:rPr>
                        <w:rFonts w:ascii="Cambria Math" w:hAnsi="Cambria Math"/>
                        <w:i/>
                      </w:rPr>
                    </w:del>
                  </m:ctrlPr>
                </m:sSubPr>
                <m:e>
                  <m:r>
                    <w:del w:id="1446" w:author="Στάθης Καπ" w:date="2023-02-01T09:00:00Z">
                      <w:rPr>
                        <w:rFonts w:ascii="Cambria Math" w:hAnsi="Cambria Math"/>
                      </w:rPr>
                      <m:t>x</m:t>
                    </w:del>
                  </m:r>
                </m:e>
                <m:sub>
                  <m:r>
                    <w:del w:id="1447" w:author="Στάθης Καπ" w:date="2023-02-01T09:00:00Z">
                      <w:rPr>
                        <w:rFonts w:ascii="Cambria Math" w:hAnsi="Cambria Math"/>
                      </w:rPr>
                      <m:t>ijm</m:t>
                    </w:del>
                  </m:r>
                </m:sub>
              </m:sSub>
            </m:e>
          </m:d>
          <m:r>
            <w:del w:id="1448" w:author="Στάθης Καπ" w:date="2023-02-01T09:00:00Z">
              <w:rPr>
                <w:rFonts w:ascii="Cambria Math" w:hAnsi="Cambria Math"/>
              </w:rPr>
              <m:t xml:space="preserve"> ∀i,j=2, ⋯, N m=1, ⋯, k</m:t>
            </w:del>
          </m:r>
        </m:oMath>
      </m:oMathPara>
    </w:p>
    <w:p w14:paraId="4DD97184" w14:textId="543E8267" w:rsidR="004E115B" w:rsidRPr="0000361D" w:rsidDel="002D79E5" w:rsidRDefault="00227D7C" w:rsidP="00061121">
      <w:pPr>
        <w:rPr>
          <w:del w:id="1449" w:author="Στάθης Καπ" w:date="2023-02-01T09:00:00Z"/>
          <w:rFonts w:eastAsiaTheme="minorEastAsia"/>
        </w:rPr>
      </w:pPr>
      <m:oMathPara>
        <m:oMath>
          <m:sSub>
            <m:sSubPr>
              <m:ctrlPr>
                <w:del w:id="1450" w:author="Στάθης Καπ" w:date="2023-02-01T09:00:00Z">
                  <w:rPr>
                    <w:rFonts w:ascii="Cambria Math" w:hAnsi="Cambria Math"/>
                    <w:i/>
                  </w:rPr>
                </w:del>
              </m:ctrlPr>
            </m:sSubPr>
            <m:e>
              <m:r>
                <w:del w:id="1451" w:author="Στάθης Καπ" w:date="2023-02-01T09:00:00Z">
                  <w:rPr>
                    <w:rFonts w:ascii="Cambria Math" w:hAnsi="Cambria Math"/>
                  </w:rPr>
                  <m:t>x</m:t>
                </w:del>
              </m:r>
            </m:e>
            <m:sub>
              <m:r>
                <w:del w:id="1452" w:author="Στάθης Καπ" w:date="2023-02-01T09:00:00Z">
                  <w:rPr>
                    <w:rFonts w:ascii="Cambria Math" w:hAnsi="Cambria Math"/>
                  </w:rPr>
                  <m:t>ijm</m:t>
                </w:del>
              </m:r>
            </m:sub>
          </m:sSub>
          <m:r>
            <w:del w:id="1453" w:author="Στάθης Καπ" w:date="2023-02-01T09:00:00Z">
              <w:rPr>
                <w:rFonts w:ascii="Cambria Math" w:hAnsi="Cambria Math"/>
              </w:rPr>
              <m:t>,</m:t>
            </w:del>
          </m:r>
          <m:sSub>
            <m:sSubPr>
              <m:ctrlPr>
                <w:del w:id="1454" w:author="Στάθης Καπ" w:date="2023-02-01T09:00:00Z">
                  <w:rPr>
                    <w:rFonts w:ascii="Cambria Math" w:hAnsi="Cambria Math"/>
                    <w:i/>
                  </w:rPr>
                </w:del>
              </m:ctrlPr>
            </m:sSubPr>
            <m:e>
              <m:r>
                <w:del w:id="1455" w:author="Στάθης Καπ" w:date="2023-02-01T09:00:00Z">
                  <w:rPr>
                    <w:rFonts w:ascii="Cambria Math" w:hAnsi="Cambria Math"/>
                  </w:rPr>
                  <m:t>y</m:t>
                </w:del>
              </m:r>
            </m:e>
            <m:sub>
              <m:r>
                <w:del w:id="1456" w:author="Στάθης Καπ" w:date="2023-02-01T09:00:00Z">
                  <w:rPr>
                    <w:rFonts w:ascii="Cambria Math" w:hAnsi="Cambria Math"/>
                  </w:rPr>
                  <m:t>im</m:t>
                </w:del>
              </m:r>
            </m:sub>
          </m:sSub>
          <m:r>
            <w:del w:id="1457" w:author="Στάθης Καπ" w:date="2023-02-01T09:00:00Z">
              <w:rPr>
                <w:rFonts w:ascii="Cambria Math" w:hAnsi="Cambria Math"/>
              </w:rPr>
              <m:t>∈</m:t>
            </w:del>
          </m:r>
          <m:d>
            <m:dPr>
              <m:begChr m:val="{"/>
              <m:endChr m:val="}"/>
              <m:ctrlPr>
                <w:del w:id="1458" w:author="Στάθης Καπ" w:date="2023-02-01T09:00:00Z">
                  <w:rPr>
                    <w:rFonts w:ascii="Cambria Math" w:hAnsi="Cambria Math"/>
                    <w:i/>
                  </w:rPr>
                </w:del>
              </m:ctrlPr>
            </m:dPr>
            <m:e>
              <m:r>
                <w:del w:id="1459" w:author="Στάθης Καπ" w:date="2023-02-01T09:00:00Z">
                  <w:rPr>
                    <w:rFonts w:ascii="Cambria Math" w:hAnsi="Cambria Math"/>
                  </w:rPr>
                  <m:t>0,1</m:t>
                </w:del>
              </m:r>
            </m:e>
          </m:d>
          <m:r>
            <w:del w:id="1460" w:author="Στάθης Καπ" w:date="2023-02-01T09:00:00Z">
              <w:rPr>
                <w:rFonts w:ascii="Cambria Math" w:hAnsi="Cambria Math"/>
              </w:rPr>
              <m:t xml:space="preserve"> ∀i,j=1, ⋯, N m=1, ⋯, k</m:t>
            </w:del>
          </m:r>
        </m:oMath>
      </m:oMathPara>
    </w:p>
    <w:p w14:paraId="2FDAC07E" w14:textId="01EF1FDA" w:rsidR="0000361D" w:rsidRDefault="0000361D" w:rsidP="00061121">
      <w:pPr>
        <w:rPr>
          <w:lang w:val="el-GR"/>
        </w:rPr>
      </w:pPr>
      <w:r w:rsidRPr="00E03DA4">
        <w:rPr>
          <w:lang w:val="el-GR"/>
        </w:rPr>
        <w:t xml:space="preserve">Η σχέση 2.24 αντιπροσωπεύει το στόχο που πρέπει να επιτευχθεί δηλαδή τη μεγιστοποίηση του κέρδους, όπου </w:t>
      </w:r>
      <w:r>
        <w:t>pi</w:t>
      </w:r>
      <w:r w:rsidRPr="00E03DA4">
        <w:rPr>
          <w:lang w:val="el-GR"/>
        </w:rPr>
        <w:t xml:space="preserve"> το κέρδος </w:t>
      </w:r>
      <w:r>
        <w:t>profit</w:t>
      </w:r>
      <w:r w:rsidRPr="00E03DA4">
        <w:rPr>
          <w:lang w:val="el-GR"/>
        </w:rPr>
        <w:t xml:space="preserve"> του κόμβου </w:t>
      </w:r>
      <w:r>
        <w:t>i</w:t>
      </w:r>
      <w:r w:rsidRPr="00E03DA4">
        <w:rPr>
          <w:lang w:val="el-GR"/>
        </w:rPr>
        <w:t xml:space="preserve">. Οι σχέσεις 2.25 και 2.26 διασφαλίζουν πως όλα τα μονοπάτια ξεκινούν από τον αρχικό κόμβο 1 και καταλήγουν στον τελικό κόμβο Ν καθώς οι ακμές που αρχίζουν από τον αρχικό κόμβο και οι ακμές που καταλήγουν στον τελικό κόμβο πρέπει να ισούνται με το πλήθος των διαδρομών (σχέση 2.25) ενώ κάθε κόμβος επιτρέπεται να εμφανίζεται το πολύ μία φορά μέσα σε μια διαδρομή (σχέση 2.26). Η σχέση 2.27 διασφαλίζει τη συνεκτικότητα του μονοπατιού καθώς σε κάθε κόμβο ενός </w:t>
      </w:r>
      <w:r w:rsidR="00394BE9" w:rsidRPr="00E03DA4">
        <w:rPr>
          <w:lang w:val="el-GR"/>
        </w:rPr>
        <w:t>μονοπατιού</w:t>
      </w:r>
      <w:r w:rsidRPr="00E03DA4">
        <w:rPr>
          <w:lang w:val="el-GR"/>
        </w:rPr>
        <w:t xml:space="preserve"> </w:t>
      </w:r>
      <w:r>
        <w:t>m</w:t>
      </w:r>
      <w:r w:rsidRPr="00E03DA4">
        <w:rPr>
          <w:lang w:val="el-GR"/>
        </w:rPr>
        <w:t>, πρέπει καταλήγει αλλά και να αρχίζει από αυτόν μία ακμή. Η σχέση 2.28 περιορίζει το χρόνο κάθε μονοπατιού έτσι</w:t>
      </w:r>
      <w:r w:rsidR="00E03DA4" w:rsidRPr="00E03DA4">
        <w:rPr>
          <w:lang w:val="el-GR"/>
        </w:rPr>
        <w:t xml:space="preserve"> ώστε να μη ξεπερνάει το χρονικό όριο </w:t>
      </w:r>
      <w:r w:rsidR="00E03DA4">
        <w:t>B</w:t>
      </w:r>
      <w:r w:rsidR="00E03DA4" w:rsidRPr="00E03DA4">
        <w:rPr>
          <w:lang w:val="el-GR"/>
        </w:rPr>
        <w:t>. Οι σχέσεις 2.29 και 2.30 εμποδίζουν την ύπαρξη υπο</w:t>
      </w:r>
      <w:r w:rsidR="00CD64FE" w:rsidRPr="008A0D50">
        <w:rPr>
          <w:lang w:val="el-GR"/>
        </w:rPr>
        <w:t>-</w:t>
      </w:r>
      <w:r w:rsidR="00E03DA4" w:rsidRPr="00E03DA4">
        <w:rPr>
          <w:lang w:val="el-GR"/>
        </w:rPr>
        <w:t>διαδρομών (</w:t>
      </w:r>
      <w:r w:rsidR="00E03DA4">
        <w:t>Miller</w:t>
      </w:r>
      <w:r w:rsidR="00E03DA4" w:rsidRPr="00E03DA4">
        <w:rPr>
          <w:lang w:val="el-GR"/>
        </w:rPr>
        <w:t xml:space="preserve">, </w:t>
      </w:r>
      <w:r w:rsidR="00E03DA4">
        <w:t>Tucker</w:t>
      </w:r>
      <w:r w:rsidR="00E03DA4" w:rsidRPr="00E03DA4">
        <w:rPr>
          <w:lang w:val="el-GR"/>
        </w:rPr>
        <w:t xml:space="preserve">, &amp; </w:t>
      </w:r>
      <w:r w:rsidR="00E03DA4">
        <w:t>Zermin</w:t>
      </w:r>
      <w:r w:rsidR="00E03DA4" w:rsidRPr="00E03DA4">
        <w:rPr>
          <w:lang w:val="el-GR"/>
        </w:rPr>
        <w:t xml:space="preserve"> 1960).</w:t>
      </w:r>
    </w:p>
    <w:p w14:paraId="4DA5A56B" w14:textId="3F6343C7" w:rsidR="000E51CA" w:rsidRPr="000E51CA" w:rsidRDefault="000E51CA" w:rsidP="00061121">
      <w:pPr>
        <w:rPr>
          <w:lang w:val="el-GR"/>
        </w:rPr>
      </w:pPr>
      <w:r w:rsidRPr="000E51CA">
        <w:rPr>
          <w:lang w:val="el-GR"/>
        </w:rPr>
        <w:t xml:space="preserve">Οι </w:t>
      </w:r>
      <w:r>
        <w:t>Hao</w:t>
      </w:r>
      <w:r w:rsidRPr="000E51CA">
        <w:rPr>
          <w:lang w:val="el-GR"/>
        </w:rPr>
        <w:t xml:space="preserve"> </w:t>
      </w:r>
      <w:r>
        <w:t>Tang</w:t>
      </w:r>
      <w:r w:rsidRPr="000E51CA">
        <w:rPr>
          <w:lang w:val="el-GR"/>
        </w:rPr>
        <w:t xml:space="preserve">, </w:t>
      </w:r>
      <w:r>
        <w:t>Elise</w:t>
      </w:r>
      <w:r w:rsidRPr="000E51CA">
        <w:rPr>
          <w:lang w:val="el-GR"/>
        </w:rPr>
        <w:t xml:space="preserve"> </w:t>
      </w:r>
      <w:r>
        <w:t>Miller</w:t>
      </w:r>
      <w:r w:rsidRPr="000E51CA">
        <w:rPr>
          <w:lang w:val="el-GR"/>
        </w:rPr>
        <w:t>-</w:t>
      </w:r>
      <w:r>
        <w:t>Hooks</w:t>
      </w:r>
      <w:r w:rsidRPr="000E51CA">
        <w:rPr>
          <w:lang w:val="el-GR"/>
        </w:rPr>
        <w:t xml:space="preserve"> (2005) προτείνουν ένα </w:t>
      </w:r>
      <w:r w:rsidR="00804F36" w:rsidRPr="000E51CA">
        <w:rPr>
          <w:lang w:val="el-GR"/>
        </w:rPr>
        <w:t>μεταευρετικό</w:t>
      </w:r>
      <w:r w:rsidRPr="000E51CA">
        <w:rPr>
          <w:lang w:val="el-GR"/>
        </w:rPr>
        <w:t xml:space="preserve"> αλγόριθμο αναζήτησης </w:t>
      </w:r>
      <w:r>
        <w:t>Tabu</w:t>
      </w:r>
      <w:r w:rsidRPr="000E51CA">
        <w:rPr>
          <w:lang w:val="el-GR"/>
        </w:rPr>
        <w:t xml:space="preserve"> για την επίλυση του </w:t>
      </w:r>
      <w:r>
        <w:t>TOP</w:t>
      </w:r>
      <w:r w:rsidRPr="000E51CA">
        <w:rPr>
          <w:lang w:val="el-GR"/>
        </w:rPr>
        <w:t>.</w:t>
      </w:r>
    </w:p>
    <w:p w14:paraId="76741434" w14:textId="63E7E923" w:rsidR="00DC5BBB" w:rsidRDefault="007A4D76" w:rsidP="00061121">
      <w:pPr>
        <w:rPr>
          <w:lang w:val="el-GR"/>
        </w:rPr>
      </w:pPr>
      <w:r>
        <w:rPr>
          <w:lang w:val="el-GR"/>
        </w:rPr>
        <w:t>Οι</w:t>
      </w:r>
      <w:r w:rsidR="00554673">
        <w:t xml:space="preserve"> Liangjun Ke et al. </w:t>
      </w:r>
      <w:r w:rsidR="00554673" w:rsidRPr="00D61FD5">
        <w:rPr>
          <w:lang w:val="el-GR"/>
        </w:rPr>
        <w:t xml:space="preserve">(2007) προσεγγίζουν το </w:t>
      </w:r>
      <w:r w:rsidR="00554673">
        <w:t>TOP</w:t>
      </w:r>
      <w:r w:rsidR="00554673" w:rsidRPr="00D61FD5">
        <w:rPr>
          <w:lang w:val="el-GR"/>
        </w:rPr>
        <w:t xml:space="preserve"> με έναν </w:t>
      </w:r>
      <w:r w:rsidR="00554673">
        <w:t>Ant</w:t>
      </w:r>
      <w:r w:rsidR="00554673" w:rsidRPr="00D61FD5">
        <w:rPr>
          <w:lang w:val="el-GR"/>
        </w:rPr>
        <w:t xml:space="preserve"> </w:t>
      </w:r>
      <w:r w:rsidR="00554673">
        <w:t>Colony</w:t>
      </w:r>
      <w:r w:rsidR="00554673" w:rsidRPr="00D61FD5">
        <w:rPr>
          <w:lang w:val="el-GR"/>
        </w:rPr>
        <w:t xml:space="preserve"> </w:t>
      </w:r>
      <w:r w:rsidR="00554673">
        <w:t>Optimization</w:t>
      </w:r>
      <w:r w:rsidR="00554673" w:rsidRPr="00D61FD5">
        <w:rPr>
          <w:lang w:val="el-GR"/>
        </w:rPr>
        <w:t xml:space="preserve"> αλγόριθμο, στον οποίο αναθέτουν σε κάθε «μυρμήγκι» να δημιουργήσει μία λύση, η οποία βελτιώνεται στη συνέχεια με Τοπική Αναζήτηση. Αποθηκεύοντας τα μονοπάτια (ίχνη </w:t>
      </w:r>
      <w:r w:rsidR="004D7E1F">
        <w:rPr>
          <w:lang w:val="el-GR"/>
        </w:rPr>
        <w:t>φερομονών</w:t>
      </w:r>
      <w:r w:rsidR="00554673" w:rsidRPr="00D61FD5">
        <w:rPr>
          <w:lang w:val="el-GR"/>
        </w:rPr>
        <w:t xml:space="preserve">) </w:t>
      </w:r>
      <w:r w:rsidRPr="00D61FD5">
        <w:rPr>
          <w:lang w:val="el-GR"/>
        </w:rPr>
        <w:t>από</w:t>
      </w:r>
      <w:r w:rsidR="00554673" w:rsidRPr="00D61FD5">
        <w:rPr>
          <w:lang w:val="el-GR"/>
        </w:rPr>
        <w:t xml:space="preserve"> τα οποία προέκυψαν οι εκάστοτε λύσεις και ενημερώνοντας τα σε κάθε κύκλο, ο αλγόριθμος οδηγεί σε </w:t>
      </w:r>
      <w:ins w:id="1461" w:author="Charalampos Konstantopoulos" w:date="2023-01-26T15:38:00Z">
        <w:r w:rsidR="003063C4">
          <w:rPr>
            <w:lang w:val="el-GR"/>
          </w:rPr>
          <w:t xml:space="preserve">συνεχώς </w:t>
        </w:r>
      </w:ins>
      <w:del w:id="1462" w:author="Charalampos Konstantopoulos" w:date="2023-01-26T15:38:00Z">
        <w:r w:rsidR="00554673" w:rsidRPr="00D61FD5" w:rsidDel="003063C4">
          <w:rPr>
            <w:lang w:val="el-GR"/>
          </w:rPr>
          <w:delText xml:space="preserve">όλο </w:delText>
        </w:r>
      </w:del>
      <w:del w:id="1463" w:author="Charalampos Konstantopoulos" w:date="2023-01-26T15:37:00Z">
        <w:r w:rsidR="00D61FD5" w:rsidDel="003063C4">
          <w:rPr>
            <w:lang w:val="el-GR"/>
          </w:rPr>
          <w:delText xml:space="preserve">ένα </w:delText>
        </w:r>
      </w:del>
      <w:del w:id="1464" w:author="Charalampos Konstantopoulos" w:date="2023-01-26T15:38:00Z">
        <w:r w:rsidR="00554673" w:rsidRPr="00D61FD5" w:rsidDel="003063C4">
          <w:rPr>
            <w:lang w:val="el-GR"/>
          </w:rPr>
          <w:delText xml:space="preserve">και </w:delText>
        </w:r>
      </w:del>
      <w:r w:rsidR="00554673" w:rsidRPr="00D61FD5">
        <w:rPr>
          <w:lang w:val="el-GR"/>
        </w:rPr>
        <w:t>καλύτερες λύσεις.</w:t>
      </w:r>
    </w:p>
    <w:p w14:paraId="4CC297F0" w14:textId="484A3548" w:rsidR="00665EFF" w:rsidRDefault="00665EFF" w:rsidP="00061121">
      <w:pPr>
        <w:rPr>
          <w:lang w:val="el-GR"/>
        </w:rPr>
      </w:pPr>
      <w:r w:rsidRPr="009F7DC1">
        <w:rPr>
          <w:lang w:val="el-GR"/>
        </w:rPr>
        <w:t xml:space="preserve">Οι </w:t>
      </w:r>
      <w:r>
        <w:t>Souffriau</w:t>
      </w:r>
      <w:r w:rsidRPr="009F7DC1">
        <w:rPr>
          <w:lang w:val="el-GR"/>
        </w:rPr>
        <w:t xml:space="preserve"> </w:t>
      </w:r>
      <w:r>
        <w:t>et</w:t>
      </w:r>
      <w:r w:rsidRPr="009F7DC1">
        <w:rPr>
          <w:lang w:val="el-GR"/>
        </w:rPr>
        <w:t xml:space="preserve"> </w:t>
      </w:r>
      <w:r>
        <w:t>al</w:t>
      </w:r>
      <w:r w:rsidRPr="009F7DC1">
        <w:rPr>
          <w:lang w:val="el-GR"/>
        </w:rPr>
        <w:t xml:space="preserve">. (2008) προτείνουν έναν αλγόριθμο </w:t>
      </w:r>
      <w:r>
        <w:t>GRASP</w:t>
      </w:r>
      <w:r w:rsidRPr="009F7DC1">
        <w:rPr>
          <w:lang w:val="el-GR"/>
        </w:rPr>
        <w:t xml:space="preserve"> ενισχυμένο με έναν αλγόριθμο Επανασύνδεσης Μονοπατιών (</w:t>
      </w:r>
      <w:r>
        <w:t>Path</w:t>
      </w:r>
      <w:r w:rsidRPr="009F7DC1">
        <w:rPr>
          <w:lang w:val="el-GR"/>
        </w:rPr>
        <w:t xml:space="preserve"> </w:t>
      </w:r>
      <w:r>
        <w:t>Relinking</w:t>
      </w:r>
      <w:r w:rsidRPr="009F7DC1">
        <w:rPr>
          <w:lang w:val="el-GR"/>
        </w:rPr>
        <w:t xml:space="preserve">) για την επίλυση του </w:t>
      </w:r>
      <w:r>
        <w:t>TOP</w:t>
      </w:r>
      <w:r w:rsidRPr="009F7DC1">
        <w:rPr>
          <w:lang w:val="el-GR"/>
        </w:rPr>
        <w:t xml:space="preserve">. Ο αλγόριθμος τους, δημιουργεί σε κάθε επανάληψη μία λίστα </w:t>
      </w:r>
      <w:r>
        <w:t>CL</w:t>
      </w:r>
      <w:r w:rsidRPr="009F7DC1">
        <w:rPr>
          <w:lang w:val="el-GR"/>
        </w:rPr>
        <w:t xml:space="preserve"> από εφικτές </w:t>
      </w:r>
      <w:r w:rsidR="00065FC3">
        <w:rPr>
          <w:lang w:val="el-GR"/>
        </w:rPr>
        <w:t>εισαγωγές</w:t>
      </w:r>
      <w:r w:rsidRPr="009F7DC1">
        <w:rPr>
          <w:lang w:val="el-GR"/>
        </w:rPr>
        <w:t xml:space="preserve"> κόμβων στη λύση. Για κάθε εισαγωγή της λίστας </w:t>
      </w:r>
      <w:r>
        <w:t>CL</w:t>
      </w:r>
      <w:r w:rsidRPr="009F7DC1">
        <w:rPr>
          <w:lang w:val="el-GR"/>
        </w:rPr>
        <w:t xml:space="preserve"> υπολογίζεται μια </w:t>
      </w:r>
      <w:r w:rsidR="009F7DC1">
        <w:rPr>
          <w:lang w:val="el-GR"/>
        </w:rPr>
        <w:t>ευρετική</w:t>
      </w:r>
      <w:r w:rsidRPr="009F7DC1">
        <w:rPr>
          <w:lang w:val="el-GR"/>
        </w:rPr>
        <w:t xml:space="preserve"> τιμή και προκύπτει ένα κατώφλι, με βάση το οποίο ορισμένες εισαγωγές κόμβων από την λίστα </w:t>
      </w:r>
      <w:r>
        <w:t>CL</w:t>
      </w:r>
      <w:r w:rsidRPr="009F7DC1">
        <w:rPr>
          <w:lang w:val="el-GR"/>
        </w:rPr>
        <w:t xml:space="preserve"> αποθηκεύονται σε μία δεύτερη λίστα </w:t>
      </w:r>
      <w:r>
        <w:t>RCL</w:t>
      </w:r>
      <w:r w:rsidRPr="009F7DC1">
        <w:rPr>
          <w:lang w:val="el-GR"/>
        </w:rPr>
        <w:t xml:space="preserve"> από την οποία </w:t>
      </w:r>
      <w:ins w:id="1465" w:author=" " w:date="2023-01-26T15:39:00Z">
        <w:r w:rsidR="00455DE4">
          <w:rPr>
            <w:lang w:val="el-GR"/>
          </w:rPr>
          <w:t>στη</w:t>
        </w:r>
      </w:ins>
      <w:del w:id="1466" w:author=" " w:date="2023-01-26T15:39:00Z">
        <w:r w:rsidRPr="009F7DC1" w:rsidDel="00455DE4">
          <w:rPr>
            <w:lang w:val="el-GR"/>
          </w:rPr>
          <w:delText>τη</w:delText>
        </w:r>
      </w:del>
      <w:r w:rsidRPr="009F7DC1">
        <w:rPr>
          <w:lang w:val="el-GR"/>
        </w:rPr>
        <w:t xml:space="preserve"> συνέχεια επιλέγεται τυχαία μία εισαγωγή. Στο τέλος κάθε επανάληψης ακολουθεί μία τοπική αναζήτηση σε 4 γειτονικές λύσεις με σκοπό τη βελτίωση τους. Οι τεχνικές της τοπικής αναζήτησης είναι οι 2-</w:t>
      </w:r>
      <w:r>
        <w:t>opt</w:t>
      </w:r>
      <w:r w:rsidRPr="009F7DC1">
        <w:rPr>
          <w:lang w:val="el-GR"/>
        </w:rPr>
        <w:t>,</w:t>
      </w:r>
      <w:r>
        <w:t>swap</w:t>
      </w:r>
      <w:r w:rsidRPr="009F7DC1">
        <w:rPr>
          <w:lang w:val="el-GR"/>
        </w:rPr>
        <w:t>,</w:t>
      </w:r>
      <w:r>
        <w:t>replace</w:t>
      </w:r>
      <w:r w:rsidRPr="009F7DC1">
        <w:rPr>
          <w:lang w:val="el-GR"/>
        </w:rPr>
        <w:t>,</w:t>
      </w:r>
      <w:r>
        <w:t>insert</w:t>
      </w:r>
      <w:r w:rsidRPr="009F7DC1">
        <w:rPr>
          <w:lang w:val="el-GR"/>
        </w:rPr>
        <w:t xml:space="preserve"> και εφαρμόζονται διαδοχικά σε κάθε λύση. Παρ΄ όλα αυτά επειδή το βασικό μειονέκτημα του </w:t>
      </w:r>
      <w:r>
        <w:t>GRASP</w:t>
      </w:r>
      <w:r w:rsidRPr="009F7DC1">
        <w:rPr>
          <w:lang w:val="el-GR"/>
        </w:rPr>
        <w:t xml:space="preserve"> είναι πως δεν αποθηκεύει τις προηγούμενες βέλτιστες λύσεις, οι </w:t>
      </w:r>
      <w:r>
        <w:t>Souffriau</w:t>
      </w:r>
      <w:r w:rsidRPr="009F7DC1">
        <w:rPr>
          <w:lang w:val="el-GR"/>
        </w:rPr>
        <w:t xml:space="preserve"> </w:t>
      </w:r>
      <w:r>
        <w:t>et</w:t>
      </w:r>
      <w:r w:rsidRPr="009F7DC1">
        <w:rPr>
          <w:lang w:val="el-GR"/>
        </w:rPr>
        <w:t xml:space="preserve"> </w:t>
      </w:r>
      <w:r>
        <w:t>al</w:t>
      </w:r>
      <w:r w:rsidRPr="009F7DC1">
        <w:rPr>
          <w:lang w:val="el-GR"/>
        </w:rPr>
        <w:t>. (2008) προτείνουν την προσθήκη του αλγορίθμου Επανασύνδεσης Μονοπατιών κατά τον οποίο, κρατείται ένα σύνολο (</w:t>
      </w:r>
      <w:r>
        <w:t>pool</w:t>
      </w:r>
      <w:r w:rsidRPr="009F7DC1">
        <w:rPr>
          <w:lang w:val="el-GR"/>
        </w:rPr>
        <w:t>) από βέλτιστες λύσεις. Κάθε βέλτι</w:t>
      </w:r>
      <w:r w:rsidR="00CB3B29">
        <w:rPr>
          <w:lang w:val="el-GR"/>
        </w:rPr>
        <w:t>σ</w:t>
      </w:r>
      <w:r w:rsidRPr="009F7DC1">
        <w:rPr>
          <w:lang w:val="el-GR"/>
        </w:rPr>
        <w:t xml:space="preserve">τη λύση που προκύπτει από τον </w:t>
      </w:r>
      <w:r>
        <w:t>GRASP</w:t>
      </w:r>
      <w:r w:rsidRPr="009F7DC1">
        <w:rPr>
          <w:lang w:val="el-GR"/>
        </w:rPr>
        <w:t xml:space="preserve"> συγκρίνεται με μία λύση «οδηγό» από το </w:t>
      </w:r>
      <w:r>
        <w:t>pool</w:t>
      </w:r>
      <w:r w:rsidRPr="009F7DC1">
        <w:rPr>
          <w:lang w:val="el-GR"/>
        </w:rPr>
        <w:t xml:space="preserve"> και τροποποιείται. Η τροποποιημένη λύση συγκρίνεται με αυτές του </w:t>
      </w:r>
      <w:r>
        <w:t>pool</w:t>
      </w:r>
      <w:r w:rsidRPr="009F7DC1">
        <w:rPr>
          <w:lang w:val="el-GR"/>
        </w:rPr>
        <w:t xml:space="preserve"> και εάν ο δείκτης ομοιότητας της με αυτές του </w:t>
      </w:r>
      <w:r>
        <w:t>pool</w:t>
      </w:r>
      <w:r w:rsidRPr="009F7DC1">
        <w:rPr>
          <w:lang w:val="el-GR"/>
        </w:rPr>
        <w:t xml:space="preserve"> ξεπερνάει ένα κατώφλι τότε προστίθεται και αυτή στο </w:t>
      </w:r>
      <w:r>
        <w:t>pool</w:t>
      </w:r>
      <w:r w:rsidRPr="009F7DC1">
        <w:rPr>
          <w:lang w:val="el-GR"/>
        </w:rPr>
        <w:t>.</w:t>
      </w:r>
    </w:p>
    <w:p w14:paraId="0C3C4F3E" w14:textId="12EF1AFF" w:rsidR="009868A9" w:rsidRDefault="001C3983" w:rsidP="00061121">
      <w:pPr>
        <w:rPr>
          <w:lang w:val="el-GR"/>
        </w:rPr>
      </w:pPr>
      <w:r w:rsidRPr="0061555F">
        <w:rPr>
          <w:lang w:val="el-GR"/>
        </w:rPr>
        <w:t xml:space="preserve">Οι </w:t>
      </w:r>
      <w:r>
        <w:t>Bouly</w:t>
      </w:r>
      <w:r w:rsidRPr="0061555F">
        <w:rPr>
          <w:lang w:val="el-GR"/>
        </w:rPr>
        <w:t xml:space="preserve"> </w:t>
      </w:r>
      <w:r>
        <w:t>et</w:t>
      </w:r>
      <w:r w:rsidRPr="0061555F">
        <w:rPr>
          <w:lang w:val="el-GR"/>
        </w:rPr>
        <w:t xml:space="preserve"> </w:t>
      </w:r>
      <w:r>
        <w:t>al</w:t>
      </w:r>
      <w:r w:rsidRPr="0061555F">
        <w:rPr>
          <w:lang w:val="el-GR"/>
        </w:rPr>
        <w:t xml:space="preserve">. (2010) ανέπτυξαν έναν υβριδικό αλγόριθμο που ονόμασαν </w:t>
      </w:r>
      <w:r>
        <w:t>memetic</w:t>
      </w:r>
      <w:r w:rsidRPr="0061555F">
        <w:rPr>
          <w:lang w:val="el-GR"/>
        </w:rPr>
        <w:t xml:space="preserve">, ο οποίος αποτελείται από μία διεργασία </w:t>
      </w:r>
      <w:ins w:id="1467" w:author=" " w:date="2023-01-26T15:43:00Z">
        <w:r w:rsidR="00455DE4">
          <w:rPr>
            <w:lang w:val="el-GR"/>
          </w:rPr>
          <w:t xml:space="preserve">βέλτιστου διαχωρισμού </w:t>
        </w:r>
      </w:ins>
      <w:del w:id="1468" w:author=" " w:date="2023-01-26T15:43:00Z">
        <w:r w:rsidRPr="0061555F" w:rsidDel="00455DE4">
          <w:rPr>
            <w:lang w:val="el-GR"/>
          </w:rPr>
          <w:delText>Βέλτιστης διαχώρισης</w:delText>
        </w:r>
      </w:del>
      <w:r w:rsidRPr="0061555F">
        <w:rPr>
          <w:lang w:val="el-GR"/>
        </w:rPr>
        <w:t>(</w:t>
      </w:r>
      <w:r>
        <w:t>Optimal</w:t>
      </w:r>
      <w:r w:rsidRPr="0061555F">
        <w:rPr>
          <w:lang w:val="el-GR"/>
        </w:rPr>
        <w:t xml:space="preserve"> </w:t>
      </w:r>
      <w:r>
        <w:t>split</w:t>
      </w:r>
      <w:r w:rsidRPr="0061555F">
        <w:rPr>
          <w:lang w:val="el-GR"/>
        </w:rPr>
        <w:t xml:space="preserve">) και από τεχνικές τοπικής αναζήτησης. Η αρχικοποίηση του αλγορίθμου γίνεται με την εφαρμογή ενός άλλους ευρετικού αλγόριθμου που ανέπτυξαν, τον </w:t>
      </w:r>
      <w:r>
        <w:t>Iterative</w:t>
      </w:r>
      <w:r w:rsidRPr="0061555F">
        <w:rPr>
          <w:lang w:val="el-GR"/>
        </w:rPr>
        <w:t xml:space="preserve"> </w:t>
      </w:r>
      <w:r>
        <w:t>Destruction</w:t>
      </w:r>
      <w:r w:rsidRPr="0061555F">
        <w:rPr>
          <w:lang w:val="el-GR"/>
        </w:rPr>
        <w:t>/</w:t>
      </w:r>
      <w:r>
        <w:t>Construction</w:t>
      </w:r>
      <w:r w:rsidRPr="0061555F">
        <w:rPr>
          <w:lang w:val="el-GR"/>
        </w:rPr>
        <w:t xml:space="preserve"> </w:t>
      </w:r>
      <w:r>
        <w:t>Heuristic</w:t>
      </w:r>
      <w:r w:rsidRPr="0061555F">
        <w:rPr>
          <w:lang w:val="el-GR"/>
        </w:rPr>
        <w:t xml:space="preserve"> (</w:t>
      </w:r>
      <w:r>
        <w:t>IDCH</w:t>
      </w:r>
      <w:r w:rsidRPr="0061555F">
        <w:rPr>
          <w:lang w:val="el-GR"/>
        </w:rPr>
        <w:t>). Επίσης ο αλγόριθμος τους αποτελείται από λειτουργίες κωδικοποίησης της λύσης (χρωμόσωμα) σε μια γιγάντια διαδρομή και εκτίμησης της διαδρομής αυτής (</w:t>
      </w:r>
      <w:r>
        <w:t>optimal</w:t>
      </w:r>
      <w:r w:rsidRPr="0061555F">
        <w:rPr>
          <w:lang w:val="el-GR"/>
        </w:rPr>
        <w:t xml:space="preserve"> </w:t>
      </w:r>
      <w:r>
        <w:t>split</w:t>
      </w:r>
      <w:r w:rsidRPr="0061555F">
        <w:rPr>
          <w:lang w:val="el-GR"/>
        </w:rPr>
        <w:t xml:space="preserve"> ή </w:t>
      </w:r>
      <w:r>
        <w:t>quick</w:t>
      </w:r>
      <w:r w:rsidRPr="0061555F">
        <w:rPr>
          <w:lang w:val="el-GR"/>
        </w:rPr>
        <w:t xml:space="preserve"> </w:t>
      </w:r>
      <w:r>
        <w:t>split</w:t>
      </w:r>
      <w:r w:rsidRPr="0061555F">
        <w:rPr>
          <w:lang w:val="el-GR"/>
        </w:rPr>
        <w:t xml:space="preserve">). </w:t>
      </w:r>
      <w:r w:rsidR="005249F6" w:rsidRPr="0061555F">
        <w:rPr>
          <w:lang w:val="el-GR"/>
        </w:rPr>
        <w:t>Έπειτα</w:t>
      </w:r>
      <w:r w:rsidRPr="0061555F">
        <w:rPr>
          <w:lang w:val="el-GR"/>
        </w:rPr>
        <w:t xml:space="preserve"> ως λειτουργία μετάλλαξης εφαρμόζεται μια τοπική αναζήτηση με λειτουργίες:</w:t>
      </w:r>
    </w:p>
    <w:p w14:paraId="48031F19" w14:textId="31B9C1FA" w:rsidR="0061555F" w:rsidRDefault="0061555F" w:rsidP="0061555F">
      <w:pPr>
        <w:pStyle w:val="ListParagraph"/>
        <w:numPr>
          <w:ilvl w:val="0"/>
          <w:numId w:val="18"/>
        </w:numPr>
        <w:rPr>
          <w:lang w:val="el-GR"/>
        </w:rPr>
      </w:pPr>
      <w:r>
        <w:lastRenderedPageBreak/>
        <w:t>Shift</w:t>
      </w:r>
      <w:r w:rsidRPr="00043EDE">
        <w:rPr>
          <w:lang w:val="el-GR"/>
        </w:rPr>
        <w:t>: Εξετάζεται η εξαγωγή ενός κόμβου από τη γιγάντια διαδρομή και η εισαγωγή του σε ένα άλλο σημείο.</w:t>
      </w:r>
    </w:p>
    <w:p w14:paraId="3E535F20" w14:textId="55B26236" w:rsidR="00C32AB6" w:rsidRDefault="00C32AB6" w:rsidP="0061555F">
      <w:pPr>
        <w:pStyle w:val="ListParagraph"/>
        <w:numPr>
          <w:ilvl w:val="0"/>
          <w:numId w:val="18"/>
        </w:numPr>
        <w:rPr>
          <w:lang w:val="el-GR"/>
        </w:rPr>
      </w:pPr>
      <w:r>
        <w:t>Swap</w:t>
      </w:r>
      <w:r w:rsidRPr="005249F6">
        <w:rPr>
          <w:lang w:val="el-GR"/>
        </w:rPr>
        <w:t xml:space="preserve">: Εξετάζονται όλες ανταλλαγές μεταξύ </w:t>
      </w:r>
      <w:r w:rsidR="00940DEA" w:rsidRPr="005249F6">
        <w:rPr>
          <w:lang w:val="el-GR"/>
        </w:rPr>
        <w:t>όλων</w:t>
      </w:r>
      <w:r w:rsidRPr="005249F6">
        <w:rPr>
          <w:lang w:val="el-GR"/>
        </w:rPr>
        <w:t xml:space="preserve"> των ζευγαριών των πελατών της γιγάντιας διαδρομής.</w:t>
      </w:r>
    </w:p>
    <w:p w14:paraId="376E9340" w14:textId="26CDB209" w:rsidR="00F87189" w:rsidRDefault="00F87189" w:rsidP="00F87189">
      <w:pPr>
        <w:rPr>
          <w:lang w:val="el-GR"/>
        </w:rPr>
      </w:pPr>
      <w:r w:rsidRPr="00F87189">
        <w:rPr>
          <w:lang w:val="el-GR"/>
        </w:rPr>
        <w:t xml:space="preserve">Ο </w:t>
      </w:r>
      <w:r>
        <w:t>Lin</w:t>
      </w:r>
      <w:r w:rsidRPr="00F87189">
        <w:rPr>
          <w:lang w:val="el-GR"/>
        </w:rPr>
        <w:t xml:space="preserve"> (2013) πρότεινε έναν αλγόριθμο </w:t>
      </w:r>
      <w:r>
        <w:t>Multi</w:t>
      </w:r>
      <w:r w:rsidRPr="00F87189">
        <w:rPr>
          <w:lang w:val="el-GR"/>
        </w:rPr>
        <w:t>-</w:t>
      </w:r>
      <w:r>
        <w:t>start</w:t>
      </w:r>
      <w:r w:rsidRPr="00F87189">
        <w:rPr>
          <w:lang w:val="el-GR"/>
        </w:rPr>
        <w:t xml:space="preserve"> </w:t>
      </w:r>
      <w:r>
        <w:t>Simulated</w:t>
      </w:r>
      <w:r w:rsidRPr="00F87189">
        <w:rPr>
          <w:lang w:val="el-GR"/>
        </w:rPr>
        <w:t xml:space="preserve"> </w:t>
      </w:r>
      <w:r>
        <w:t>Annealing</w:t>
      </w:r>
      <w:r w:rsidRPr="00F87189">
        <w:rPr>
          <w:lang w:val="el-GR"/>
        </w:rPr>
        <w:t xml:space="preserve"> (</w:t>
      </w:r>
      <w:r>
        <w:t>MSA</w:t>
      </w:r>
      <w:r w:rsidRPr="00F87189">
        <w:rPr>
          <w:lang w:val="el-GR"/>
        </w:rPr>
        <w:t xml:space="preserve">) ο οποίος συνδυάζει τον αλγόριθμο </w:t>
      </w:r>
      <w:r>
        <w:t>Simulated</w:t>
      </w:r>
      <w:r w:rsidRPr="00F87189">
        <w:rPr>
          <w:lang w:val="el-GR"/>
        </w:rPr>
        <w:t xml:space="preserve"> </w:t>
      </w:r>
      <w:r>
        <w:t>Annealing</w:t>
      </w:r>
      <w:r w:rsidRPr="00F87189">
        <w:rPr>
          <w:lang w:val="el-GR"/>
        </w:rPr>
        <w:t xml:space="preserve"> με τη στρατηγική </w:t>
      </w:r>
      <w:r>
        <w:t>multi</w:t>
      </w:r>
      <w:r w:rsidRPr="00F87189">
        <w:rPr>
          <w:lang w:val="el-GR"/>
        </w:rPr>
        <w:t>-</w:t>
      </w:r>
      <w:r>
        <w:t>start</w:t>
      </w:r>
      <w:r w:rsidRPr="00F87189">
        <w:rPr>
          <w:lang w:val="el-GR"/>
        </w:rPr>
        <w:t xml:space="preserve"> </w:t>
      </w:r>
      <w:r>
        <w:t>hill</w:t>
      </w:r>
      <w:r w:rsidRPr="00F87189">
        <w:rPr>
          <w:lang w:val="el-GR"/>
        </w:rPr>
        <w:t xml:space="preserve"> </w:t>
      </w:r>
      <w:r>
        <w:t>climbing</w:t>
      </w:r>
      <w:r w:rsidRPr="00F87189">
        <w:rPr>
          <w:lang w:val="el-GR"/>
        </w:rPr>
        <w:t xml:space="preserve"> για να διαφύγει από τοπικά βέλτιστα. Αρχικά κατασκευάζονται </w:t>
      </w:r>
      <m:oMath>
        <m:sSub>
          <m:sSubPr>
            <m:ctrlPr>
              <w:rPr>
                <w:rFonts w:ascii="Cambria Math" w:hAnsi="Cambria Math"/>
                <w:i/>
                <w:lang w:val="el-GR"/>
              </w:rPr>
            </m:ctrlPr>
          </m:sSubPr>
          <m:e>
            <m:r>
              <w:rPr>
                <w:rFonts w:ascii="Cambria Math" w:hAnsi="Cambria Math"/>
                <w:lang w:val="el-GR"/>
              </w:rPr>
              <m:t>P</m:t>
            </m:r>
          </m:e>
          <m:sub>
            <m:r>
              <w:rPr>
                <w:rFonts w:ascii="Cambria Math" w:hAnsi="Cambria Math"/>
                <w:lang w:val="el-GR"/>
              </w:rPr>
              <m:t>size</m:t>
            </m:r>
          </m:sub>
        </m:sSub>
      </m:oMath>
      <w:r w:rsidR="008E0809" w:rsidRPr="008E0809">
        <w:rPr>
          <w:rFonts w:eastAsiaTheme="minorEastAsia"/>
          <w:lang w:val="el-GR"/>
        </w:rPr>
        <w:t xml:space="preserve"> </w:t>
      </w:r>
      <w:r w:rsidRPr="00F87189">
        <w:rPr>
          <w:lang w:val="el-GR"/>
        </w:rPr>
        <w:t xml:space="preserve">αρχικές λύσεις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oMath>
      <w:r w:rsidRPr="00F87189">
        <w:rPr>
          <w:lang w:val="el-GR"/>
        </w:rPr>
        <w:t xml:space="preserve">, όπου το </w:t>
      </w:r>
      <m:oMath>
        <m:sSub>
          <m:sSubPr>
            <m:ctrlPr>
              <w:rPr>
                <w:rFonts w:ascii="Cambria Math" w:hAnsi="Cambria Math"/>
                <w:i/>
                <w:lang w:val="el-GR"/>
              </w:rPr>
            </m:ctrlPr>
          </m:sSubPr>
          <m:e>
            <m:r>
              <w:rPr>
                <w:rFonts w:ascii="Cambria Math" w:hAnsi="Cambria Math"/>
                <w:lang w:val="el-GR"/>
              </w:rPr>
              <m:t>P</m:t>
            </m:r>
          </m:e>
          <m:sub>
            <m:r>
              <w:rPr>
                <w:rFonts w:ascii="Cambria Math" w:hAnsi="Cambria Math"/>
                <w:lang w:val="el-GR"/>
              </w:rPr>
              <m:t>size</m:t>
            </m:r>
          </m:sub>
        </m:sSub>
      </m:oMath>
      <w:r w:rsidR="005D6BEB">
        <w:rPr>
          <w:rFonts w:eastAsiaTheme="minorEastAsia"/>
          <w:lang w:val="el-GR"/>
        </w:rPr>
        <w:t xml:space="preserve"> </w:t>
      </w:r>
      <w:r w:rsidRPr="00F87189">
        <w:rPr>
          <w:lang w:val="el-GR"/>
        </w:rPr>
        <w:t xml:space="preserve">αντιπροσωπεύει το πλήθος των σημείων </w:t>
      </w:r>
      <w:r w:rsidR="00920CD9" w:rsidRPr="00F87189">
        <w:rPr>
          <w:lang w:val="el-GR"/>
        </w:rPr>
        <w:t>έναρξης</w:t>
      </w:r>
      <w:r w:rsidRPr="00F87189">
        <w:rPr>
          <w:lang w:val="el-GR"/>
        </w:rPr>
        <w:t xml:space="preserve"> του </w:t>
      </w:r>
      <w:r>
        <w:t>MSA</w:t>
      </w:r>
      <w:r w:rsidRPr="00F87189">
        <w:rPr>
          <w:lang w:val="el-GR"/>
        </w:rPr>
        <w:t xml:space="preserve">. </w:t>
      </w:r>
      <w:r w:rsidRPr="00920CD9">
        <w:rPr>
          <w:lang w:val="el-GR"/>
        </w:rPr>
        <w:t xml:space="preserve">Για κάθε αρχική λύση παράγεται μια γειτονιά λύσεων από την οποία επιλέγεται κάποια νέα λύση </w:t>
      </w:r>
      <w:r w:rsidR="009D69B4">
        <w:rPr>
          <w:lang w:val="el-GR"/>
        </w:rPr>
        <w:t xml:space="preserve">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r>
          <w:rPr>
            <w:rFonts w:ascii="Cambria Math" w:hAnsi="Cambria Math"/>
            <w:lang w:val="el-GR"/>
          </w:rPr>
          <m:t>'</m:t>
        </m:r>
      </m:oMath>
      <w:r w:rsidRPr="00920CD9">
        <w:rPr>
          <w:lang w:val="el-GR"/>
        </w:rPr>
        <w:t xml:space="preserve">. Εάν η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r>
          <w:rPr>
            <w:rFonts w:ascii="Cambria Math" w:hAnsi="Cambria Math"/>
            <w:lang w:val="el-GR"/>
          </w:rPr>
          <m:t>'</m:t>
        </m:r>
      </m:oMath>
      <w:r w:rsidRPr="00920CD9">
        <w:rPr>
          <w:lang w:val="el-GR"/>
        </w:rPr>
        <w:t xml:space="preserve"> υπερτερεί στην τιμή κέρδους από την </w:t>
      </w:r>
      <m:oMath>
        <m:r>
          <w:del w:id="1469" w:author="Στάθης Καπ" w:date="2023-02-02T04:52:00Z">
            <w:rPr>
              <w:rFonts w:ascii="Cambria Math" w:hAnsi="Cambria Math"/>
              <w:highlight w:val="yellow"/>
              <w:lang w:val="el-GR"/>
            </w:rPr>
            <m:t>σκ</m:t>
          </w:del>
        </m:r>
        <m:sSub>
          <m:sSubPr>
            <m:ctrlPr>
              <w:ins w:id="1470" w:author="Στάθης Καπ" w:date="2023-02-02T04:52:00Z">
                <w:rPr>
                  <w:rFonts w:ascii="Cambria Math" w:hAnsi="Cambria Math"/>
                  <w:i/>
                  <w:lang w:val="el-GR"/>
                </w:rPr>
              </w:ins>
            </m:ctrlPr>
          </m:sSubPr>
          <m:e>
            <m:r>
              <w:ins w:id="1471" w:author="Στάθης Καπ" w:date="2023-02-02T04:52:00Z">
                <w:rPr>
                  <w:rFonts w:ascii="Cambria Math" w:hAnsi="Cambria Math"/>
                  <w:lang w:val="el-GR"/>
                </w:rPr>
                <m:t>σ</m:t>
              </w:ins>
            </m:r>
          </m:e>
          <m:sub>
            <m:r>
              <w:ins w:id="1472" w:author="Στάθης Καπ" w:date="2023-02-02T04:52:00Z">
                <w:rPr>
                  <w:rFonts w:ascii="Cambria Math" w:hAnsi="Cambria Math"/>
                  <w:lang w:val="el-GR"/>
                </w:rPr>
                <m:t>κ</m:t>
              </w:ins>
            </m:r>
          </m:sub>
        </m:sSub>
      </m:oMath>
      <w:r w:rsidRPr="00920CD9">
        <w:rPr>
          <w:lang w:val="el-GR"/>
        </w:rPr>
        <w:t xml:space="preserve">, τότε η πρώτη αντικαθιστά τη δεύτερη. Εάν όμως μειονεκτεί, τότε της ανατίθεται μία πιθανότητα αντικατάστασης της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oMath>
      <w:r w:rsidR="00C73873">
        <w:rPr>
          <w:rFonts w:eastAsiaTheme="minorEastAsia"/>
          <w:lang w:val="el-GR"/>
        </w:rPr>
        <w:t xml:space="preserve"> </w:t>
      </w:r>
      <w:r w:rsidRPr="00920CD9">
        <w:rPr>
          <w:lang w:val="el-GR"/>
        </w:rPr>
        <w:t xml:space="preserve">που είναι αντιστρόφως ανάλογη με τη διαφορά των 2 λύσεων καθώς όσο καλύτερη είναι η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oMath>
      <w:r w:rsidRPr="00920CD9">
        <w:rPr>
          <w:lang w:val="el-GR"/>
        </w:rPr>
        <w:t xml:space="preserve"> από την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r>
          <w:rPr>
            <w:rFonts w:ascii="Cambria Math" w:hAnsi="Cambria Math"/>
            <w:lang w:val="el-GR"/>
          </w:rPr>
          <m:t>'</m:t>
        </m:r>
      </m:oMath>
      <w:r w:rsidRPr="00920CD9">
        <w:rPr>
          <w:lang w:val="el-GR"/>
        </w:rPr>
        <w:t>, τόσο λιγότερο πιθανή είναι η αντικατάσταση της από τη τελευταία. Μετά από ένα πλήθος επαναλήψεων, εφαρμόζονται τεχνικές εισαγωγής (</w:t>
      </w:r>
      <w:r>
        <w:t>insert</w:t>
      </w:r>
      <w:r w:rsidRPr="00920CD9">
        <w:rPr>
          <w:lang w:val="el-GR"/>
        </w:rPr>
        <w:t>) και ανταλλαγής (</w:t>
      </w:r>
      <w:r>
        <w:t>swap</w:t>
      </w:r>
      <w:r w:rsidRPr="00920CD9">
        <w:rPr>
          <w:lang w:val="el-GR"/>
        </w:rPr>
        <w:t>) στην καλύτερη, μέχρι εκείνη τη στιγμή, λύση για την περαιτέρω βελτιστοποίηση της. Οι τεχνικές αυτές εφαρμόζονται και για τη παραγωγή γειτονικών λύσεων. Μετά από αρκετές επαναλήψεις, εάν η πιθανότητα αντικατάστασης της καλύτερης λύσης από κάποια λιγότερο καλή, είναι χαμηλότερη από ένα κατώφλι, τότε ο αλγόριθμος τερματίζεται.</w:t>
      </w:r>
    </w:p>
    <w:p w14:paraId="251209DB" w14:textId="2E4C8C97" w:rsidR="009301CD" w:rsidRDefault="009301CD" w:rsidP="00F87189">
      <w:pPr>
        <w:rPr>
          <w:lang w:val="el-GR"/>
        </w:rPr>
      </w:pPr>
      <w:r w:rsidRPr="00AC3320">
        <w:rPr>
          <w:lang w:val="el-GR"/>
        </w:rPr>
        <w:t xml:space="preserve">Οι </w:t>
      </w:r>
      <w:r>
        <w:t>Ferreira</w:t>
      </w:r>
      <w:r w:rsidRPr="00AC3320">
        <w:rPr>
          <w:lang w:val="el-GR"/>
        </w:rPr>
        <w:t xml:space="preserve"> </w:t>
      </w:r>
      <w:r>
        <w:t>et</w:t>
      </w:r>
      <w:r w:rsidRPr="00AC3320">
        <w:rPr>
          <w:lang w:val="el-GR"/>
        </w:rPr>
        <w:t xml:space="preserve"> </w:t>
      </w:r>
      <w:r>
        <w:t>al</w:t>
      </w:r>
      <w:r w:rsidRPr="00AC3320">
        <w:rPr>
          <w:lang w:val="el-GR"/>
        </w:rPr>
        <w:t xml:space="preserve">. (2014) προτείνουν ένα γενετικό αλγόριθμο που αποτελείται από τρία </w:t>
      </w:r>
      <w:r w:rsidR="00AC3320" w:rsidRPr="00AC3320">
        <w:rPr>
          <w:lang w:val="el-GR"/>
        </w:rPr>
        <w:t>βασικά</w:t>
      </w:r>
      <w:r w:rsidRPr="00AC3320">
        <w:rPr>
          <w:lang w:val="el-GR"/>
        </w:rPr>
        <w:t xml:space="preserve"> συστατικά: το χρωμόσωμα-λύση που αντιπροσωπεύει τα οχήματα και τις αντίστοιχες διαδρομές τους, την εξελικτική διαδικασία που είναι υπεύθυνη για τις διεργασίες διασταύρωσης (</w:t>
      </w:r>
      <w:r>
        <w:t>crossover</w:t>
      </w:r>
      <w:r w:rsidRPr="00AC3320">
        <w:rPr>
          <w:lang w:val="el-GR"/>
        </w:rPr>
        <w:t>) και μετάλλαξης (</w:t>
      </w:r>
      <w:r>
        <w:t>mutation</w:t>
      </w:r>
      <w:r w:rsidRPr="00AC3320">
        <w:rPr>
          <w:lang w:val="el-GR"/>
        </w:rPr>
        <w:t>), και τον έλεγχο της εγκυρότητας των χρωμοσωμάτων που προκύπτουν από την εξελικτική διαδικασία.</w:t>
      </w:r>
    </w:p>
    <w:p w14:paraId="49BA562B" w14:textId="3F3EA573" w:rsidR="009746BB" w:rsidRDefault="009746BB" w:rsidP="009746BB">
      <w:pPr>
        <w:pStyle w:val="ListParagraph"/>
        <w:numPr>
          <w:ilvl w:val="0"/>
          <w:numId w:val="19"/>
        </w:numPr>
        <w:rPr>
          <w:lang w:val="el-GR"/>
        </w:rPr>
      </w:pPr>
      <w:r>
        <w:t>crossover</w:t>
      </w:r>
      <w:r w:rsidRPr="00F37B84">
        <w:rPr>
          <w:lang w:val="el-GR"/>
        </w:rPr>
        <w:t>: ανταλλαγή τυχαίων διαδρομών μεταξύ δύο χρωμοσωμάτων, δημιουργώντας έτσι δύο νέα χρωμοσώματα</w:t>
      </w:r>
    </w:p>
    <w:p w14:paraId="615DFEF9" w14:textId="474A5756" w:rsidR="00F37B84" w:rsidRDefault="00F37B84" w:rsidP="009746BB">
      <w:pPr>
        <w:pStyle w:val="ListParagraph"/>
        <w:numPr>
          <w:ilvl w:val="0"/>
          <w:numId w:val="19"/>
        </w:numPr>
        <w:rPr>
          <w:lang w:val="el-GR"/>
        </w:rPr>
      </w:pPr>
      <w:r>
        <w:t>mutation</w:t>
      </w:r>
      <w:r w:rsidRPr="004C2A81">
        <w:rPr>
          <w:lang w:val="el-GR"/>
        </w:rPr>
        <w:t>: αφαίρεση ενός ή περισσοτέρων τυχαίων πελατών από μια τυχαία διαδρομή από ένα χρωμόσωμα</w:t>
      </w:r>
    </w:p>
    <w:p w14:paraId="0A0560B4" w14:textId="5AE7A8C5" w:rsidR="004C2A81" w:rsidRDefault="007625CF" w:rsidP="001950B0">
      <w:pPr>
        <w:pStyle w:val="Heading3"/>
        <w:numPr>
          <w:ilvl w:val="2"/>
          <w:numId w:val="4"/>
        </w:numPr>
        <w:rPr>
          <w:lang w:val="el-GR"/>
        </w:rPr>
      </w:pPr>
      <w:bookmarkStart w:id="1473" w:name="_Toc124915373"/>
      <w:r>
        <w:rPr>
          <w:lang w:val="el-GR"/>
        </w:rPr>
        <w:t>Το πρόβλημα του Ομαδικού Προσανατολισμού με Χρονικά Παράθυρα</w:t>
      </w:r>
      <w:bookmarkEnd w:id="1473"/>
    </w:p>
    <w:p w14:paraId="0412A8F0" w14:textId="0790AB88" w:rsidR="001950B0" w:rsidRDefault="005D202F" w:rsidP="001950B0">
      <w:pPr>
        <w:rPr>
          <w:lang w:val="el-GR"/>
        </w:rPr>
      </w:pPr>
      <w:r w:rsidRPr="00EA0C3F">
        <w:rPr>
          <w:lang w:val="el-GR"/>
        </w:rPr>
        <w:t xml:space="preserve">Το </w:t>
      </w:r>
      <w:r>
        <w:t>TOPTW</w:t>
      </w:r>
      <w:r w:rsidRPr="00EA0C3F">
        <w:rPr>
          <w:lang w:val="el-GR"/>
        </w:rPr>
        <w:t xml:space="preserve"> επεκτείνει το </w:t>
      </w:r>
      <w:r>
        <w:t>TOP</w:t>
      </w:r>
      <w:r w:rsidRPr="00EA0C3F">
        <w:rPr>
          <w:lang w:val="el-GR"/>
        </w:rPr>
        <w:t xml:space="preserve"> καθώς προσθέτει ένα χρονικό παράθυρο σε κάθε κόμβο του γραφήματος. Τα χρονικά παράθυρα δεν είναι απαραίτητα ίδια μεταξύ τους. Η επίσκεψη σε ένα κόμβο του γραφήματος πρέπει να ξεκινήσει πριν το τέλος του χρονικού παραθύρου που διαθέτει ο κόμβος αυτός. Εάν ο χρήστης καταφθάσει σε έναν κόμβο πριν την αρχή του χρονικού παραθύρου τότε μπορεί να παραμείνει σε αυτόν αναμένοντας την έναρξη της λειτουργίας του κόμβου</w:t>
      </w:r>
      <w:r w:rsidR="00EA0C3F">
        <w:rPr>
          <w:lang w:val="el-GR"/>
        </w:rPr>
        <w:t>.</w:t>
      </w:r>
    </w:p>
    <w:p w14:paraId="54112233" w14:textId="30B9847D" w:rsidR="00EA0C3F" w:rsidRDefault="00EA0C3F" w:rsidP="001950B0">
      <w:pPr>
        <w:rPr>
          <w:lang w:val="el-GR"/>
        </w:rPr>
      </w:pPr>
      <w:r w:rsidRPr="006C5990">
        <w:rPr>
          <w:lang w:val="el-GR"/>
        </w:rPr>
        <w:t xml:space="preserve">Το </w:t>
      </w:r>
      <w:r>
        <w:t>TOPTW</w:t>
      </w:r>
      <w:r w:rsidRPr="006C5990">
        <w:rPr>
          <w:lang w:val="el-GR"/>
        </w:rPr>
        <w:t xml:space="preserve"> μπορεί να αναπαρασταθεί ως πρόβλημα Ακέραιου Προγραμματισμού ως εξής:</w:t>
      </w:r>
    </w:p>
    <w:p w14:paraId="581C711F" w14:textId="1AADEF64" w:rsidR="006C5990" w:rsidRDefault="00227D7C" w:rsidP="006C5990">
      <w:pPr>
        <w:pStyle w:val="ListParagraph"/>
        <w:numPr>
          <w:ilvl w:val="0"/>
          <w:numId w:val="20"/>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ijd</m:t>
            </m:r>
          </m:sub>
        </m:sSub>
        <m:r>
          <w:rPr>
            <w:rFonts w:ascii="Cambria Math" w:hAnsi="Cambria Math"/>
            <w:lang w:val="el-GR"/>
          </w:rPr>
          <m:t>=1</m:t>
        </m:r>
      </m:oMath>
      <w:r w:rsidR="006C5990" w:rsidRPr="000A1A3E">
        <w:rPr>
          <w:lang w:val="el-GR"/>
        </w:rPr>
        <w:t xml:space="preserve"> εάν στη διαδρομή </w:t>
      </w:r>
      <w:r w:rsidR="006C5990">
        <w:t>d</w:t>
      </w:r>
      <w:r w:rsidR="006C5990" w:rsidRPr="000A1A3E">
        <w:rPr>
          <w:lang w:val="el-GR"/>
        </w:rPr>
        <w:t xml:space="preserve"> η επίσκεψη στον κόμβο </w:t>
      </w:r>
      <w:r w:rsidR="006C5990">
        <w:t>i</w:t>
      </w:r>
      <w:r w:rsidR="006C5990" w:rsidRPr="000A1A3E">
        <w:rPr>
          <w:lang w:val="el-GR"/>
        </w:rPr>
        <w:t xml:space="preserve"> προηγείται από την επίσκεψη στον </w:t>
      </w:r>
      <w:r w:rsidR="006C5990">
        <w:t>j</w:t>
      </w:r>
      <w:r w:rsidR="006C5990" w:rsidRPr="000A1A3E">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ijd</m:t>
            </m:r>
          </m:sub>
        </m:sSub>
        <m:r>
          <w:rPr>
            <w:rFonts w:ascii="Cambria Math" w:hAnsi="Cambria Math"/>
            <w:lang w:val="el-GR"/>
          </w:rPr>
          <m:t>=0</m:t>
        </m:r>
      </m:oMath>
    </w:p>
    <w:p w14:paraId="2AFD37BC" w14:textId="0711721B" w:rsidR="000A1A3E" w:rsidRDefault="00227D7C" w:rsidP="006C5990">
      <w:pPr>
        <w:pStyle w:val="ListParagraph"/>
        <w:numPr>
          <w:ilvl w:val="0"/>
          <w:numId w:val="20"/>
        </w:numPr>
        <w:rPr>
          <w:lang w:val="el-GR"/>
        </w:rPr>
      </w:pP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id</m:t>
            </m:r>
          </m:sub>
        </m:sSub>
        <m:r>
          <w:rPr>
            <w:rFonts w:ascii="Cambria Math" w:hAnsi="Cambria Math"/>
            <w:lang w:val="el-GR"/>
          </w:rPr>
          <m:t>=1</m:t>
        </m:r>
      </m:oMath>
      <w:r w:rsidR="00DA4455" w:rsidRPr="00DA4455">
        <w:rPr>
          <w:rFonts w:eastAsiaTheme="minorEastAsia"/>
          <w:lang w:val="el-GR"/>
        </w:rPr>
        <w:t xml:space="preserve"> </w:t>
      </w:r>
      <w:r w:rsidR="000A1A3E" w:rsidRPr="000A1A3E">
        <w:rPr>
          <w:lang w:val="el-GR"/>
        </w:rPr>
        <w:t xml:space="preserve">εάν πραγματοποιείται επίσκεψη στον κόμβο </w:t>
      </w:r>
      <w:r w:rsidR="000A1A3E">
        <w:t>i</w:t>
      </w:r>
      <w:r w:rsidR="000A1A3E" w:rsidRPr="000A1A3E">
        <w:rPr>
          <w:lang w:val="el-GR"/>
        </w:rPr>
        <w:t xml:space="preserve"> στη διαδρομή </w:t>
      </w:r>
      <w:r w:rsidR="000A1A3E">
        <w:t>d</w:t>
      </w:r>
      <w:r w:rsidR="000A1A3E" w:rsidRPr="000A1A3E">
        <w:rPr>
          <w:lang w:val="el-GR"/>
        </w:rPr>
        <w:t xml:space="preserve">, ειδάλλως </w:t>
      </w: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id</m:t>
            </m:r>
          </m:sub>
        </m:sSub>
        <m:r>
          <w:rPr>
            <w:rFonts w:ascii="Cambria Math" w:hAnsi="Cambria Math"/>
            <w:lang w:val="el-GR"/>
          </w:rPr>
          <m:t>=0</m:t>
        </m:r>
      </m:oMath>
    </w:p>
    <w:p w14:paraId="0D1D8FE1" w14:textId="03D7DED6" w:rsidR="00D420A9" w:rsidRPr="002802DC" w:rsidRDefault="00227D7C" w:rsidP="006C5990">
      <w:pPr>
        <w:pStyle w:val="ListParagraph"/>
        <w:numPr>
          <w:ilvl w:val="0"/>
          <w:numId w:val="20"/>
        </w:numPr>
        <w:rPr>
          <w:lang w:val="el-GR"/>
        </w:rPr>
      </w:pPr>
      <m:oMath>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id</m:t>
            </m:r>
          </m:sub>
        </m:sSub>
      </m:oMath>
      <w:r w:rsidR="00810804" w:rsidRPr="00810804">
        <w:rPr>
          <w:rFonts w:eastAsiaTheme="minorEastAsia"/>
          <w:lang w:val="el-GR"/>
        </w:rPr>
        <w:t xml:space="preserve"> </w:t>
      </w:r>
      <w:r w:rsidR="00D420A9" w:rsidRPr="00D420A9">
        <w:rPr>
          <w:lang w:val="el-GR"/>
        </w:rPr>
        <w:t xml:space="preserve">η χρονική στιγμή έναρξης της επίσκεψης στον κόμβο </w:t>
      </w:r>
      <w:r w:rsidR="00D420A9">
        <w:t>i</w:t>
      </w:r>
      <w:r w:rsidR="00D420A9" w:rsidRPr="00D420A9">
        <w:rPr>
          <w:lang w:val="el-GR"/>
        </w:rPr>
        <w:t xml:space="preserve"> στη διαδρομή </w:t>
      </w:r>
      <w:r w:rsidR="00D420A9">
        <w:t>d</w:t>
      </w:r>
    </w:p>
    <w:p w14:paraId="09BA0B91" w14:textId="6E11C70B" w:rsidR="002802DC" w:rsidRPr="00DD5D88" w:rsidRDefault="0044603B" w:rsidP="006C5990">
      <w:pPr>
        <w:pStyle w:val="ListParagraph"/>
        <w:numPr>
          <w:ilvl w:val="0"/>
          <w:numId w:val="20"/>
        </w:numPr>
        <w:rPr>
          <w:lang w:val="el-GR"/>
        </w:rPr>
      </w:pPr>
      <w:r>
        <w:rPr>
          <w:lang w:val="el-GR"/>
        </w:rPr>
        <w:t xml:space="preserve">μια σταθερά </w:t>
      </w:r>
      <w:r>
        <w:t>M</w:t>
      </w:r>
    </w:p>
    <w:p w14:paraId="3B0DF2D9" w14:textId="6CC3C6BC" w:rsidR="00DD5D88" w:rsidRDefault="00DD5D88" w:rsidP="00DD5D88">
      <w:pPr>
        <w:rPr>
          <w:lang w:val="el-GR"/>
        </w:rPr>
      </w:pPr>
      <w:r w:rsidRPr="00DD5D88">
        <w:rPr>
          <w:lang w:val="el-GR"/>
        </w:rPr>
        <w:lastRenderedPageBreak/>
        <w:t>Χρησιμοποιώντας τους παραπάνω συμβολισμούς προκύπτουν οι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C961DB" w14:paraId="4EF8D154" w14:textId="77777777" w:rsidTr="00237FE3">
        <w:trPr>
          <w:ins w:id="1474" w:author="Στάθης Καπ" w:date="2023-02-01T09:03:00Z"/>
        </w:trPr>
        <w:tc>
          <w:tcPr>
            <w:tcW w:w="350" w:type="pct"/>
          </w:tcPr>
          <w:p w14:paraId="7F65F62E" w14:textId="77777777" w:rsidR="00C961DB" w:rsidRDefault="00C961DB">
            <w:pPr>
              <w:spacing w:after="160"/>
              <w:rPr>
                <w:ins w:id="1475" w:author="Στάθης Καπ" w:date="2023-02-01T09:03:00Z"/>
                <w:lang w:val="el-GR"/>
              </w:rPr>
              <w:pPrChange w:id="1476" w:author="Στάθης Καπ" w:date="2023-02-01T08:46:00Z">
                <w:pPr/>
              </w:pPrChange>
            </w:pPr>
          </w:p>
        </w:tc>
        <w:tc>
          <w:tcPr>
            <w:tcW w:w="4300" w:type="pct"/>
          </w:tcPr>
          <w:p w14:paraId="05A24BD5" w14:textId="005D3B41" w:rsidR="00C961DB" w:rsidRPr="005846FF" w:rsidRDefault="00C961DB">
            <w:pPr>
              <w:spacing w:after="160"/>
              <w:rPr>
                <w:ins w:id="1477" w:author="Στάθης Καπ" w:date="2023-02-01T09:03:00Z"/>
                <w:lang w:val="el-GR"/>
              </w:rPr>
              <w:pPrChange w:id="1478" w:author="Στάθης Καπ" w:date="2023-02-01T08:46:00Z">
                <w:pPr/>
              </w:pPrChange>
            </w:pPr>
            <m:oMathPara>
              <m:oMath>
                <m:r>
                  <w:ins w:id="1479" w:author="Στάθης Καπ" w:date="2023-02-01T09:03:00Z">
                    <w:rPr>
                      <w:rFonts w:ascii="Cambria Math" w:hAnsi="Cambria Math"/>
                      <w:lang w:val="el-GR"/>
                    </w:rPr>
                    <m:t xml:space="preserve">maximize </m:t>
                  </w:ins>
                </m:r>
                <m:nary>
                  <m:naryPr>
                    <m:chr m:val="∑"/>
                    <m:limLoc m:val="undOvr"/>
                    <m:ctrlPr>
                      <w:ins w:id="1480" w:author="Στάθης Καπ" w:date="2023-02-01T09:03:00Z">
                        <w:rPr>
                          <w:rFonts w:ascii="Cambria Math" w:hAnsi="Cambria Math"/>
                          <w:i/>
                          <w:lang w:val="el-GR"/>
                        </w:rPr>
                      </w:ins>
                    </m:ctrlPr>
                  </m:naryPr>
                  <m:sub>
                    <m:r>
                      <w:ins w:id="1481" w:author="Στάθης Καπ" w:date="2023-02-01T09:03:00Z">
                        <w:rPr>
                          <w:rFonts w:ascii="Cambria Math" w:hAnsi="Cambria Math"/>
                          <w:lang w:val="el-GR"/>
                        </w:rPr>
                        <m:t>d=1</m:t>
                      </w:ins>
                    </m:r>
                  </m:sub>
                  <m:sup>
                    <m:r>
                      <w:ins w:id="1482" w:author="Στάθης Καπ" w:date="2023-02-01T09:03:00Z">
                        <w:rPr>
                          <w:rFonts w:ascii="Cambria Math" w:hAnsi="Cambria Math"/>
                          <w:lang w:val="el-GR"/>
                        </w:rPr>
                        <m:t>m</m:t>
                      </w:ins>
                    </m:r>
                  </m:sup>
                  <m:e>
                    <m:nary>
                      <m:naryPr>
                        <m:chr m:val="∑"/>
                        <m:limLoc m:val="undOvr"/>
                        <m:ctrlPr>
                          <w:ins w:id="1483" w:author="Στάθης Καπ" w:date="2023-02-01T09:03:00Z">
                            <w:rPr>
                              <w:rFonts w:ascii="Cambria Math" w:hAnsi="Cambria Math"/>
                              <w:i/>
                              <w:lang w:val="el-GR"/>
                            </w:rPr>
                          </w:ins>
                        </m:ctrlPr>
                      </m:naryPr>
                      <m:sub>
                        <m:r>
                          <w:ins w:id="1484" w:author="Στάθης Καπ" w:date="2023-02-01T09:03:00Z">
                            <w:rPr>
                              <w:rFonts w:ascii="Cambria Math" w:hAnsi="Cambria Math"/>
                              <w:lang w:val="el-GR"/>
                            </w:rPr>
                            <m:t>i=2</m:t>
                          </w:ins>
                        </m:r>
                      </m:sub>
                      <m:sup>
                        <m:r>
                          <w:ins w:id="1485" w:author="Στάθης Καπ" w:date="2023-02-01T09:03:00Z">
                            <w:rPr>
                              <w:rFonts w:ascii="Cambria Math" w:hAnsi="Cambria Math"/>
                              <w:lang w:val="el-GR"/>
                            </w:rPr>
                            <m:t>n-1</m:t>
                          </w:ins>
                        </m:r>
                      </m:sup>
                      <m:e>
                        <m:sSub>
                          <m:sSubPr>
                            <m:ctrlPr>
                              <w:ins w:id="1486" w:author="Στάθης Καπ" w:date="2023-02-01T09:03:00Z">
                                <w:rPr>
                                  <w:rFonts w:ascii="Cambria Math" w:hAnsi="Cambria Math"/>
                                  <w:i/>
                                  <w:lang w:val="el-GR"/>
                                </w:rPr>
                              </w:ins>
                            </m:ctrlPr>
                          </m:sSubPr>
                          <m:e>
                            <m:r>
                              <w:ins w:id="1487" w:author="Στάθης Καπ" w:date="2023-02-01T09:03:00Z">
                                <w:rPr>
                                  <w:rFonts w:ascii="Cambria Math" w:hAnsi="Cambria Math"/>
                                  <w:lang w:val="el-GR"/>
                                </w:rPr>
                                <m:t>S</m:t>
                              </w:ins>
                            </m:r>
                          </m:e>
                          <m:sub>
                            <m:r>
                              <w:ins w:id="1488" w:author="Στάθης Καπ" w:date="2023-02-01T09:03:00Z">
                                <w:rPr>
                                  <w:rFonts w:ascii="Cambria Math" w:hAnsi="Cambria Math"/>
                                  <w:lang w:val="el-GR"/>
                                </w:rPr>
                                <m:t>i</m:t>
                              </w:ins>
                            </m:r>
                          </m:sub>
                        </m:sSub>
                        <m:sSub>
                          <m:sSubPr>
                            <m:ctrlPr>
                              <w:ins w:id="1489" w:author="Στάθης Καπ" w:date="2023-02-01T09:03:00Z">
                                <w:rPr>
                                  <w:rFonts w:ascii="Cambria Math" w:hAnsi="Cambria Math"/>
                                  <w:i/>
                                  <w:lang w:val="el-GR"/>
                                </w:rPr>
                              </w:ins>
                            </m:ctrlPr>
                          </m:sSubPr>
                          <m:e>
                            <m:r>
                              <w:ins w:id="1490" w:author="Στάθης Καπ" w:date="2023-02-01T09:03:00Z">
                                <w:rPr>
                                  <w:rFonts w:ascii="Cambria Math" w:hAnsi="Cambria Math"/>
                                  <w:lang w:val="el-GR"/>
                                </w:rPr>
                                <m:t>y</m:t>
                              </w:ins>
                            </m:r>
                          </m:e>
                          <m:sub>
                            <m:r>
                              <w:ins w:id="1491" w:author="Στάθης Καπ" w:date="2023-02-01T09:03:00Z">
                                <w:rPr>
                                  <w:rFonts w:ascii="Cambria Math" w:hAnsi="Cambria Math"/>
                                  <w:lang w:val="el-GR"/>
                                </w:rPr>
                                <m:t>id</m:t>
                              </w:ins>
                            </m:r>
                          </m:sub>
                        </m:sSub>
                      </m:e>
                    </m:nary>
                  </m:e>
                </m:nary>
              </m:oMath>
            </m:oMathPara>
          </w:p>
        </w:tc>
        <w:tc>
          <w:tcPr>
            <w:tcW w:w="350" w:type="pct"/>
            <w:vAlign w:val="center"/>
          </w:tcPr>
          <w:p w14:paraId="3E43ED71" w14:textId="5813D882" w:rsidR="00C961DB" w:rsidRPr="00603993" w:rsidRDefault="00C961DB" w:rsidP="00237FE3">
            <w:pPr>
              <w:pStyle w:val="Caption"/>
              <w:spacing w:after="160"/>
              <w:rPr>
                <w:ins w:id="1492" w:author="Στάθης Καπ" w:date="2023-02-01T09:03:00Z"/>
                <w:rPrChange w:id="1493" w:author="Στάθης Καπ" w:date="2023-02-01T08:49:00Z">
                  <w:rPr>
                    <w:ins w:id="1494" w:author="Στάθης Καπ" w:date="2023-02-01T09:03:00Z"/>
                    <w:lang w:val="el-GR"/>
                  </w:rPr>
                </w:rPrChange>
              </w:rPr>
            </w:pPr>
            <w:ins w:id="1495"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496"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32</w:t>
            </w:r>
            <w:ins w:id="1497" w:author="Στάθης Καπ" w:date="2023-02-01T09:03:00Z">
              <w:r>
                <w:rPr>
                  <w:lang w:val="el-GR"/>
                </w:rPr>
                <w:fldChar w:fldCharType="end"/>
              </w:r>
              <w:r>
                <w:t>)</w:t>
              </w:r>
            </w:ins>
          </w:p>
        </w:tc>
      </w:tr>
      <w:tr w:rsidR="00F3235E" w14:paraId="0AF13268" w14:textId="77777777" w:rsidTr="00237FE3">
        <w:trPr>
          <w:ins w:id="1498" w:author="Στάθης Καπ" w:date="2023-02-01T09:03:00Z"/>
        </w:trPr>
        <w:tc>
          <w:tcPr>
            <w:tcW w:w="350" w:type="pct"/>
          </w:tcPr>
          <w:p w14:paraId="323B6508" w14:textId="77777777" w:rsidR="00F3235E" w:rsidRDefault="00F3235E">
            <w:pPr>
              <w:spacing w:after="160"/>
              <w:rPr>
                <w:ins w:id="1499" w:author="Στάθης Καπ" w:date="2023-02-01T09:03:00Z"/>
                <w:lang w:val="el-GR"/>
              </w:rPr>
              <w:pPrChange w:id="1500" w:author="Στάθης Καπ" w:date="2023-02-01T08:46:00Z">
                <w:pPr/>
              </w:pPrChange>
            </w:pPr>
          </w:p>
        </w:tc>
        <w:tc>
          <w:tcPr>
            <w:tcW w:w="4300" w:type="pct"/>
          </w:tcPr>
          <w:p w14:paraId="2B9FBE0C" w14:textId="3218E8DD" w:rsidR="00F3235E" w:rsidRPr="005846FF" w:rsidRDefault="00227D7C">
            <w:pPr>
              <w:spacing w:after="160"/>
              <w:rPr>
                <w:ins w:id="1501" w:author="Στάθης Καπ" w:date="2023-02-01T09:03:00Z"/>
                <w:lang w:val="el-GR"/>
              </w:rPr>
              <w:pPrChange w:id="1502" w:author="Στάθης Καπ" w:date="2023-02-01T08:46:00Z">
                <w:pPr/>
              </w:pPrChange>
            </w:pPr>
            <m:oMathPara>
              <m:oMath>
                <m:nary>
                  <m:naryPr>
                    <m:chr m:val="∑"/>
                    <m:limLoc m:val="undOvr"/>
                    <m:ctrlPr>
                      <w:ins w:id="1503" w:author="Στάθης Καπ" w:date="2023-02-01T09:03:00Z">
                        <w:rPr>
                          <w:rFonts w:ascii="Cambria Math" w:eastAsiaTheme="minorEastAsia" w:hAnsi="Cambria Math"/>
                          <w:i/>
                          <w:lang w:val="el-GR"/>
                        </w:rPr>
                      </w:ins>
                    </m:ctrlPr>
                  </m:naryPr>
                  <m:sub>
                    <m:r>
                      <w:ins w:id="1504" w:author="Στάθης Καπ" w:date="2023-02-01T09:03:00Z">
                        <w:rPr>
                          <w:rFonts w:ascii="Cambria Math" w:eastAsiaTheme="minorEastAsia" w:hAnsi="Cambria Math"/>
                          <w:lang w:val="el-GR"/>
                        </w:rPr>
                        <m:t>d=1</m:t>
                      </w:ins>
                    </m:r>
                  </m:sub>
                  <m:sup>
                    <m:r>
                      <w:ins w:id="1505" w:author="Στάθης Καπ" w:date="2023-02-01T09:03:00Z">
                        <w:rPr>
                          <w:rFonts w:ascii="Cambria Math" w:eastAsiaTheme="minorEastAsia" w:hAnsi="Cambria Math"/>
                          <w:lang w:val="el-GR"/>
                        </w:rPr>
                        <m:t>m</m:t>
                      </w:ins>
                    </m:r>
                  </m:sup>
                  <m:e>
                    <m:nary>
                      <m:naryPr>
                        <m:chr m:val="∑"/>
                        <m:limLoc m:val="undOvr"/>
                        <m:ctrlPr>
                          <w:ins w:id="1506" w:author="Στάθης Καπ" w:date="2023-02-01T09:03:00Z">
                            <w:rPr>
                              <w:rFonts w:ascii="Cambria Math" w:eastAsiaTheme="minorEastAsia" w:hAnsi="Cambria Math"/>
                              <w:i/>
                              <w:lang w:val="el-GR"/>
                            </w:rPr>
                          </w:ins>
                        </m:ctrlPr>
                      </m:naryPr>
                      <m:sub>
                        <m:r>
                          <w:ins w:id="1507" w:author="Στάθης Καπ" w:date="2023-02-01T09:03:00Z">
                            <w:rPr>
                              <w:rFonts w:ascii="Cambria Math" w:eastAsiaTheme="minorEastAsia" w:hAnsi="Cambria Math"/>
                              <w:lang w:val="el-GR"/>
                            </w:rPr>
                            <m:t>j=2</m:t>
                          </w:ins>
                        </m:r>
                      </m:sub>
                      <m:sup>
                        <m:r>
                          <w:ins w:id="1508" w:author="Στάθης Καπ" w:date="2023-02-01T09:03:00Z">
                            <w:rPr>
                              <w:rFonts w:ascii="Cambria Math" w:eastAsiaTheme="minorEastAsia" w:hAnsi="Cambria Math"/>
                              <w:lang w:val="el-GR"/>
                            </w:rPr>
                            <m:t>n-1</m:t>
                          </w:ins>
                        </m:r>
                      </m:sup>
                      <m:e>
                        <m:sSub>
                          <m:sSubPr>
                            <m:ctrlPr>
                              <w:ins w:id="1509" w:author="Στάθης Καπ" w:date="2023-02-01T09:03:00Z">
                                <w:rPr>
                                  <w:rFonts w:ascii="Cambria Math" w:eastAsiaTheme="minorEastAsia" w:hAnsi="Cambria Math"/>
                                  <w:i/>
                                  <w:lang w:val="el-GR"/>
                                </w:rPr>
                              </w:ins>
                            </m:ctrlPr>
                          </m:sSubPr>
                          <m:e>
                            <m:r>
                              <w:ins w:id="1510" w:author="Στάθης Καπ" w:date="2023-02-01T09:03:00Z">
                                <w:rPr>
                                  <w:rFonts w:ascii="Cambria Math" w:eastAsiaTheme="minorEastAsia" w:hAnsi="Cambria Math"/>
                                  <w:lang w:val="el-GR"/>
                                </w:rPr>
                                <m:t>x</m:t>
                              </w:ins>
                            </m:r>
                          </m:e>
                          <m:sub>
                            <m:r>
                              <w:ins w:id="1511" w:author="Στάθης Καπ" w:date="2023-02-01T09:03:00Z">
                                <w:rPr>
                                  <w:rFonts w:ascii="Cambria Math" w:eastAsiaTheme="minorEastAsia" w:hAnsi="Cambria Math"/>
                                  <w:lang w:val="el-GR"/>
                                </w:rPr>
                                <m:t>1jd</m:t>
                              </w:ins>
                            </m:r>
                          </m:sub>
                        </m:sSub>
                      </m:e>
                    </m:nary>
                  </m:e>
                </m:nary>
                <m:r>
                  <w:ins w:id="1512" w:author="Στάθης Καπ" w:date="2023-02-01T09:03:00Z">
                    <w:rPr>
                      <w:rFonts w:ascii="Cambria Math" w:eastAsiaTheme="minorEastAsia" w:hAnsi="Cambria Math"/>
                      <w:lang w:val="el-GR"/>
                    </w:rPr>
                    <m:t>=</m:t>
                  </w:ins>
                </m:r>
                <m:nary>
                  <m:naryPr>
                    <m:chr m:val="∑"/>
                    <m:limLoc m:val="undOvr"/>
                    <m:ctrlPr>
                      <w:ins w:id="1513" w:author="Στάθης Καπ" w:date="2023-02-01T09:03:00Z">
                        <w:rPr>
                          <w:rFonts w:ascii="Cambria Math" w:eastAsiaTheme="minorEastAsia" w:hAnsi="Cambria Math"/>
                          <w:i/>
                          <w:lang w:val="el-GR"/>
                        </w:rPr>
                      </w:ins>
                    </m:ctrlPr>
                  </m:naryPr>
                  <m:sub>
                    <m:r>
                      <w:ins w:id="1514" w:author="Στάθης Καπ" w:date="2023-02-01T09:03:00Z">
                        <w:rPr>
                          <w:rFonts w:ascii="Cambria Math" w:eastAsiaTheme="minorEastAsia" w:hAnsi="Cambria Math"/>
                          <w:lang w:val="el-GR"/>
                        </w:rPr>
                        <m:t>d=1</m:t>
                      </w:ins>
                    </m:r>
                  </m:sub>
                  <m:sup>
                    <m:r>
                      <w:ins w:id="1515" w:author="Στάθης Καπ" w:date="2023-02-01T09:03:00Z">
                        <w:rPr>
                          <w:rFonts w:ascii="Cambria Math" w:eastAsiaTheme="minorEastAsia" w:hAnsi="Cambria Math"/>
                          <w:lang w:val="el-GR"/>
                        </w:rPr>
                        <m:t>m</m:t>
                      </w:ins>
                    </m:r>
                  </m:sup>
                  <m:e>
                    <m:nary>
                      <m:naryPr>
                        <m:chr m:val="∑"/>
                        <m:limLoc m:val="undOvr"/>
                        <m:ctrlPr>
                          <w:ins w:id="1516" w:author="Στάθης Καπ" w:date="2023-02-01T09:03:00Z">
                            <w:rPr>
                              <w:rFonts w:ascii="Cambria Math" w:eastAsiaTheme="minorEastAsia" w:hAnsi="Cambria Math"/>
                              <w:i/>
                              <w:lang w:val="el-GR"/>
                            </w:rPr>
                          </w:ins>
                        </m:ctrlPr>
                      </m:naryPr>
                      <m:sub>
                        <m:r>
                          <w:ins w:id="1517" w:author="Στάθης Καπ" w:date="2023-02-01T09:03:00Z">
                            <w:rPr>
                              <w:rFonts w:ascii="Cambria Math" w:eastAsiaTheme="minorEastAsia" w:hAnsi="Cambria Math"/>
                              <w:lang w:val="el-GR"/>
                            </w:rPr>
                            <m:t>i=2</m:t>
                          </w:ins>
                        </m:r>
                      </m:sub>
                      <m:sup>
                        <m:r>
                          <w:ins w:id="1518" w:author="Στάθης Καπ" w:date="2023-02-01T09:03:00Z">
                            <w:rPr>
                              <w:rFonts w:ascii="Cambria Math" w:eastAsiaTheme="minorEastAsia" w:hAnsi="Cambria Math"/>
                              <w:lang w:val="el-GR"/>
                            </w:rPr>
                            <m:t>n-1</m:t>
                          </w:ins>
                        </m:r>
                      </m:sup>
                      <m:e>
                        <m:sSub>
                          <m:sSubPr>
                            <m:ctrlPr>
                              <w:ins w:id="1519" w:author="Στάθης Καπ" w:date="2023-02-01T09:03:00Z">
                                <w:rPr>
                                  <w:rFonts w:ascii="Cambria Math" w:eastAsiaTheme="minorEastAsia" w:hAnsi="Cambria Math"/>
                                  <w:i/>
                                  <w:lang w:val="el-GR"/>
                                </w:rPr>
                              </w:ins>
                            </m:ctrlPr>
                          </m:sSubPr>
                          <m:e>
                            <m:r>
                              <w:ins w:id="1520" w:author="Στάθης Καπ" w:date="2023-02-01T09:03:00Z">
                                <w:rPr>
                                  <w:rFonts w:ascii="Cambria Math" w:eastAsiaTheme="minorEastAsia" w:hAnsi="Cambria Math"/>
                                  <w:lang w:val="el-GR"/>
                                </w:rPr>
                                <m:t>x</m:t>
                              </w:ins>
                            </m:r>
                          </m:e>
                          <m:sub>
                            <m:r>
                              <w:ins w:id="1521" w:author="Στάθης Καπ" w:date="2023-02-01T09:03:00Z">
                                <w:rPr>
                                  <w:rFonts w:ascii="Cambria Math" w:eastAsiaTheme="minorEastAsia" w:hAnsi="Cambria Math"/>
                                  <w:lang w:val="el-GR"/>
                                </w:rPr>
                                <m:t>ind</m:t>
                              </w:ins>
                            </m:r>
                          </m:sub>
                        </m:sSub>
                      </m:e>
                    </m:nary>
                  </m:e>
                </m:nary>
                <m:r>
                  <w:ins w:id="1522" w:author="Στάθης Καπ" w:date="2023-02-01T09:03:00Z">
                    <w:rPr>
                      <w:rFonts w:ascii="Cambria Math" w:eastAsiaTheme="minorEastAsia" w:hAnsi="Cambria Math"/>
                      <w:lang w:val="el-GR"/>
                    </w:rPr>
                    <m:t>=m</m:t>
                  </w:ins>
                </m:r>
              </m:oMath>
            </m:oMathPara>
          </w:p>
        </w:tc>
        <w:tc>
          <w:tcPr>
            <w:tcW w:w="350" w:type="pct"/>
            <w:vAlign w:val="center"/>
          </w:tcPr>
          <w:p w14:paraId="2A4A998B" w14:textId="3C68E431" w:rsidR="00F3235E" w:rsidRPr="00603993" w:rsidRDefault="00F3235E" w:rsidP="00237FE3">
            <w:pPr>
              <w:pStyle w:val="Caption"/>
              <w:spacing w:after="160"/>
              <w:rPr>
                <w:ins w:id="1523" w:author="Στάθης Καπ" w:date="2023-02-01T09:03:00Z"/>
                <w:rPrChange w:id="1524" w:author="Στάθης Καπ" w:date="2023-02-01T08:49:00Z">
                  <w:rPr>
                    <w:ins w:id="1525" w:author="Στάθης Καπ" w:date="2023-02-01T09:03:00Z"/>
                    <w:lang w:val="el-GR"/>
                  </w:rPr>
                </w:rPrChange>
              </w:rPr>
            </w:pPr>
            <w:ins w:id="1526"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27"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33</w:t>
            </w:r>
            <w:ins w:id="1528" w:author="Στάθης Καπ" w:date="2023-02-01T09:03:00Z">
              <w:r>
                <w:rPr>
                  <w:lang w:val="el-GR"/>
                </w:rPr>
                <w:fldChar w:fldCharType="end"/>
              </w:r>
              <w:r>
                <w:t>)</w:t>
              </w:r>
            </w:ins>
          </w:p>
        </w:tc>
      </w:tr>
      <w:tr w:rsidR="007740BF" w14:paraId="0D70A02F" w14:textId="77777777" w:rsidTr="00237FE3">
        <w:trPr>
          <w:ins w:id="1529" w:author="Στάθης Καπ" w:date="2023-02-01T09:03:00Z"/>
        </w:trPr>
        <w:tc>
          <w:tcPr>
            <w:tcW w:w="350" w:type="pct"/>
          </w:tcPr>
          <w:p w14:paraId="4183B855" w14:textId="77777777" w:rsidR="007740BF" w:rsidRDefault="007740BF">
            <w:pPr>
              <w:spacing w:after="160"/>
              <w:rPr>
                <w:ins w:id="1530" w:author="Στάθης Καπ" w:date="2023-02-01T09:03:00Z"/>
                <w:lang w:val="el-GR"/>
              </w:rPr>
              <w:pPrChange w:id="1531" w:author="Στάθης Καπ" w:date="2023-02-01T08:46:00Z">
                <w:pPr/>
              </w:pPrChange>
            </w:pPr>
          </w:p>
        </w:tc>
        <w:tc>
          <w:tcPr>
            <w:tcW w:w="4300" w:type="pct"/>
          </w:tcPr>
          <w:p w14:paraId="7543632D" w14:textId="515740D4" w:rsidR="007740BF" w:rsidRPr="005846FF" w:rsidRDefault="00227D7C">
            <w:pPr>
              <w:spacing w:after="160"/>
              <w:rPr>
                <w:ins w:id="1532" w:author="Στάθης Καπ" w:date="2023-02-01T09:03:00Z"/>
                <w:lang w:val="el-GR"/>
              </w:rPr>
              <w:pPrChange w:id="1533" w:author="Στάθης Καπ" w:date="2023-02-01T08:46:00Z">
                <w:pPr/>
              </w:pPrChange>
            </w:pPr>
            <m:oMathPara>
              <m:oMath>
                <m:nary>
                  <m:naryPr>
                    <m:chr m:val="∑"/>
                    <m:limLoc m:val="undOvr"/>
                    <m:ctrlPr>
                      <w:ins w:id="1534" w:author="Στάθης Καπ" w:date="2023-02-01T09:03:00Z">
                        <w:rPr>
                          <w:rFonts w:ascii="Cambria Math" w:eastAsiaTheme="minorEastAsia" w:hAnsi="Cambria Math"/>
                          <w:i/>
                          <w:lang w:val="el-GR"/>
                        </w:rPr>
                      </w:ins>
                    </m:ctrlPr>
                  </m:naryPr>
                  <m:sub>
                    <m:r>
                      <w:ins w:id="1535" w:author="Στάθης Καπ" w:date="2023-02-01T09:03:00Z">
                        <w:rPr>
                          <w:rFonts w:ascii="Cambria Math" w:eastAsiaTheme="minorEastAsia" w:hAnsi="Cambria Math"/>
                          <w:lang w:val="el-GR"/>
                        </w:rPr>
                        <m:t>i=1</m:t>
                      </w:ins>
                    </m:r>
                  </m:sub>
                  <m:sup>
                    <m:r>
                      <w:ins w:id="1536" w:author="Στάθης Καπ" w:date="2023-02-01T09:03:00Z">
                        <w:rPr>
                          <w:rFonts w:ascii="Cambria Math" w:eastAsiaTheme="minorEastAsia" w:hAnsi="Cambria Math"/>
                          <w:lang w:val="el-GR"/>
                        </w:rPr>
                        <m:t>n-1</m:t>
                      </w:ins>
                    </m:r>
                  </m:sup>
                  <m:e>
                    <m:sSub>
                      <m:sSubPr>
                        <m:ctrlPr>
                          <w:ins w:id="1537" w:author="Στάθης Καπ" w:date="2023-02-01T09:03:00Z">
                            <w:rPr>
                              <w:rFonts w:ascii="Cambria Math" w:eastAsiaTheme="minorEastAsia" w:hAnsi="Cambria Math"/>
                              <w:i/>
                              <w:lang w:val="el-GR"/>
                            </w:rPr>
                          </w:ins>
                        </m:ctrlPr>
                      </m:sSubPr>
                      <m:e>
                        <m:r>
                          <w:ins w:id="1538" w:author="Στάθης Καπ" w:date="2023-02-01T09:03:00Z">
                            <w:rPr>
                              <w:rFonts w:ascii="Cambria Math" w:eastAsiaTheme="minorEastAsia" w:hAnsi="Cambria Math"/>
                              <w:lang w:val="el-GR"/>
                            </w:rPr>
                            <m:t>x</m:t>
                          </w:ins>
                        </m:r>
                      </m:e>
                      <m:sub>
                        <m:r>
                          <w:ins w:id="1539" w:author="Στάθης Καπ" w:date="2023-02-01T09:03:00Z">
                            <w:rPr>
                              <w:rFonts w:ascii="Cambria Math" w:eastAsiaTheme="minorEastAsia" w:hAnsi="Cambria Math"/>
                              <w:lang w:val="el-GR"/>
                            </w:rPr>
                            <m:t>ikd</m:t>
                          </w:ins>
                        </m:r>
                      </m:sub>
                    </m:sSub>
                  </m:e>
                </m:nary>
                <m:r>
                  <w:ins w:id="1540" w:author="Στάθης Καπ" w:date="2023-02-01T09:03:00Z">
                    <w:rPr>
                      <w:rFonts w:ascii="Cambria Math" w:eastAsiaTheme="minorEastAsia" w:hAnsi="Cambria Math"/>
                      <w:lang w:val="el-GR"/>
                    </w:rPr>
                    <m:t>=</m:t>
                  </w:ins>
                </m:r>
                <m:nary>
                  <m:naryPr>
                    <m:chr m:val="∑"/>
                    <m:limLoc m:val="undOvr"/>
                    <m:ctrlPr>
                      <w:ins w:id="1541" w:author="Στάθης Καπ" w:date="2023-02-01T09:03:00Z">
                        <w:rPr>
                          <w:rFonts w:ascii="Cambria Math" w:eastAsiaTheme="minorEastAsia" w:hAnsi="Cambria Math"/>
                          <w:i/>
                          <w:lang w:val="el-GR"/>
                        </w:rPr>
                      </w:ins>
                    </m:ctrlPr>
                  </m:naryPr>
                  <m:sub>
                    <m:r>
                      <w:ins w:id="1542" w:author="Στάθης Καπ" w:date="2023-02-01T09:03:00Z">
                        <w:rPr>
                          <w:rFonts w:ascii="Cambria Math" w:eastAsiaTheme="minorEastAsia" w:hAnsi="Cambria Math"/>
                          <w:lang w:val="el-GR"/>
                        </w:rPr>
                        <m:t>j=2</m:t>
                      </w:ins>
                    </m:r>
                  </m:sub>
                  <m:sup>
                    <m:r>
                      <w:ins w:id="1543" w:author="Στάθης Καπ" w:date="2023-02-01T09:03:00Z">
                        <w:rPr>
                          <w:rFonts w:ascii="Cambria Math" w:eastAsiaTheme="minorEastAsia" w:hAnsi="Cambria Math"/>
                          <w:lang w:val="el-GR"/>
                        </w:rPr>
                        <m:t>n</m:t>
                      </w:ins>
                    </m:r>
                  </m:sup>
                  <m:e>
                    <m:sSub>
                      <m:sSubPr>
                        <m:ctrlPr>
                          <w:ins w:id="1544" w:author="Στάθης Καπ" w:date="2023-02-01T09:03:00Z">
                            <w:rPr>
                              <w:rFonts w:ascii="Cambria Math" w:eastAsiaTheme="minorEastAsia" w:hAnsi="Cambria Math"/>
                              <w:i/>
                              <w:lang w:val="el-GR"/>
                            </w:rPr>
                          </w:ins>
                        </m:ctrlPr>
                      </m:sSubPr>
                      <m:e>
                        <m:r>
                          <w:ins w:id="1545" w:author="Στάθης Καπ" w:date="2023-02-01T09:03:00Z">
                            <w:rPr>
                              <w:rFonts w:ascii="Cambria Math" w:eastAsiaTheme="minorEastAsia" w:hAnsi="Cambria Math"/>
                              <w:lang w:val="el-GR"/>
                            </w:rPr>
                            <m:t>x</m:t>
                          </w:ins>
                        </m:r>
                      </m:e>
                      <m:sub>
                        <m:r>
                          <w:ins w:id="1546" w:author="Στάθης Καπ" w:date="2023-02-01T09:03:00Z">
                            <w:rPr>
                              <w:rFonts w:ascii="Cambria Math" w:eastAsiaTheme="minorEastAsia" w:hAnsi="Cambria Math"/>
                              <w:lang w:val="el-GR"/>
                            </w:rPr>
                            <m:t>kjd</m:t>
                          </w:ins>
                        </m:r>
                      </m:sub>
                    </m:sSub>
                  </m:e>
                </m:nary>
                <m:r>
                  <w:ins w:id="1547" w:author="Στάθης Καπ" w:date="2023-02-01T09:03:00Z">
                    <w:rPr>
                      <w:rFonts w:ascii="Cambria Math" w:eastAsiaTheme="minorEastAsia" w:hAnsi="Cambria Math"/>
                      <w:lang w:val="el-GR"/>
                    </w:rPr>
                    <m:t>=</m:t>
                  </w:ins>
                </m:r>
                <m:sSub>
                  <m:sSubPr>
                    <m:ctrlPr>
                      <w:ins w:id="1548" w:author="Στάθης Καπ" w:date="2023-02-01T09:03:00Z">
                        <w:rPr>
                          <w:rFonts w:ascii="Cambria Math" w:eastAsiaTheme="minorEastAsia" w:hAnsi="Cambria Math"/>
                          <w:i/>
                          <w:lang w:val="el-GR"/>
                        </w:rPr>
                      </w:ins>
                    </m:ctrlPr>
                  </m:sSubPr>
                  <m:e>
                    <m:r>
                      <w:ins w:id="1549" w:author="Στάθης Καπ" w:date="2023-02-01T09:03:00Z">
                        <w:rPr>
                          <w:rFonts w:ascii="Cambria Math" w:eastAsiaTheme="minorEastAsia" w:hAnsi="Cambria Math"/>
                          <w:lang w:val="el-GR"/>
                        </w:rPr>
                        <m:t>y</m:t>
                      </w:ins>
                    </m:r>
                  </m:e>
                  <m:sub>
                    <m:r>
                      <w:ins w:id="1550" w:author="Στάθης Καπ" w:date="2023-02-01T09:03:00Z">
                        <w:rPr>
                          <w:rFonts w:ascii="Cambria Math" w:eastAsiaTheme="minorEastAsia" w:hAnsi="Cambria Math"/>
                          <w:lang w:val="el-GR"/>
                        </w:rPr>
                        <m:t>kd</m:t>
                      </w:ins>
                    </m:r>
                  </m:sub>
                </m:sSub>
                <m:r>
                  <w:ins w:id="1551" w:author="Στάθης Καπ" w:date="2023-02-01T09:03:00Z">
                    <w:rPr>
                      <w:rFonts w:ascii="Cambria Math" w:eastAsiaTheme="minorEastAsia" w:hAnsi="Cambria Math"/>
                      <w:lang w:val="el-GR"/>
                    </w:rPr>
                    <m:t xml:space="preserve">  ∀k=2, ⋯,n-1 d=1,⋯,m</m:t>
                  </w:ins>
                </m:r>
              </m:oMath>
            </m:oMathPara>
          </w:p>
        </w:tc>
        <w:tc>
          <w:tcPr>
            <w:tcW w:w="350" w:type="pct"/>
            <w:vAlign w:val="center"/>
          </w:tcPr>
          <w:p w14:paraId="3540AE6F" w14:textId="108D28B3" w:rsidR="007740BF" w:rsidRPr="00603993" w:rsidRDefault="007740BF" w:rsidP="00237FE3">
            <w:pPr>
              <w:pStyle w:val="Caption"/>
              <w:spacing w:after="160"/>
              <w:rPr>
                <w:ins w:id="1552" w:author="Στάθης Καπ" w:date="2023-02-01T09:03:00Z"/>
                <w:rPrChange w:id="1553" w:author="Στάθης Καπ" w:date="2023-02-01T08:49:00Z">
                  <w:rPr>
                    <w:ins w:id="1554" w:author="Στάθης Καπ" w:date="2023-02-01T09:03:00Z"/>
                    <w:lang w:val="el-GR"/>
                  </w:rPr>
                </w:rPrChange>
              </w:rPr>
            </w:pPr>
            <w:ins w:id="1555"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56"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34</w:t>
            </w:r>
            <w:ins w:id="1557" w:author="Στάθης Καπ" w:date="2023-02-01T09:03:00Z">
              <w:r>
                <w:rPr>
                  <w:lang w:val="el-GR"/>
                </w:rPr>
                <w:fldChar w:fldCharType="end"/>
              </w:r>
              <w:r>
                <w:t>)</w:t>
              </w:r>
            </w:ins>
          </w:p>
        </w:tc>
      </w:tr>
      <w:tr w:rsidR="00A24578" w14:paraId="4703F83E" w14:textId="77777777" w:rsidTr="00237FE3">
        <w:trPr>
          <w:ins w:id="1558" w:author="Στάθης Καπ" w:date="2023-02-01T09:03:00Z"/>
        </w:trPr>
        <w:tc>
          <w:tcPr>
            <w:tcW w:w="350" w:type="pct"/>
          </w:tcPr>
          <w:p w14:paraId="5256D8B8" w14:textId="77777777" w:rsidR="00A24578" w:rsidRDefault="00A24578">
            <w:pPr>
              <w:spacing w:after="160"/>
              <w:rPr>
                <w:ins w:id="1559" w:author="Στάθης Καπ" w:date="2023-02-01T09:03:00Z"/>
                <w:lang w:val="el-GR"/>
              </w:rPr>
              <w:pPrChange w:id="1560" w:author="Στάθης Καπ" w:date="2023-02-01T08:46:00Z">
                <w:pPr/>
              </w:pPrChange>
            </w:pPr>
          </w:p>
        </w:tc>
        <w:tc>
          <w:tcPr>
            <w:tcW w:w="4300" w:type="pct"/>
          </w:tcPr>
          <w:p w14:paraId="68C4FF6E" w14:textId="2A21AD98" w:rsidR="00A24578" w:rsidRPr="005846FF" w:rsidRDefault="00227D7C">
            <w:pPr>
              <w:spacing w:after="160"/>
              <w:rPr>
                <w:ins w:id="1561" w:author="Στάθης Καπ" w:date="2023-02-01T09:03:00Z"/>
                <w:lang w:val="el-GR"/>
              </w:rPr>
              <w:pPrChange w:id="1562" w:author="Στάθης Καπ" w:date="2023-02-01T08:46:00Z">
                <w:pPr/>
              </w:pPrChange>
            </w:pPr>
            <m:oMathPara>
              <m:oMath>
                <m:sSub>
                  <m:sSubPr>
                    <m:ctrlPr>
                      <w:ins w:id="1563" w:author="Στάθης Καπ" w:date="2023-02-01T09:03:00Z">
                        <w:rPr>
                          <w:rFonts w:ascii="Cambria Math" w:eastAsiaTheme="minorEastAsia" w:hAnsi="Cambria Math"/>
                          <w:i/>
                          <w:iCs/>
                          <w:lang w:val="el-GR"/>
                        </w:rPr>
                      </w:ins>
                    </m:ctrlPr>
                  </m:sSubPr>
                  <m:e>
                    <m:r>
                      <w:ins w:id="1564" w:author="Στάθης Καπ" w:date="2023-02-01T09:03:00Z">
                        <w:rPr>
                          <w:rFonts w:ascii="Cambria Math" w:eastAsiaTheme="minorEastAsia" w:hAnsi="Cambria Math"/>
                          <w:lang w:val="el-GR"/>
                        </w:rPr>
                        <m:t>s</m:t>
                      </w:ins>
                    </m:r>
                  </m:e>
                  <m:sub>
                    <m:r>
                      <w:ins w:id="1565" w:author="Στάθης Καπ" w:date="2023-02-01T09:03:00Z">
                        <w:rPr>
                          <w:rFonts w:ascii="Cambria Math" w:eastAsiaTheme="minorEastAsia" w:hAnsi="Cambria Math"/>
                          <w:lang w:val="el-GR"/>
                        </w:rPr>
                        <m:t>id</m:t>
                      </w:ins>
                    </m:r>
                  </m:sub>
                </m:sSub>
                <m:r>
                  <w:ins w:id="1566" w:author="Στάθης Καπ" w:date="2023-02-01T09:03:00Z">
                    <w:rPr>
                      <w:rFonts w:ascii="Cambria Math" w:eastAsiaTheme="minorEastAsia" w:hAnsi="Cambria Math"/>
                      <w:lang w:val="el-GR"/>
                    </w:rPr>
                    <m:t>+</m:t>
                  </w:ins>
                </m:r>
                <m:sSub>
                  <m:sSubPr>
                    <m:ctrlPr>
                      <w:ins w:id="1567" w:author="Στάθης Καπ" w:date="2023-02-01T09:03:00Z">
                        <w:rPr>
                          <w:rFonts w:ascii="Cambria Math" w:eastAsiaTheme="minorEastAsia" w:hAnsi="Cambria Math"/>
                          <w:i/>
                          <w:iCs/>
                          <w:lang w:val="el-GR"/>
                        </w:rPr>
                      </w:ins>
                    </m:ctrlPr>
                  </m:sSubPr>
                  <m:e>
                    <m:r>
                      <w:ins w:id="1568" w:author="Στάθης Καπ" w:date="2023-02-01T09:03:00Z">
                        <w:rPr>
                          <w:rFonts w:ascii="Cambria Math" w:eastAsiaTheme="minorEastAsia" w:hAnsi="Cambria Math"/>
                          <w:lang w:val="el-GR"/>
                        </w:rPr>
                        <m:t>T</m:t>
                      </w:ins>
                    </m:r>
                  </m:e>
                  <m:sub>
                    <m:r>
                      <w:ins w:id="1569" w:author="Στάθης Καπ" w:date="2023-02-01T09:03:00Z">
                        <w:rPr>
                          <w:rFonts w:ascii="Cambria Math" w:eastAsiaTheme="minorEastAsia" w:hAnsi="Cambria Math"/>
                          <w:lang w:val="el-GR"/>
                        </w:rPr>
                        <m:t>i</m:t>
                      </w:ins>
                    </m:r>
                  </m:sub>
                </m:sSub>
                <m:r>
                  <w:ins w:id="1570" w:author="Στάθης Καπ" w:date="2023-02-01T09:03:00Z">
                    <w:rPr>
                      <w:rFonts w:ascii="Cambria Math" w:eastAsiaTheme="minorEastAsia" w:hAnsi="Cambria Math"/>
                      <w:lang w:val="el-GR"/>
                    </w:rPr>
                    <m:t>+</m:t>
                  </w:ins>
                </m:r>
                <m:sSub>
                  <m:sSubPr>
                    <m:ctrlPr>
                      <w:ins w:id="1571" w:author="Στάθης Καπ" w:date="2023-02-01T09:03:00Z">
                        <w:rPr>
                          <w:rFonts w:ascii="Cambria Math" w:eastAsiaTheme="minorEastAsia" w:hAnsi="Cambria Math"/>
                          <w:i/>
                          <w:iCs/>
                          <w:lang w:val="el-GR"/>
                        </w:rPr>
                      </w:ins>
                    </m:ctrlPr>
                  </m:sSubPr>
                  <m:e>
                    <m:r>
                      <w:ins w:id="1572" w:author="Στάθης Καπ" w:date="2023-02-01T09:03:00Z">
                        <w:rPr>
                          <w:rFonts w:ascii="Cambria Math" w:eastAsiaTheme="minorEastAsia" w:hAnsi="Cambria Math"/>
                          <w:lang w:val="el-GR"/>
                        </w:rPr>
                        <m:t>c</m:t>
                      </w:ins>
                    </m:r>
                  </m:e>
                  <m:sub>
                    <m:r>
                      <w:ins w:id="1573" w:author="Στάθης Καπ" w:date="2023-02-01T09:03:00Z">
                        <w:rPr>
                          <w:rFonts w:ascii="Cambria Math" w:eastAsiaTheme="minorEastAsia" w:hAnsi="Cambria Math"/>
                          <w:lang w:val="el-GR"/>
                        </w:rPr>
                        <m:t>ij</m:t>
                      </w:ins>
                    </m:r>
                  </m:sub>
                </m:sSub>
                <m:r>
                  <w:ins w:id="1574" w:author="Στάθης Καπ" w:date="2023-02-01T09:03:00Z">
                    <w:rPr>
                      <w:rFonts w:ascii="Cambria Math" w:eastAsiaTheme="minorEastAsia" w:hAnsi="Cambria Math"/>
                      <w:lang w:val="el-GR"/>
                    </w:rPr>
                    <m:t>-</m:t>
                  </w:ins>
                </m:r>
                <m:sSub>
                  <m:sSubPr>
                    <m:ctrlPr>
                      <w:ins w:id="1575" w:author="Στάθης Καπ" w:date="2023-02-01T09:03:00Z">
                        <w:rPr>
                          <w:rFonts w:ascii="Cambria Math" w:eastAsiaTheme="minorEastAsia" w:hAnsi="Cambria Math"/>
                          <w:i/>
                          <w:iCs/>
                          <w:lang w:val="el-GR"/>
                        </w:rPr>
                      </w:ins>
                    </m:ctrlPr>
                  </m:sSubPr>
                  <m:e>
                    <m:r>
                      <w:ins w:id="1576" w:author="Στάθης Καπ" w:date="2023-02-01T09:03:00Z">
                        <w:rPr>
                          <w:rFonts w:ascii="Cambria Math" w:eastAsiaTheme="minorEastAsia" w:hAnsi="Cambria Math"/>
                          <w:lang w:val="el-GR"/>
                        </w:rPr>
                        <m:t>s</m:t>
                      </w:ins>
                    </m:r>
                  </m:e>
                  <m:sub>
                    <m:r>
                      <w:ins w:id="1577" w:author="Στάθης Καπ" w:date="2023-02-01T09:03:00Z">
                        <w:rPr>
                          <w:rFonts w:ascii="Cambria Math" w:eastAsiaTheme="minorEastAsia" w:hAnsi="Cambria Math"/>
                          <w:lang w:val="el-GR"/>
                        </w:rPr>
                        <m:t>jd</m:t>
                      </w:ins>
                    </m:r>
                  </m:sub>
                </m:sSub>
                <m:r>
                  <w:ins w:id="1578" w:author="Στάθης Καπ" w:date="2023-02-01T09:03:00Z">
                    <w:rPr>
                      <w:rFonts w:ascii="Cambria Math" w:eastAsiaTheme="minorEastAsia" w:hAnsi="Cambria Math"/>
                      <w:lang w:val="el-GR"/>
                    </w:rPr>
                    <m:t>≤M</m:t>
                  </w:ins>
                </m:r>
                <m:d>
                  <m:dPr>
                    <m:ctrlPr>
                      <w:ins w:id="1579" w:author="Στάθης Καπ" w:date="2023-02-01T09:03:00Z">
                        <w:rPr>
                          <w:rFonts w:ascii="Cambria Math" w:eastAsiaTheme="minorEastAsia" w:hAnsi="Cambria Math"/>
                          <w:i/>
                          <w:iCs/>
                          <w:lang w:val="el-GR"/>
                        </w:rPr>
                      </w:ins>
                    </m:ctrlPr>
                  </m:dPr>
                  <m:e>
                    <m:r>
                      <w:ins w:id="1580" w:author="Στάθης Καπ" w:date="2023-02-01T09:03:00Z">
                        <w:rPr>
                          <w:rFonts w:ascii="Cambria Math" w:eastAsiaTheme="minorEastAsia" w:hAnsi="Cambria Math"/>
                          <w:lang w:val="el-GR"/>
                        </w:rPr>
                        <m:t>1-</m:t>
                      </w:ins>
                    </m:r>
                    <m:sSub>
                      <m:sSubPr>
                        <m:ctrlPr>
                          <w:ins w:id="1581" w:author="Στάθης Καπ" w:date="2023-02-01T09:03:00Z">
                            <w:rPr>
                              <w:rFonts w:ascii="Cambria Math" w:eastAsiaTheme="minorEastAsia" w:hAnsi="Cambria Math"/>
                              <w:i/>
                              <w:iCs/>
                              <w:lang w:val="el-GR"/>
                            </w:rPr>
                          </w:ins>
                        </m:ctrlPr>
                      </m:sSubPr>
                      <m:e>
                        <m:r>
                          <w:ins w:id="1582" w:author="Στάθης Καπ" w:date="2023-02-01T09:03:00Z">
                            <w:rPr>
                              <w:rFonts w:ascii="Cambria Math" w:eastAsiaTheme="minorEastAsia" w:hAnsi="Cambria Math"/>
                              <w:lang w:val="el-GR"/>
                            </w:rPr>
                            <m:t>x</m:t>
                          </w:ins>
                        </m:r>
                      </m:e>
                      <m:sub>
                        <m:r>
                          <w:ins w:id="1583" w:author="Στάθης Καπ" w:date="2023-02-01T09:03:00Z">
                            <w:rPr>
                              <w:rFonts w:ascii="Cambria Math" w:eastAsiaTheme="minorEastAsia" w:hAnsi="Cambria Math"/>
                              <w:lang w:val="el-GR"/>
                            </w:rPr>
                            <m:t>ijd</m:t>
                          </w:ins>
                        </m:r>
                      </m:sub>
                    </m:sSub>
                  </m:e>
                </m:d>
                <m:r>
                  <w:ins w:id="1584" w:author="Στάθης Καπ" w:date="2023-02-01T09:03:00Z">
                    <w:rPr>
                      <w:rFonts w:ascii="Cambria Math" w:eastAsiaTheme="minorEastAsia" w:hAnsi="Cambria Math"/>
                      <w:lang w:val="el-GR"/>
                    </w:rPr>
                    <m:t xml:space="preserve"> ∀i,j=1,⋯,n d=1,⋯, m</m:t>
                  </w:ins>
                </m:r>
              </m:oMath>
            </m:oMathPara>
          </w:p>
        </w:tc>
        <w:tc>
          <w:tcPr>
            <w:tcW w:w="350" w:type="pct"/>
            <w:vAlign w:val="center"/>
          </w:tcPr>
          <w:p w14:paraId="68881113" w14:textId="472115E3" w:rsidR="00A24578" w:rsidRPr="00603993" w:rsidRDefault="00A24578" w:rsidP="00237FE3">
            <w:pPr>
              <w:pStyle w:val="Caption"/>
              <w:spacing w:after="160"/>
              <w:rPr>
                <w:ins w:id="1585" w:author="Στάθης Καπ" w:date="2023-02-01T09:03:00Z"/>
                <w:rPrChange w:id="1586" w:author="Στάθης Καπ" w:date="2023-02-01T08:49:00Z">
                  <w:rPr>
                    <w:ins w:id="1587" w:author="Στάθης Καπ" w:date="2023-02-01T09:03:00Z"/>
                    <w:lang w:val="el-GR"/>
                  </w:rPr>
                </w:rPrChange>
              </w:rPr>
            </w:pPr>
            <w:ins w:id="1588"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89"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35</w:t>
            </w:r>
            <w:ins w:id="1590" w:author="Στάθης Καπ" w:date="2023-02-01T09:03:00Z">
              <w:r>
                <w:rPr>
                  <w:lang w:val="el-GR"/>
                </w:rPr>
                <w:fldChar w:fldCharType="end"/>
              </w:r>
              <w:r>
                <w:t>)</w:t>
              </w:r>
            </w:ins>
          </w:p>
        </w:tc>
      </w:tr>
      <w:tr w:rsidR="00F05267" w14:paraId="66C69748" w14:textId="77777777" w:rsidTr="00237FE3">
        <w:trPr>
          <w:ins w:id="1591" w:author="Στάθης Καπ" w:date="2023-02-01T09:04:00Z"/>
        </w:trPr>
        <w:tc>
          <w:tcPr>
            <w:tcW w:w="350" w:type="pct"/>
          </w:tcPr>
          <w:p w14:paraId="7C793F4F" w14:textId="77777777" w:rsidR="00F05267" w:rsidRDefault="00F05267">
            <w:pPr>
              <w:spacing w:after="160"/>
              <w:rPr>
                <w:ins w:id="1592" w:author="Στάθης Καπ" w:date="2023-02-01T09:04:00Z"/>
                <w:lang w:val="el-GR"/>
              </w:rPr>
              <w:pPrChange w:id="1593" w:author="Στάθης Καπ" w:date="2023-02-01T08:46:00Z">
                <w:pPr/>
              </w:pPrChange>
            </w:pPr>
          </w:p>
        </w:tc>
        <w:tc>
          <w:tcPr>
            <w:tcW w:w="4300" w:type="pct"/>
          </w:tcPr>
          <w:p w14:paraId="527EBD1F" w14:textId="554AA13A" w:rsidR="00F05267" w:rsidRPr="005846FF" w:rsidRDefault="00227D7C">
            <w:pPr>
              <w:spacing w:after="160"/>
              <w:rPr>
                <w:ins w:id="1594" w:author="Στάθης Καπ" w:date="2023-02-01T09:04:00Z"/>
                <w:lang w:val="el-GR"/>
              </w:rPr>
              <w:pPrChange w:id="1595" w:author="Στάθης Καπ" w:date="2023-02-01T08:46:00Z">
                <w:pPr/>
              </w:pPrChange>
            </w:pPr>
            <m:oMathPara>
              <m:oMath>
                <m:nary>
                  <m:naryPr>
                    <m:chr m:val="∑"/>
                    <m:limLoc m:val="undOvr"/>
                    <m:ctrlPr>
                      <w:ins w:id="1596" w:author="Στάθης Καπ" w:date="2023-02-01T09:04:00Z">
                        <w:rPr>
                          <w:rFonts w:ascii="Cambria Math" w:hAnsi="Cambria Math"/>
                          <w:i/>
                          <w:lang w:val="el-GR"/>
                        </w:rPr>
                      </w:ins>
                    </m:ctrlPr>
                  </m:naryPr>
                  <m:sub>
                    <m:r>
                      <w:ins w:id="1597" w:author="Στάθης Καπ" w:date="2023-02-01T09:04:00Z">
                        <w:rPr>
                          <w:rFonts w:ascii="Cambria Math" w:hAnsi="Cambria Math"/>
                          <w:lang w:val="el-GR"/>
                        </w:rPr>
                        <m:t>d=1</m:t>
                      </w:ins>
                    </m:r>
                  </m:sub>
                  <m:sup>
                    <m:r>
                      <w:ins w:id="1598" w:author="Στάθης Καπ" w:date="2023-02-01T09:04:00Z">
                        <w:rPr>
                          <w:rFonts w:ascii="Cambria Math" w:hAnsi="Cambria Math"/>
                          <w:lang w:val="el-GR"/>
                        </w:rPr>
                        <m:t>m</m:t>
                      </w:ins>
                    </m:r>
                  </m:sup>
                  <m:e>
                    <m:sSub>
                      <m:sSubPr>
                        <m:ctrlPr>
                          <w:ins w:id="1599" w:author="Στάθης Καπ" w:date="2023-02-01T09:04:00Z">
                            <w:rPr>
                              <w:rFonts w:ascii="Cambria Math" w:hAnsi="Cambria Math"/>
                              <w:i/>
                              <w:lang w:val="el-GR"/>
                            </w:rPr>
                          </w:ins>
                        </m:ctrlPr>
                      </m:sSubPr>
                      <m:e>
                        <m:r>
                          <w:ins w:id="1600" w:author="Στάθης Καπ" w:date="2023-02-01T09:04:00Z">
                            <w:rPr>
                              <w:rFonts w:ascii="Cambria Math" w:hAnsi="Cambria Math"/>
                              <w:lang w:val="el-GR"/>
                            </w:rPr>
                            <m:t>y</m:t>
                          </w:ins>
                        </m:r>
                      </m:e>
                      <m:sub>
                        <m:r>
                          <w:ins w:id="1601" w:author="Στάθης Καπ" w:date="2023-02-01T09:04:00Z">
                            <w:rPr>
                              <w:rFonts w:ascii="Cambria Math" w:hAnsi="Cambria Math"/>
                              <w:lang w:val="el-GR"/>
                            </w:rPr>
                            <m:t>kd</m:t>
                          </w:ins>
                        </m:r>
                      </m:sub>
                    </m:sSub>
                  </m:e>
                </m:nary>
                <m:r>
                  <w:ins w:id="1602" w:author="Στάθης Καπ" w:date="2023-02-01T09:04:00Z">
                    <w:rPr>
                      <w:rFonts w:ascii="Cambria Math" w:hAnsi="Cambria Math"/>
                      <w:lang w:val="el-GR"/>
                    </w:rPr>
                    <m:t>≤1 ∀k=2,⋯,n-1</m:t>
                  </w:ins>
                </m:r>
              </m:oMath>
            </m:oMathPara>
          </w:p>
        </w:tc>
        <w:tc>
          <w:tcPr>
            <w:tcW w:w="350" w:type="pct"/>
            <w:vAlign w:val="center"/>
          </w:tcPr>
          <w:p w14:paraId="632A3F2D" w14:textId="385D441B" w:rsidR="00F05267" w:rsidRPr="00603993" w:rsidRDefault="00F05267" w:rsidP="00237FE3">
            <w:pPr>
              <w:pStyle w:val="Caption"/>
              <w:spacing w:after="160"/>
              <w:rPr>
                <w:ins w:id="1603" w:author="Στάθης Καπ" w:date="2023-02-01T09:04:00Z"/>
                <w:rPrChange w:id="1604" w:author="Στάθης Καπ" w:date="2023-02-01T08:49:00Z">
                  <w:rPr>
                    <w:ins w:id="1605" w:author="Στάθης Καπ" w:date="2023-02-01T09:04:00Z"/>
                    <w:lang w:val="el-GR"/>
                  </w:rPr>
                </w:rPrChange>
              </w:rPr>
            </w:pPr>
            <w:ins w:id="1606"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07"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36</w:t>
            </w:r>
            <w:ins w:id="1608" w:author="Στάθης Καπ" w:date="2023-02-01T09:04:00Z">
              <w:r>
                <w:rPr>
                  <w:lang w:val="el-GR"/>
                </w:rPr>
                <w:fldChar w:fldCharType="end"/>
              </w:r>
              <w:r>
                <w:t>)</w:t>
              </w:r>
            </w:ins>
          </w:p>
        </w:tc>
      </w:tr>
      <w:tr w:rsidR="00966A77" w14:paraId="3A072015" w14:textId="77777777" w:rsidTr="00237FE3">
        <w:trPr>
          <w:ins w:id="1609" w:author="Στάθης Καπ" w:date="2023-02-01T09:04:00Z"/>
        </w:trPr>
        <w:tc>
          <w:tcPr>
            <w:tcW w:w="350" w:type="pct"/>
          </w:tcPr>
          <w:p w14:paraId="253ADBBF" w14:textId="77777777" w:rsidR="00966A77" w:rsidRDefault="00966A77">
            <w:pPr>
              <w:spacing w:after="160"/>
              <w:rPr>
                <w:ins w:id="1610" w:author="Στάθης Καπ" w:date="2023-02-01T09:04:00Z"/>
                <w:lang w:val="el-GR"/>
              </w:rPr>
              <w:pPrChange w:id="1611" w:author="Στάθης Καπ" w:date="2023-02-01T08:46:00Z">
                <w:pPr/>
              </w:pPrChange>
            </w:pPr>
          </w:p>
        </w:tc>
        <w:tc>
          <w:tcPr>
            <w:tcW w:w="4300" w:type="pct"/>
          </w:tcPr>
          <w:p w14:paraId="5E0CFEDC" w14:textId="727A5798" w:rsidR="00966A77" w:rsidRPr="005846FF" w:rsidRDefault="00227D7C">
            <w:pPr>
              <w:spacing w:after="160"/>
              <w:rPr>
                <w:ins w:id="1612" w:author="Στάθης Καπ" w:date="2023-02-01T09:04:00Z"/>
                <w:lang w:val="el-GR"/>
              </w:rPr>
              <w:pPrChange w:id="1613" w:author="Στάθης Καπ" w:date="2023-02-01T08:46:00Z">
                <w:pPr/>
              </w:pPrChange>
            </w:pPr>
            <m:oMathPara>
              <m:oMath>
                <m:nary>
                  <m:naryPr>
                    <m:chr m:val="∑"/>
                    <m:limLoc m:val="undOvr"/>
                    <m:ctrlPr>
                      <w:ins w:id="1614" w:author="Στάθης Καπ" w:date="2023-02-01T09:04:00Z">
                        <w:rPr>
                          <w:rFonts w:ascii="Cambria Math" w:hAnsi="Cambria Math"/>
                          <w:i/>
                          <w:iCs/>
                          <w:lang w:val="el-GR"/>
                        </w:rPr>
                      </w:ins>
                    </m:ctrlPr>
                  </m:naryPr>
                  <m:sub>
                    <m:r>
                      <w:ins w:id="1615" w:author="Στάθης Καπ" w:date="2023-02-01T09:04:00Z">
                        <w:rPr>
                          <w:rFonts w:ascii="Cambria Math" w:hAnsi="Cambria Math"/>
                          <w:lang w:val="el-GR"/>
                        </w:rPr>
                        <m:t>i=1</m:t>
                      </w:ins>
                    </m:r>
                  </m:sub>
                  <m:sup>
                    <m:r>
                      <w:ins w:id="1616" w:author="Στάθης Καπ" w:date="2023-02-01T09:04:00Z">
                        <w:rPr>
                          <w:rFonts w:ascii="Cambria Math" w:hAnsi="Cambria Math"/>
                          <w:lang w:val="el-GR"/>
                        </w:rPr>
                        <m:t>n-1</m:t>
                      </w:ins>
                    </m:r>
                  </m:sup>
                  <m:e>
                    <m:r>
                      <w:ins w:id="1617" w:author="Στάθης Καπ" w:date="2023-02-01T09:04:00Z">
                        <w:rPr>
                          <w:rFonts w:ascii="Cambria Math" w:hAnsi="Cambria Math"/>
                          <w:lang w:val="el-GR"/>
                        </w:rPr>
                        <m:t>(</m:t>
                      </w:ins>
                    </m:r>
                    <m:sSub>
                      <m:sSubPr>
                        <m:ctrlPr>
                          <w:ins w:id="1618" w:author="Στάθης Καπ" w:date="2023-02-01T09:04:00Z">
                            <w:rPr>
                              <w:rFonts w:ascii="Cambria Math" w:hAnsi="Cambria Math"/>
                              <w:i/>
                              <w:iCs/>
                              <w:lang w:val="el-GR"/>
                            </w:rPr>
                          </w:ins>
                        </m:ctrlPr>
                      </m:sSubPr>
                      <m:e>
                        <m:r>
                          <w:ins w:id="1619" w:author="Στάθης Καπ" w:date="2023-02-01T09:04:00Z">
                            <w:rPr>
                              <w:rFonts w:ascii="Cambria Math" w:hAnsi="Cambria Math"/>
                              <w:lang w:val="el-GR"/>
                            </w:rPr>
                            <m:t>T</m:t>
                          </w:ins>
                        </m:r>
                      </m:e>
                      <m:sub>
                        <m:r>
                          <w:ins w:id="1620" w:author="Στάθης Καπ" w:date="2023-02-01T09:04:00Z">
                            <w:rPr>
                              <w:rFonts w:ascii="Cambria Math" w:hAnsi="Cambria Math"/>
                              <w:lang w:val="el-GR"/>
                            </w:rPr>
                            <m:t>i</m:t>
                          </w:ins>
                        </m:r>
                      </m:sub>
                    </m:sSub>
                    <m:sSub>
                      <m:sSubPr>
                        <m:ctrlPr>
                          <w:ins w:id="1621" w:author="Στάθης Καπ" w:date="2023-02-01T09:04:00Z">
                            <w:rPr>
                              <w:rFonts w:ascii="Cambria Math" w:hAnsi="Cambria Math"/>
                              <w:i/>
                              <w:iCs/>
                              <w:lang w:val="el-GR"/>
                            </w:rPr>
                          </w:ins>
                        </m:ctrlPr>
                      </m:sSubPr>
                      <m:e>
                        <m:r>
                          <w:ins w:id="1622" w:author="Στάθης Καπ" w:date="2023-02-01T09:04:00Z">
                            <w:rPr>
                              <w:rFonts w:ascii="Cambria Math" w:hAnsi="Cambria Math"/>
                              <w:lang w:val="el-GR"/>
                            </w:rPr>
                            <m:t>y</m:t>
                          </w:ins>
                        </m:r>
                      </m:e>
                      <m:sub>
                        <m:r>
                          <w:ins w:id="1623" w:author="Στάθης Καπ" w:date="2023-02-01T09:04:00Z">
                            <w:rPr>
                              <w:rFonts w:ascii="Cambria Math" w:hAnsi="Cambria Math"/>
                              <w:lang w:val="el-GR"/>
                            </w:rPr>
                            <m:t>id</m:t>
                          </w:ins>
                        </m:r>
                      </m:sub>
                    </m:sSub>
                    <m:r>
                      <w:ins w:id="1624" w:author="Στάθης Καπ" w:date="2023-02-01T09:04:00Z">
                        <w:rPr>
                          <w:rFonts w:ascii="Cambria Math" w:hAnsi="Cambria Math"/>
                          <w:lang w:val="el-GR"/>
                        </w:rPr>
                        <m:t>+</m:t>
                      </w:ins>
                    </m:r>
                    <m:nary>
                      <m:naryPr>
                        <m:chr m:val="∑"/>
                        <m:limLoc m:val="undOvr"/>
                        <m:ctrlPr>
                          <w:ins w:id="1625" w:author="Στάθης Καπ" w:date="2023-02-01T09:04:00Z">
                            <w:rPr>
                              <w:rFonts w:ascii="Cambria Math" w:hAnsi="Cambria Math"/>
                              <w:i/>
                              <w:iCs/>
                              <w:lang w:val="el-GR"/>
                            </w:rPr>
                          </w:ins>
                        </m:ctrlPr>
                      </m:naryPr>
                      <m:sub>
                        <m:r>
                          <w:ins w:id="1626" w:author="Στάθης Καπ" w:date="2023-02-01T09:04:00Z">
                            <w:rPr>
                              <w:rFonts w:ascii="Cambria Math" w:hAnsi="Cambria Math"/>
                              <w:lang w:val="el-GR"/>
                            </w:rPr>
                            <m:t>y=2</m:t>
                          </w:ins>
                        </m:r>
                      </m:sub>
                      <m:sup>
                        <m:r>
                          <w:ins w:id="1627" w:author="Στάθης Καπ" w:date="2023-02-01T09:04:00Z">
                            <w:rPr>
                              <w:rFonts w:ascii="Cambria Math" w:hAnsi="Cambria Math"/>
                              <w:lang w:val="el-GR"/>
                            </w:rPr>
                            <m:t>n</m:t>
                          </w:ins>
                        </m:r>
                      </m:sup>
                      <m:e>
                        <m:sSub>
                          <m:sSubPr>
                            <m:ctrlPr>
                              <w:ins w:id="1628" w:author="Στάθης Καπ" w:date="2023-02-01T09:04:00Z">
                                <w:rPr>
                                  <w:rFonts w:ascii="Cambria Math" w:hAnsi="Cambria Math"/>
                                  <w:i/>
                                  <w:iCs/>
                                  <w:lang w:val="el-GR"/>
                                </w:rPr>
                              </w:ins>
                            </m:ctrlPr>
                          </m:sSubPr>
                          <m:e>
                            <m:r>
                              <w:ins w:id="1629" w:author="Στάθης Καπ" w:date="2023-02-01T09:04:00Z">
                                <w:rPr>
                                  <w:rFonts w:ascii="Cambria Math" w:hAnsi="Cambria Math"/>
                                  <w:lang w:val="el-GR"/>
                                </w:rPr>
                                <m:t>c</m:t>
                              </w:ins>
                            </m:r>
                          </m:e>
                          <m:sub>
                            <m:r>
                              <w:ins w:id="1630" w:author="Στάθης Καπ" w:date="2023-02-01T09:04:00Z">
                                <w:rPr>
                                  <w:rFonts w:ascii="Cambria Math" w:hAnsi="Cambria Math"/>
                                  <w:lang w:val="el-GR"/>
                                </w:rPr>
                                <m:t>ij</m:t>
                              </w:ins>
                            </m:r>
                          </m:sub>
                        </m:sSub>
                        <m:sSub>
                          <m:sSubPr>
                            <m:ctrlPr>
                              <w:ins w:id="1631" w:author="Στάθης Καπ" w:date="2023-02-01T09:04:00Z">
                                <w:rPr>
                                  <w:rFonts w:ascii="Cambria Math" w:hAnsi="Cambria Math"/>
                                  <w:i/>
                                  <w:iCs/>
                                  <w:lang w:val="el-GR"/>
                                </w:rPr>
                              </w:ins>
                            </m:ctrlPr>
                          </m:sSubPr>
                          <m:e>
                            <m:r>
                              <w:ins w:id="1632" w:author="Στάθης Καπ" w:date="2023-02-01T09:04:00Z">
                                <w:rPr>
                                  <w:rFonts w:ascii="Cambria Math" w:hAnsi="Cambria Math"/>
                                  <w:lang w:val="el-GR"/>
                                </w:rPr>
                                <m:t>x</m:t>
                              </w:ins>
                            </m:r>
                          </m:e>
                          <m:sub>
                            <m:r>
                              <w:ins w:id="1633" w:author="Στάθης Καπ" w:date="2023-02-01T09:04:00Z">
                                <w:rPr>
                                  <w:rFonts w:ascii="Cambria Math" w:hAnsi="Cambria Math"/>
                                  <w:lang w:val="el-GR"/>
                                </w:rPr>
                                <m:t>ijd</m:t>
                              </w:ins>
                            </m:r>
                          </m:sub>
                        </m:sSub>
                      </m:e>
                    </m:nary>
                    <m:r>
                      <w:ins w:id="1634" w:author="Στάθης Καπ" w:date="2023-02-01T09:04:00Z">
                        <w:rPr>
                          <w:rFonts w:ascii="Cambria Math" w:hAnsi="Cambria Math"/>
                          <w:lang w:val="el-GR"/>
                        </w:rPr>
                        <m:t>)</m:t>
                      </w:ins>
                    </m:r>
                  </m:e>
                </m:nary>
                <m:r>
                  <w:ins w:id="1635" w:author="Στάθης Καπ" w:date="2023-02-01T09:04:00Z">
                    <w:rPr>
                      <w:rFonts w:ascii="Cambria Math" w:hAnsi="Cambria Math"/>
                      <w:lang w:val="el-GR"/>
                    </w:rPr>
                    <m:t>≤</m:t>
                  </w:ins>
                </m:r>
                <m:sSub>
                  <m:sSubPr>
                    <m:ctrlPr>
                      <w:ins w:id="1636" w:author="Στάθης Καπ" w:date="2023-02-01T09:04:00Z">
                        <w:rPr>
                          <w:rFonts w:ascii="Cambria Math" w:hAnsi="Cambria Math"/>
                          <w:i/>
                          <w:iCs/>
                          <w:lang w:val="el-GR"/>
                        </w:rPr>
                      </w:ins>
                    </m:ctrlPr>
                  </m:sSubPr>
                  <m:e>
                    <m:r>
                      <w:ins w:id="1637" w:author="Στάθης Καπ" w:date="2023-02-01T09:04:00Z">
                        <w:rPr>
                          <w:rFonts w:ascii="Cambria Math" w:hAnsi="Cambria Math"/>
                          <w:lang w:val="el-GR"/>
                        </w:rPr>
                        <m:t>T</m:t>
                      </w:ins>
                    </m:r>
                  </m:e>
                  <m:sub>
                    <m:r>
                      <w:ins w:id="1638" w:author="Στάθης Καπ" w:date="2023-02-01T09:04:00Z">
                        <w:rPr>
                          <w:rFonts w:ascii="Cambria Math" w:hAnsi="Cambria Math"/>
                          <w:lang w:val="el-GR"/>
                        </w:rPr>
                        <m:t>max</m:t>
                      </w:ins>
                    </m:r>
                  </m:sub>
                </m:sSub>
                <m:r>
                  <w:ins w:id="1639" w:author="Στάθης Καπ" w:date="2023-02-01T09:04:00Z">
                    <w:rPr>
                      <w:rFonts w:ascii="Cambria Math" w:hAnsi="Cambria Math"/>
                      <w:lang w:val="el-GR"/>
                    </w:rPr>
                    <m:t xml:space="preserve"> ∀d=1,⋯, m</m:t>
                  </w:ins>
                </m:r>
              </m:oMath>
            </m:oMathPara>
          </w:p>
        </w:tc>
        <w:tc>
          <w:tcPr>
            <w:tcW w:w="350" w:type="pct"/>
            <w:vAlign w:val="center"/>
          </w:tcPr>
          <w:p w14:paraId="339A1AE9" w14:textId="4C0F86B0" w:rsidR="00966A77" w:rsidRPr="00603993" w:rsidRDefault="00966A77" w:rsidP="00237FE3">
            <w:pPr>
              <w:pStyle w:val="Caption"/>
              <w:spacing w:after="160"/>
              <w:rPr>
                <w:ins w:id="1640" w:author="Στάθης Καπ" w:date="2023-02-01T09:04:00Z"/>
                <w:rPrChange w:id="1641" w:author="Στάθης Καπ" w:date="2023-02-01T08:49:00Z">
                  <w:rPr>
                    <w:ins w:id="1642" w:author="Στάθης Καπ" w:date="2023-02-01T09:04:00Z"/>
                    <w:lang w:val="el-GR"/>
                  </w:rPr>
                </w:rPrChange>
              </w:rPr>
            </w:pPr>
            <w:ins w:id="1643"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44"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37</w:t>
            </w:r>
            <w:ins w:id="1645" w:author="Στάθης Καπ" w:date="2023-02-01T09:04:00Z">
              <w:r>
                <w:rPr>
                  <w:lang w:val="el-GR"/>
                </w:rPr>
                <w:fldChar w:fldCharType="end"/>
              </w:r>
              <w:r>
                <w:t>)</w:t>
              </w:r>
            </w:ins>
          </w:p>
        </w:tc>
      </w:tr>
      <w:tr w:rsidR="0064104A" w14:paraId="730D6D9B" w14:textId="77777777" w:rsidTr="00237FE3">
        <w:trPr>
          <w:ins w:id="1646" w:author="Στάθης Καπ" w:date="2023-02-01T09:04:00Z"/>
        </w:trPr>
        <w:tc>
          <w:tcPr>
            <w:tcW w:w="350" w:type="pct"/>
          </w:tcPr>
          <w:p w14:paraId="678E0962" w14:textId="77777777" w:rsidR="0064104A" w:rsidRDefault="0064104A">
            <w:pPr>
              <w:spacing w:after="160"/>
              <w:rPr>
                <w:ins w:id="1647" w:author="Στάθης Καπ" w:date="2023-02-01T09:04:00Z"/>
                <w:lang w:val="el-GR"/>
              </w:rPr>
              <w:pPrChange w:id="1648" w:author="Στάθης Καπ" w:date="2023-02-01T08:46:00Z">
                <w:pPr/>
              </w:pPrChange>
            </w:pPr>
          </w:p>
        </w:tc>
        <w:tc>
          <w:tcPr>
            <w:tcW w:w="4300" w:type="pct"/>
          </w:tcPr>
          <w:p w14:paraId="4F0AE66B" w14:textId="6A33EC13" w:rsidR="0064104A" w:rsidRPr="005846FF" w:rsidRDefault="00227D7C">
            <w:pPr>
              <w:spacing w:after="160"/>
              <w:rPr>
                <w:ins w:id="1649" w:author="Στάθης Καπ" w:date="2023-02-01T09:04:00Z"/>
                <w:lang w:val="el-GR"/>
              </w:rPr>
              <w:pPrChange w:id="1650" w:author="Στάθης Καπ" w:date="2023-02-01T08:46:00Z">
                <w:pPr/>
              </w:pPrChange>
            </w:pPr>
            <m:oMathPara>
              <m:oMath>
                <m:sSub>
                  <m:sSubPr>
                    <m:ctrlPr>
                      <w:ins w:id="1651" w:author="Στάθης Καπ" w:date="2023-02-01T09:04:00Z">
                        <w:rPr>
                          <w:rFonts w:ascii="Cambria Math" w:hAnsi="Cambria Math"/>
                          <w:i/>
                          <w:lang w:val="el-GR"/>
                        </w:rPr>
                      </w:ins>
                    </m:ctrlPr>
                  </m:sSubPr>
                  <m:e>
                    <m:r>
                      <w:ins w:id="1652" w:author="Στάθης Καπ" w:date="2023-02-01T09:04:00Z">
                        <w:rPr>
                          <w:rFonts w:ascii="Cambria Math" w:hAnsi="Cambria Math"/>
                          <w:lang w:val="el-GR"/>
                        </w:rPr>
                        <m:t>O</m:t>
                      </w:ins>
                    </m:r>
                  </m:e>
                  <m:sub>
                    <m:r>
                      <w:ins w:id="1653" w:author="Στάθης Καπ" w:date="2023-02-01T09:04:00Z">
                        <w:rPr>
                          <w:rFonts w:ascii="Cambria Math" w:hAnsi="Cambria Math"/>
                          <w:lang w:val="el-GR"/>
                        </w:rPr>
                        <m:t>i</m:t>
                      </w:ins>
                    </m:r>
                  </m:sub>
                </m:sSub>
                <m:r>
                  <w:ins w:id="1654" w:author="Στάθης Καπ" w:date="2023-02-01T09:04:00Z">
                    <w:rPr>
                      <w:rFonts w:ascii="Cambria Math" w:hAnsi="Cambria Math"/>
                      <w:lang w:val="el-GR"/>
                    </w:rPr>
                    <m:t>≤</m:t>
                  </w:ins>
                </m:r>
                <m:sSub>
                  <m:sSubPr>
                    <m:ctrlPr>
                      <w:ins w:id="1655" w:author="Στάθης Καπ" w:date="2023-02-01T09:04:00Z">
                        <w:rPr>
                          <w:rFonts w:ascii="Cambria Math" w:hAnsi="Cambria Math"/>
                          <w:i/>
                          <w:lang w:val="el-GR"/>
                        </w:rPr>
                      </w:ins>
                    </m:ctrlPr>
                  </m:sSubPr>
                  <m:e>
                    <m:r>
                      <w:ins w:id="1656" w:author="Στάθης Καπ" w:date="2023-02-01T09:04:00Z">
                        <w:rPr>
                          <w:rFonts w:ascii="Cambria Math" w:hAnsi="Cambria Math"/>
                          <w:lang w:val="el-GR"/>
                        </w:rPr>
                        <m:t>s</m:t>
                      </w:ins>
                    </m:r>
                  </m:e>
                  <m:sub>
                    <m:r>
                      <w:ins w:id="1657" w:author="Στάθης Καπ" w:date="2023-02-01T09:04:00Z">
                        <w:rPr>
                          <w:rFonts w:ascii="Cambria Math" w:hAnsi="Cambria Math"/>
                          <w:lang w:val="el-GR"/>
                        </w:rPr>
                        <m:t>id</m:t>
                      </w:ins>
                    </m:r>
                  </m:sub>
                </m:sSub>
                <m:r>
                  <w:ins w:id="1658" w:author="Στάθης Καπ" w:date="2023-02-01T09:04:00Z">
                    <w:rPr>
                      <w:rFonts w:ascii="Cambria Math" w:hAnsi="Cambria Math"/>
                      <w:lang w:val="el-GR"/>
                    </w:rPr>
                    <m:t xml:space="preserve">  ∀i=1,⋯,n d=1,⋯,m</m:t>
                  </w:ins>
                </m:r>
              </m:oMath>
            </m:oMathPara>
          </w:p>
        </w:tc>
        <w:tc>
          <w:tcPr>
            <w:tcW w:w="350" w:type="pct"/>
            <w:vAlign w:val="center"/>
          </w:tcPr>
          <w:p w14:paraId="70366D56" w14:textId="67B4EDC9" w:rsidR="0064104A" w:rsidRPr="00603993" w:rsidRDefault="0064104A" w:rsidP="00237FE3">
            <w:pPr>
              <w:pStyle w:val="Caption"/>
              <w:spacing w:after="160"/>
              <w:rPr>
                <w:ins w:id="1659" w:author="Στάθης Καπ" w:date="2023-02-01T09:04:00Z"/>
                <w:rPrChange w:id="1660" w:author="Στάθης Καπ" w:date="2023-02-01T08:49:00Z">
                  <w:rPr>
                    <w:ins w:id="1661" w:author="Στάθης Καπ" w:date="2023-02-01T09:04:00Z"/>
                    <w:lang w:val="el-GR"/>
                  </w:rPr>
                </w:rPrChange>
              </w:rPr>
            </w:pPr>
            <w:ins w:id="1662"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63"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38</w:t>
            </w:r>
            <w:ins w:id="1664" w:author="Στάθης Καπ" w:date="2023-02-01T09:04:00Z">
              <w:r>
                <w:rPr>
                  <w:lang w:val="el-GR"/>
                </w:rPr>
                <w:fldChar w:fldCharType="end"/>
              </w:r>
              <w:r>
                <w:t>)</w:t>
              </w:r>
            </w:ins>
          </w:p>
        </w:tc>
      </w:tr>
      <w:tr w:rsidR="00DA3515" w14:paraId="427D8C3F" w14:textId="77777777" w:rsidTr="00237FE3">
        <w:trPr>
          <w:ins w:id="1665" w:author="Στάθης Καπ" w:date="2023-02-01T09:04:00Z"/>
        </w:trPr>
        <w:tc>
          <w:tcPr>
            <w:tcW w:w="350" w:type="pct"/>
          </w:tcPr>
          <w:p w14:paraId="4A90F065" w14:textId="77777777" w:rsidR="00DA3515" w:rsidRDefault="00DA3515">
            <w:pPr>
              <w:spacing w:after="160"/>
              <w:rPr>
                <w:ins w:id="1666" w:author="Στάθης Καπ" w:date="2023-02-01T09:04:00Z"/>
                <w:lang w:val="el-GR"/>
              </w:rPr>
              <w:pPrChange w:id="1667" w:author="Στάθης Καπ" w:date="2023-02-01T08:46:00Z">
                <w:pPr/>
              </w:pPrChange>
            </w:pPr>
          </w:p>
        </w:tc>
        <w:tc>
          <w:tcPr>
            <w:tcW w:w="4300" w:type="pct"/>
          </w:tcPr>
          <w:p w14:paraId="35632962" w14:textId="287C915E" w:rsidR="00DA3515" w:rsidRPr="005846FF" w:rsidRDefault="00227D7C">
            <w:pPr>
              <w:spacing w:after="160"/>
              <w:rPr>
                <w:ins w:id="1668" w:author="Στάθης Καπ" w:date="2023-02-01T09:04:00Z"/>
                <w:lang w:val="el-GR"/>
              </w:rPr>
              <w:pPrChange w:id="1669" w:author="Στάθης Καπ" w:date="2023-02-01T08:46:00Z">
                <w:pPr/>
              </w:pPrChange>
            </w:pPr>
            <m:oMathPara>
              <m:oMath>
                <m:sSub>
                  <m:sSubPr>
                    <m:ctrlPr>
                      <w:ins w:id="1670" w:author="Στάθης Καπ" w:date="2023-02-01T09:04:00Z">
                        <w:rPr>
                          <w:rFonts w:ascii="Cambria Math" w:hAnsi="Cambria Math"/>
                          <w:i/>
                          <w:iCs/>
                          <w:lang w:val="el-GR"/>
                        </w:rPr>
                      </w:ins>
                    </m:ctrlPr>
                  </m:sSubPr>
                  <m:e>
                    <m:r>
                      <w:ins w:id="1671" w:author="Στάθης Καπ" w:date="2023-02-01T09:04:00Z">
                        <w:rPr>
                          <w:rFonts w:ascii="Cambria Math" w:hAnsi="Cambria Math"/>
                          <w:lang w:val="el-GR"/>
                        </w:rPr>
                        <m:t>s</m:t>
                      </w:ins>
                    </m:r>
                  </m:e>
                  <m:sub>
                    <m:r>
                      <w:ins w:id="1672" w:author="Στάθης Καπ" w:date="2023-02-01T09:04:00Z">
                        <w:rPr>
                          <w:rFonts w:ascii="Cambria Math" w:hAnsi="Cambria Math"/>
                          <w:lang w:val="el-GR"/>
                        </w:rPr>
                        <m:t>id</m:t>
                      </w:ins>
                    </m:r>
                  </m:sub>
                </m:sSub>
                <m:r>
                  <w:ins w:id="1673" w:author="Στάθης Καπ" w:date="2023-02-01T09:04:00Z">
                    <w:rPr>
                      <w:rFonts w:ascii="Cambria Math" w:hAnsi="Cambria Math"/>
                      <w:lang w:val="el-GR"/>
                    </w:rPr>
                    <m:t>≤</m:t>
                  </w:ins>
                </m:r>
                <m:sSub>
                  <m:sSubPr>
                    <m:ctrlPr>
                      <w:ins w:id="1674" w:author="Στάθης Καπ" w:date="2023-02-01T09:04:00Z">
                        <w:rPr>
                          <w:rFonts w:ascii="Cambria Math" w:hAnsi="Cambria Math"/>
                          <w:i/>
                          <w:iCs/>
                          <w:lang w:val="el-GR"/>
                        </w:rPr>
                      </w:ins>
                    </m:ctrlPr>
                  </m:sSubPr>
                  <m:e>
                    <m:r>
                      <w:ins w:id="1675" w:author="Στάθης Καπ" w:date="2023-02-01T09:04:00Z">
                        <w:rPr>
                          <w:rFonts w:ascii="Cambria Math" w:hAnsi="Cambria Math"/>
                          <w:lang w:val="el-GR"/>
                        </w:rPr>
                        <m:t>C</m:t>
                      </w:ins>
                    </m:r>
                  </m:e>
                  <m:sub>
                    <m:r>
                      <w:ins w:id="1676" w:author="Στάθης Καπ" w:date="2023-02-01T09:04:00Z">
                        <w:rPr>
                          <w:rFonts w:ascii="Cambria Math" w:hAnsi="Cambria Math"/>
                          <w:lang w:val="el-GR"/>
                        </w:rPr>
                        <m:t>i</m:t>
                      </w:ins>
                    </m:r>
                  </m:sub>
                </m:sSub>
                <m:r>
                  <w:ins w:id="1677" w:author="Στάθης Καπ" w:date="2023-02-01T09:04:00Z">
                    <w:rPr>
                      <w:rFonts w:ascii="Cambria Math" w:hAnsi="Cambria Math"/>
                      <w:lang w:val="el-GR"/>
                    </w:rPr>
                    <m:t xml:space="preserve"> ∀i=1,⋯,n d=1,⋯,m</m:t>
                  </w:ins>
                </m:r>
              </m:oMath>
            </m:oMathPara>
          </w:p>
        </w:tc>
        <w:tc>
          <w:tcPr>
            <w:tcW w:w="350" w:type="pct"/>
            <w:vAlign w:val="center"/>
          </w:tcPr>
          <w:p w14:paraId="38377483" w14:textId="743DF07E" w:rsidR="00DA3515" w:rsidRPr="00603993" w:rsidRDefault="00DA3515" w:rsidP="00237FE3">
            <w:pPr>
              <w:pStyle w:val="Caption"/>
              <w:spacing w:after="160"/>
              <w:rPr>
                <w:ins w:id="1678" w:author="Στάθης Καπ" w:date="2023-02-01T09:04:00Z"/>
                <w:rPrChange w:id="1679" w:author="Στάθης Καπ" w:date="2023-02-01T08:49:00Z">
                  <w:rPr>
                    <w:ins w:id="1680" w:author="Στάθης Καπ" w:date="2023-02-01T09:04:00Z"/>
                    <w:lang w:val="el-GR"/>
                  </w:rPr>
                </w:rPrChange>
              </w:rPr>
            </w:pPr>
            <w:ins w:id="1681"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82"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39</w:t>
            </w:r>
            <w:ins w:id="1683" w:author="Στάθης Καπ" w:date="2023-02-01T09:04:00Z">
              <w:r>
                <w:rPr>
                  <w:lang w:val="el-GR"/>
                </w:rPr>
                <w:fldChar w:fldCharType="end"/>
              </w:r>
              <w:r>
                <w:t>)</w:t>
              </w:r>
            </w:ins>
          </w:p>
        </w:tc>
      </w:tr>
      <w:tr w:rsidR="001D126F" w14:paraId="610BE061" w14:textId="77777777" w:rsidTr="00237FE3">
        <w:trPr>
          <w:ins w:id="1684" w:author="Στάθης Καπ" w:date="2023-02-01T09:04:00Z"/>
        </w:trPr>
        <w:tc>
          <w:tcPr>
            <w:tcW w:w="350" w:type="pct"/>
          </w:tcPr>
          <w:p w14:paraId="46A6C8D2" w14:textId="77777777" w:rsidR="001D126F" w:rsidRDefault="001D126F">
            <w:pPr>
              <w:spacing w:after="160"/>
              <w:rPr>
                <w:ins w:id="1685" w:author="Στάθης Καπ" w:date="2023-02-01T09:04:00Z"/>
                <w:lang w:val="el-GR"/>
              </w:rPr>
              <w:pPrChange w:id="1686" w:author="Στάθης Καπ" w:date="2023-02-01T08:46:00Z">
                <w:pPr/>
              </w:pPrChange>
            </w:pPr>
          </w:p>
        </w:tc>
        <w:tc>
          <w:tcPr>
            <w:tcW w:w="4300" w:type="pct"/>
          </w:tcPr>
          <w:p w14:paraId="07730093" w14:textId="6E4449FE" w:rsidR="001D126F" w:rsidRPr="005846FF" w:rsidRDefault="00227D7C">
            <w:pPr>
              <w:spacing w:after="160"/>
              <w:rPr>
                <w:ins w:id="1687" w:author="Στάθης Καπ" w:date="2023-02-01T09:04:00Z"/>
                <w:lang w:val="el-GR"/>
              </w:rPr>
              <w:pPrChange w:id="1688" w:author="Στάθης Καπ" w:date="2023-02-01T08:46:00Z">
                <w:pPr/>
              </w:pPrChange>
            </w:pPr>
            <m:oMathPara>
              <m:oMath>
                <m:sSub>
                  <m:sSubPr>
                    <m:ctrlPr>
                      <w:ins w:id="1689" w:author="Στάθης Καπ" w:date="2023-02-01T09:04:00Z">
                        <w:rPr>
                          <w:rFonts w:ascii="Cambria Math" w:hAnsi="Cambria Math"/>
                          <w:i/>
                          <w:iCs/>
                          <w:lang w:val="el-GR"/>
                        </w:rPr>
                      </w:ins>
                    </m:ctrlPr>
                  </m:sSubPr>
                  <m:e>
                    <m:r>
                      <w:ins w:id="1690" w:author="Στάθης Καπ" w:date="2023-02-01T09:04:00Z">
                        <w:rPr>
                          <w:rFonts w:ascii="Cambria Math" w:hAnsi="Cambria Math"/>
                          <w:lang w:val="el-GR"/>
                        </w:rPr>
                        <m:t>x</m:t>
                      </w:ins>
                    </m:r>
                  </m:e>
                  <m:sub>
                    <m:r>
                      <w:ins w:id="1691" w:author="Στάθης Καπ" w:date="2023-02-01T09:04:00Z">
                        <w:rPr>
                          <w:rFonts w:ascii="Cambria Math" w:hAnsi="Cambria Math"/>
                          <w:lang w:val="el-GR"/>
                        </w:rPr>
                        <m:t>ijd</m:t>
                      </w:ins>
                    </m:r>
                  </m:sub>
                </m:sSub>
                <m:r>
                  <w:ins w:id="1692" w:author="Στάθης Καπ" w:date="2023-02-01T09:04:00Z">
                    <w:rPr>
                      <w:rFonts w:ascii="Cambria Math" w:hAnsi="Cambria Math"/>
                      <w:lang w:val="el-GR"/>
                    </w:rPr>
                    <m:t>,</m:t>
                  </w:ins>
                </m:r>
                <m:sSub>
                  <m:sSubPr>
                    <m:ctrlPr>
                      <w:ins w:id="1693" w:author="Στάθης Καπ" w:date="2023-02-01T09:04:00Z">
                        <w:rPr>
                          <w:rFonts w:ascii="Cambria Math" w:hAnsi="Cambria Math"/>
                          <w:i/>
                          <w:iCs/>
                          <w:lang w:val="el-GR"/>
                        </w:rPr>
                      </w:ins>
                    </m:ctrlPr>
                  </m:sSubPr>
                  <m:e>
                    <m:r>
                      <w:ins w:id="1694" w:author="Στάθης Καπ" w:date="2023-02-01T09:04:00Z">
                        <w:rPr>
                          <w:rFonts w:ascii="Cambria Math" w:hAnsi="Cambria Math"/>
                          <w:lang w:val="el-GR"/>
                        </w:rPr>
                        <m:t>y</m:t>
                      </w:ins>
                    </m:r>
                  </m:e>
                  <m:sub>
                    <m:r>
                      <w:ins w:id="1695" w:author="Στάθης Καπ" w:date="2023-02-01T09:04:00Z">
                        <w:rPr>
                          <w:rFonts w:ascii="Cambria Math" w:hAnsi="Cambria Math"/>
                          <w:lang w:val="el-GR"/>
                        </w:rPr>
                        <m:t>id</m:t>
                      </w:ins>
                    </m:r>
                  </m:sub>
                </m:sSub>
                <m:r>
                  <w:ins w:id="1696" w:author="Στάθης Καπ" w:date="2023-02-01T09:04:00Z">
                    <w:rPr>
                      <w:rFonts w:ascii="Cambria Math" w:hAnsi="Cambria Math"/>
                      <w:lang w:val="el-GR"/>
                    </w:rPr>
                    <m:t>∈</m:t>
                  </w:ins>
                </m:r>
                <m:d>
                  <m:dPr>
                    <m:begChr m:val="{"/>
                    <m:endChr m:val="}"/>
                    <m:ctrlPr>
                      <w:ins w:id="1697" w:author="Στάθης Καπ" w:date="2023-02-01T09:04:00Z">
                        <w:rPr>
                          <w:rFonts w:ascii="Cambria Math" w:hAnsi="Cambria Math"/>
                          <w:i/>
                          <w:iCs/>
                          <w:lang w:val="el-GR"/>
                        </w:rPr>
                      </w:ins>
                    </m:ctrlPr>
                  </m:dPr>
                  <m:e>
                    <m:r>
                      <w:ins w:id="1698" w:author="Στάθης Καπ" w:date="2023-02-01T09:04:00Z">
                        <w:rPr>
                          <w:rFonts w:ascii="Cambria Math" w:hAnsi="Cambria Math"/>
                          <w:lang w:val="el-GR"/>
                        </w:rPr>
                        <m:t>0,1</m:t>
                      </w:ins>
                    </m:r>
                  </m:e>
                </m:d>
                <m:r>
                  <w:ins w:id="1699" w:author="Στάθης Καπ" w:date="2023-02-01T09:04:00Z">
                    <w:rPr>
                      <w:rFonts w:ascii="Cambria Math" w:hAnsi="Cambria Math"/>
                      <w:lang w:val="el-GR"/>
                    </w:rPr>
                    <m:t xml:space="preserve"> ∀i,j=1,⋯,n d=1,⋯,m</m:t>
                  </w:ins>
                </m:r>
              </m:oMath>
            </m:oMathPara>
          </w:p>
        </w:tc>
        <w:tc>
          <w:tcPr>
            <w:tcW w:w="350" w:type="pct"/>
            <w:vAlign w:val="center"/>
          </w:tcPr>
          <w:p w14:paraId="61E9CA89" w14:textId="3978204E" w:rsidR="001D126F" w:rsidRPr="00603993" w:rsidRDefault="001D126F" w:rsidP="00237FE3">
            <w:pPr>
              <w:pStyle w:val="Caption"/>
              <w:spacing w:after="160"/>
              <w:rPr>
                <w:ins w:id="1700" w:author="Στάθης Καπ" w:date="2023-02-01T09:04:00Z"/>
                <w:rPrChange w:id="1701" w:author="Στάθης Καπ" w:date="2023-02-01T08:49:00Z">
                  <w:rPr>
                    <w:ins w:id="1702" w:author="Στάθης Καπ" w:date="2023-02-01T09:04:00Z"/>
                    <w:lang w:val="el-GR"/>
                  </w:rPr>
                </w:rPrChange>
              </w:rPr>
            </w:pPr>
            <w:ins w:id="1703"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704"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40</w:t>
            </w:r>
            <w:ins w:id="1705" w:author="Στάθης Καπ" w:date="2023-02-01T09:04:00Z">
              <w:r>
                <w:rPr>
                  <w:lang w:val="el-GR"/>
                </w:rPr>
                <w:fldChar w:fldCharType="end"/>
              </w:r>
              <w:r>
                <w:t>)</w:t>
              </w:r>
            </w:ins>
          </w:p>
        </w:tc>
      </w:tr>
    </w:tbl>
    <w:p w14:paraId="3972AD0F" w14:textId="77777777" w:rsidR="00C961DB" w:rsidRPr="00C961DB" w:rsidDel="00C961DB" w:rsidRDefault="00C961DB" w:rsidP="00DD5D88">
      <w:pPr>
        <w:rPr>
          <w:del w:id="1706" w:author="Στάθης Καπ" w:date="2023-02-01T09:03:00Z"/>
          <w:rFonts w:eastAsiaTheme="minorEastAsia"/>
          <w:lang w:val="el-GR"/>
        </w:rPr>
      </w:pPr>
    </w:p>
    <w:p w14:paraId="2DAC1E66" w14:textId="686302E3" w:rsidR="005A0419" w:rsidRPr="00C961DB" w:rsidDel="00C961DB" w:rsidRDefault="00841477" w:rsidP="00DD5D88">
      <w:pPr>
        <w:rPr>
          <w:del w:id="1707" w:author="Στάθης Καπ" w:date="2023-02-01T09:03:00Z"/>
          <w:rFonts w:eastAsiaTheme="minorEastAsia"/>
          <w:lang w:val="el-GR"/>
          <w:rPrChange w:id="1708" w:author="Στάθης Καπ" w:date="2023-02-01T09:03:00Z">
            <w:rPr>
              <w:del w:id="1709" w:author="Στάθης Καπ" w:date="2023-02-01T09:03:00Z"/>
              <w:rFonts w:ascii="Cambria Math" w:hAnsi="Cambria Math"/>
              <w:i/>
              <w:lang w:val="el-GR"/>
            </w:rPr>
          </w:rPrChange>
        </w:rPr>
      </w:pPr>
      <m:oMathPara>
        <m:oMath>
          <m:r>
            <w:del w:id="1710" w:author="Στάθης Καπ" w:date="2023-02-01T09:03:00Z">
              <w:rPr>
                <w:rFonts w:ascii="Cambria Math" w:hAnsi="Cambria Math"/>
                <w:lang w:val="el-GR"/>
              </w:rPr>
              <m:t xml:space="preserve">maximize </m:t>
            </w:del>
          </m:r>
          <m:nary>
            <m:naryPr>
              <m:chr m:val="∑"/>
              <m:limLoc m:val="undOvr"/>
              <m:ctrlPr>
                <w:del w:id="1711" w:author="Στάθης Καπ" w:date="2023-02-01T09:03:00Z">
                  <w:rPr>
                    <w:rFonts w:ascii="Cambria Math" w:hAnsi="Cambria Math"/>
                    <w:i/>
                    <w:lang w:val="el-GR"/>
                  </w:rPr>
                </w:del>
              </m:ctrlPr>
            </m:naryPr>
            <m:sub>
              <m:r>
                <w:del w:id="1712" w:author="Στάθης Καπ" w:date="2023-02-01T09:03:00Z">
                  <w:rPr>
                    <w:rFonts w:ascii="Cambria Math" w:hAnsi="Cambria Math"/>
                    <w:lang w:val="el-GR"/>
                  </w:rPr>
                  <m:t>d=1</m:t>
                </w:del>
              </m:r>
            </m:sub>
            <m:sup>
              <m:r>
                <w:del w:id="1713" w:author="Στάθης Καπ" w:date="2023-02-01T09:03:00Z">
                  <w:rPr>
                    <w:rFonts w:ascii="Cambria Math" w:hAnsi="Cambria Math"/>
                    <w:lang w:val="el-GR"/>
                  </w:rPr>
                  <m:t>m</m:t>
                </w:del>
              </m:r>
            </m:sup>
            <m:e>
              <m:nary>
                <m:naryPr>
                  <m:chr m:val="∑"/>
                  <m:limLoc m:val="undOvr"/>
                  <m:ctrlPr>
                    <w:del w:id="1714" w:author="Στάθης Καπ" w:date="2023-02-01T09:03:00Z">
                      <w:rPr>
                        <w:rFonts w:ascii="Cambria Math" w:hAnsi="Cambria Math"/>
                        <w:i/>
                        <w:lang w:val="el-GR"/>
                      </w:rPr>
                    </w:del>
                  </m:ctrlPr>
                </m:naryPr>
                <m:sub>
                  <m:r>
                    <w:del w:id="1715" w:author="Στάθης Καπ" w:date="2023-02-01T09:03:00Z">
                      <w:rPr>
                        <w:rFonts w:ascii="Cambria Math" w:hAnsi="Cambria Math"/>
                        <w:lang w:val="el-GR"/>
                      </w:rPr>
                      <m:t>i=2</m:t>
                    </w:del>
                  </m:r>
                </m:sub>
                <m:sup>
                  <m:r>
                    <w:del w:id="1716" w:author="Στάθης Καπ" w:date="2023-02-01T09:03:00Z">
                      <w:rPr>
                        <w:rFonts w:ascii="Cambria Math" w:hAnsi="Cambria Math"/>
                        <w:lang w:val="el-GR"/>
                      </w:rPr>
                      <m:t>n-1</m:t>
                    </w:del>
                  </m:r>
                </m:sup>
                <m:e>
                  <m:sSub>
                    <m:sSubPr>
                      <m:ctrlPr>
                        <w:del w:id="1717" w:author="Στάθης Καπ" w:date="2023-02-01T09:03:00Z">
                          <w:rPr>
                            <w:rFonts w:ascii="Cambria Math" w:hAnsi="Cambria Math"/>
                            <w:i/>
                            <w:lang w:val="el-GR"/>
                          </w:rPr>
                        </w:del>
                      </m:ctrlPr>
                    </m:sSubPr>
                    <m:e>
                      <m:r>
                        <w:del w:id="1718" w:author="Στάθης Καπ" w:date="2023-02-01T09:03:00Z">
                          <w:rPr>
                            <w:rFonts w:ascii="Cambria Math" w:hAnsi="Cambria Math"/>
                            <w:lang w:val="el-GR"/>
                          </w:rPr>
                          <m:t>S</m:t>
                        </w:del>
                      </m:r>
                    </m:e>
                    <m:sub>
                      <m:r>
                        <w:del w:id="1719" w:author="Στάθης Καπ" w:date="2023-02-01T09:03:00Z">
                          <w:rPr>
                            <w:rFonts w:ascii="Cambria Math" w:hAnsi="Cambria Math"/>
                            <w:lang w:val="el-GR"/>
                          </w:rPr>
                          <m:t>i</m:t>
                        </w:del>
                      </m:r>
                    </m:sub>
                  </m:sSub>
                  <m:sSub>
                    <m:sSubPr>
                      <m:ctrlPr>
                        <w:del w:id="1720" w:author="Στάθης Καπ" w:date="2023-02-01T09:03:00Z">
                          <w:rPr>
                            <w:rFonts w:ascii="Cambria Math" w:hAnsi="Cambria Math"/>
                            <w:i/>
                            <w:lang w:val="el-GR"/>
                          </w:rPr>
                        </w:del>
                      </m:ctrlPr>
                    </m:sSubPr>
                    <m:e>
                      <m:r>
                        <w:del w:id="1721" w:author="Στάθης Καπ" w:date="2023-02-01T09:03:00Z">
                          <w:rPr>
                            <w:rFonts w:ascii="Cambria Math" w:hAnsi="Cambria Math"/>
                            <w:lang w:val="el-GR"/>
                          </w:rPr>
                          <m:t>y</m:t>
                        </w:del>
                      </m:r>
                    </m:e>
                    <m:sub>
                      <m:r>
                        <w:del w:id="1722" w:author="Στάθης Καπ" w:date="2023-02-01T09:03:00Z">
                          <w:rPr>
                            <w:rFonts w:ascii="Cambria Math" w:hAnsi="Cambria Math"/>
                            <w:lang w:val="el-GR"/>
                          </w:rPr>
                          <m:t>id</m:t>
                        </w:del>
                      </m:r>
                    </m:sub>
                  </m:sSub>
                </m:e>
              </m:nary>
            </m:e>
          </m:nary>
        </m:oMath>
      </m:oMathPara>
    </w:p>
    <w:p w14:paraId="4EDC617B" w14:textId="6DFB2B0A" w:rsidR="0092518E" w:rsidRPr="0092518E" w:rsidDel="00C961DB" w:rsidRDefault="00227D7C" w:rsidP="00DD5D88">
      <w:pPr>
        <w:rPr>
          <w:del w:id="1723" w:author="Στάθης Καπ" w:date="2023-02-01T09:03:00Z"/>
          <w:rFonts w:eastAsiaTheme="minorEastAsia"/>
          <w:i/>
          <w:lang w:val="el-GR"/>
        </w:rPr>
      </w:pPr>
      <m:oMathPara>
        <m:oMath>
          <m:nary>
            <m:naryPr>
              <m:chr m:val="∑"/>
              <m:limLoc m:val="undOvr"/>
              <m:ctrlPr>
                <w:del w:id="1724" w:author="Στάθης Καπ" w:date="2023-02-01T09:03:00Z">
                  <w:rPr>
                    <w:rFonts w:ascii="Cambria Math" w:eastAsiaTheme="minorEastAsia" w:hAnsi="Cambria Math"/>
                    <w:i/>
                    <w:lang w:val="el-GR"/>
                  </w:rPr>
                </w:del>
              </m:ctrlPr>
            </m:naryPr>
            <m:sub>
              <m:r>
                <w:del w:id="1725" w:author="Στάθης Καπ" w:date="2023-02-01T09:03:00Z">
                  <w:rPr>
                    <w:rFonts w:ascii="Cambria Math" w:eastAsiaTheme="minorEastAsia" w:hAnsi="Cambria Math"/>
                    <w:lang w:val="el-GR"/>
                  </w:rPr>
                  <m:t>d=1</m:t>
                </w:del>
              </m:r>
            </m:sub>
            <m:sup>
              <m:r>
                <w:del w:id="1726" w:author="Στάθης Καπ" w:date="2023-02-01T09:03:00Z">
                  <w:rPr>
                    <w:rFonts w:ascii="Cambria Math" w:eastAsiaTheme="minorEastAsia" w:hAnsi="Cambria Math"/>
                    <w:lang w:val="el-GR"/>
                  </w:rPr>
                  <m:t>m</m:t>
                </w:del>
              </m:r>
            </m:sup>
            <m:e>
              <m:nary>
                <m:naryPr>
                  <m:chr m:val="∑"/>
                  <m:limLoc m:val="undOvr"/>
                  <m:ctrlPr>
                    <w:del w:id="1727" w:author="Στάθης Καπ" w:date="2023-02-01T09:03:00Z">
                      <w:rPr>
                        <w:rFonts w:ascii="Cambria Math" w:eastAsiaTheme="minorEastAsia" w:hAnsi="Cambria Math"/>
                        <w:i/>
                        <w:lang w:val="el-GR"/>
                      </w:rPr>
                    </w:del>
                  </m:ctrlPr>
                </m:naryPr>
                <m:sub>
                  <m:r>
                    <w:del w:id="1728" w:author="Στάθης Καπ" w:date="2023-02-01T09:03:00Z">
                      <w:rPr>
                        <w:rFonts w:ascii="Cambria Math" w:eastAsiaTheme="minorEastAsia" w:hAnsi="Cambria Math"/>
                        <w:lang w:val="el-GR"/>
                      </w:rPr>
                      <m:t>j=2</m:t>
                    </w:del>
                  </m:r>
                </m:sub>
                <m:sup>
                  <m:r>
                    <w:del w:id="1729" w:author="Στάθης Καπ" w:date="2023-02-01T09:03:00Z">
                      <w:rPr>
                        <w:rFonts w:ascii="Cambria Math" w:eastAsiaTheme="minorEastAsia" w:hAnsi="Cambria Math"/>
                        <w:lang w:val="el-GR"/>
                      </w:rPr>
                      <m:t>n-1</m:t>
                    </w:del>
                  </m:r>
                </m:sup>
                <m:e>
                  <m:sSub>
                    <m:sSubPr>
                      <m:ctrlPr>
                        <w:del w:id="1730" w:author="Στάθης Καπ" w:date="2023-02-01T09:03:00Z">
                          <w:rPr>
                            <w:rFonts w:ascii="Cambria Math" w:eastAsiaTheme="minorEastAsia" w:hAnsi="Cambria Math"/>
                            <w:i/>
                            <w:lang w:val="el-GR"/>
                          </w:rPr>
                        </w:del>
                      </m:ctrlPr>
                    </m:sSubPr>
                    <m:e>
                      <m:r>
                        <w:del w:id="1731" w:author="Στάθης Καπ" w:date="2023-02-01T09:03:00Z">
                          <w:rPr>
                            <w:rFonts w:ascii="Cambria Math" w:eastAsiaTheme="minorEastAsia" w:hAnsi="Cambria Math"/>
                            <w:lang w:val="el-GR"/>
                          </w:rPr>
                          <m:t>x</m:t>
                        </w:del>
                      </m:r>
                    </m:e>
                    <m:sub>
                      <m:r>
                        <w:del w:id="1732" w:author="Στάθης Καπ" w:date="2023-02-01T09:03:00Z">
                          <w:rPr>
                            <w:rFonts w:ascii="Cambria Math" w:eastAsiaTheme="minorEastAsia" w:hAnsi="Cambria Math"/>
                            <w:lang w:val="el-GR"/>
                          </w:rPr>
                          <m:t>1jd</m:t>
                        </w:del>
                      </m:r>
                    </m:sub>
                  </m:sSub>
                </m:e>
              </m:nary>
            </m:e>
          </m:nary>
          <m:r>
            <w:del w:id="1733" w:author="Στάθης Καπ" w:date="2023-02-01T09:03:00Z">
              <w:rPr>
                <w:rFonts w:ascii="Cambria Math" w:eastAsiaTheme="minorEastAsia" w:hAnsi="Cambria Math"/>
                <w:lang w:val="el-GR"/>
              </w:rPr>
              <m:t>=</m:t>
            </w:del>
          </m:r>
          <m:nary>
            <m:naryPr>
              <m:chr m:val="∑"/>
              <m:limLoc m:val="undOvr"/>
              <m:ctrlPr>
                <w:del w:id="1734" w:author="Στάθης Καπ" w:date="2023-02-01T09:03:00Z">
                  <w:rPr>
                    <w:rFonts w:ascii="Cambria Math" w:eastAsiaTheme="minorEastAsia" w:hAnsi="Cambria Math"/>
                    <w:i/>
                    <w:lang w:val="el-GR"/>
                  </w:rPr>
                </w:del>
              </m:ctrlPr>
            </m:naryPr>
            <m:sub>
              <m:r>
                <w:del w:id="1735" w:author="Στάθης Καπ" w:date="2023-02-01T09:03:00Z">
                  <w:rPr>
                    <w:rFonts w:ascii="Cambria Math" w:eastAsiaTheme="minorEastAsia" w:hAnsi="Cambria Math"/>
                    <w:lang w:val="el-GR"/>
                  </w:rPr>
                  <m:t>d=1</m:t>
                </w:del>
              </m:r>
            </m:sub>
            <m:sup>
              <m:r>
                <w:del w:id="1736" w:author="Στάθης Καπ" w:date="2023-02-01T09:03:00Z">
                  <w:rPr>
                    <w:rFonts w:ascii="Cambria Math" w:eastAsiaTheme="minorEastAsia" w:hAnsi="Cambria Math"/>
                    <w:lang w:val="el-GR"/>
                  </w:rPr>
                  <m:t>m</m:t>
                </w:del>
              </m:r>
            </m:sup>
            <m:e>
              <m:nary>
                <m:naryPr>
                  <m:chr m:val="∑"/>
                  <m:limLoc m:val="undOvr"/>
                  <m:ctrlPr>
                    <w:del w:id="1737" w:author="Στάθης Καπ" w:date="2023-02-01T09:03:00Z">
                      <w:rPr>
                        <w:rFonts w:ascii="Cambria Math" w:eastAsiaTheme="minorEastAsia" w:hAnsi="Cambria Math"/>
                        <w:i/>
                        <w:lang w:val="el-GR"/>
                      </w:rPr>
                    </w:del>
                  </m:ctrlPr>
                </m:naryPr>
                <m:sub>
                  <m:r>
                    <w:del w:id="1738" w:author="Στάθης Καπ" w:date="2023-02-01T09:03:00Z">
                      <w:rPr>
                        <w:rFonts w:ascii="Cambria Math" w:eastAsiaTheme="minorEastAsia" w:hAnsi="Cambria Math"/>
                        <w:lang w:val="el-GR"/>
                      </w:rPr>
                      <m:t>i=2</m:t>
                    </w:del>
                  </m:r>
                </m:sub>
                <m:sup>
                  <m:r>
                    <w:del w:id="1739" w:author="Στάθης Καπ" w:date="2023-02-01T09:03:00Z">
                      <w:rPr>
                        <w:rFonts w:ascii="Cambria Math" w:eastAsiaTheme="minorEastAsia" w:hAnsi="Cambria Math"/>
                        <w:lang w:val="el-GR"/>
                      </w:rPr>
                      <m:t>n-1</m:t>
                    </w:del>
                  </m:r>
                </m:sup>
                <m:e>
                  <m:sSub>
                    <m:sSubPr>
                      <m:ctrlPr>
                        <w:del w:id="1740" w:author="Στάθης Καπ" w:date="2023-02-01T09:03:00Z">
                          <w:rPr>
                            <w:rFonts w:ascii="Cambria Math" w:eastAsiaTheme="minorEastAsia" w:hAnsi="Cambria Math"/>
                            <w:i/>
                            <w:lang w:val="el-GR"/>
                          </w:rPr>
                        </w:del>
                      </m:ctrlPr>
                    </m:sSubPr>
                    <m:e>
                      <m:r>
                        <w:del w:id="1741" w:author="Στάθης Καπ" w:date="2023-02-01T09:03:00Z">
                          <w:rPr>
                            <w:rFonts w:ascii="Cambria Math" w:eastAsiaTheme="minorEastAsia" w:hAnsi="Cambria Math"/>
                            <w:lang w:val="el-GR"/>
                          </w:rPr>
                          <m:t>x</m:t>
                        </w:del>
                      </m:r>
                    </m:e>
                    <m:sub>
                      <m:r>
                        <w:del w:id="1742" w:author="Στάθης Καπ" w:date="2023-02-01T09:03:00Z">
                          <w:rPr>
                            <w:rFonts w:ascii="Cambria Math" w:eastAsiaTheme="minorEastAsia" w:hAnsi="Cambria Math"/>
                            <w:lang w:val="el-GR"/>
                          </w:rPr>
                          <m:t>ind</m:t>
                        </w:del>
                      </m:r>
                    </m:sub>
                  </m:sSub>
                </m:e>
              </m:nary>
            </m:e>
          </m:nary>
          <m:r>
            <w:del w:id="1743" w:author="Στάθης Καπ" w:date="2023-02-01T09:03:00Z">
              <w:rPr>
                <w:rFonts w:ascii="Cambria Math" w:eastAsiaTheme="minorEastAsia" w:hAnsi="Cambria Math"/>
                <w:lang w:val="el-GR"/>
              </w:rPr>
              <m:t>=m</m:t>
            </w:del>
          </m:r>
        </m:oMath>
      </m:oMathPara>
    </w:p>
    <w:p w14:paraId="16FBA10E" w14:textId="602716D3" w:rsidR="0092518E" w:rsidRPr="006E0993" w:rsidDel="00C961DB" w:rsidRDefault="00227D7C" w:rsidP="00DD5D88">
      <w:pPr>
        <w:rPr>
          <w:del w:id="1744" w:author="Στάθης Καπ" w:date="2023-02-01T09:03:00Z"/>
          <w:rFonts w:eastAsiaTheme="minorEastAsia"/>
          <w:i/>
          <w:lang w:val="el-GR"/>
        </w:rPr>
      </w:pPr>
      <m:oMathPara>
        <m:oMath>
          <m:nary>
            <m:naryPr>
              <m:chr m:val="∑"/>
              <m:limLoc m:val="undOvr"/>
              <m:ctrlPr>
                <w:del w:id="1745" w:author="Στάθης Καπ" w:date="2023-02-01T09:03:00Z">
                  <w:rPr>
                    <w:rFonts w:ascii="Cambria Math" w:eastAsiaTheme="minorEastAsia" w:hAnsi="Cambria Math"/>
                    <w:i/>
                    <w:lang w:val="el-GR"/>
                  </w:rPr>
                </w:del>
              </m:ctrlPr>
            </m:naryPr>
            <m:sub>
              <m:r>
                <w:del w:id="1746" w:author="Στάθης Καπ" w:date="2023-02-01T09:03:00Z">
                  <w:rPr>
                    <w:rFonts w:ascii="Cambria Math" w:eastAsiaTheme="minorEastAsia" w:hAnsi="Cambria Math"/>
                    <w:lang w:val="el-GR"/>
                  </w:rPr>
                  <m:t>i=1</m:t>
                </w:del>
              </m:r>
            </m:sub>
            <m:sup>
              <m:r>
                <w:del w:id="1747" w:author="Στάθης Καπ" w:date="2023-02-01T09:03:00Z">
                  <w:rPr>
                    <w:rFonts w:ascii="Cambria Math" w:eastAsiaTheme="minorEastAsia" w:hAnsi="Cambria Math"/>
                    <w:lang w:val="el-GR"/>
                  </w:rPr>
                  <m:t>n-1</m:t>
                </w:del>
              </m:r>
            </m:sup>
            <m:e>
              <m:sSub>
                <m:sSubPr>
                  <m:ctrlPr>
                    <w:del w:id="1748" w:author="Στάθης Καπ" w:date="2023-02-01T09:03:00Z">
                      <w:rPr>
                        <w:rFonts w:ascii="Cambria Math" w:eastAsiaTheme="minorEastAsia" w:hAnsi="Cambria Math"/>
                        <w:i/>
                        <w:lang w:val="el-GR"/>
                      </w:rPr>
                    </w:del>
                  </m:ctrlPr>
                </m:sSubPr>
                <m:e>
                  <m:r>
                    <w:del w:id="1749" w:author="Στάθης Καπ" w:date="2023-02-01T09:03:00Z">
                      <w:rPr>
                        <w:rFonts w:ascii="Cambria Math" w:eastAsiaTheme="minorEastAsia" w:hAnsi="Cambria Math"/>
                        <w:lang w:val="el-GR"/>
                      </w:rPr>
                      <m:t>x</m:t>
                    </w:del>
                  </m:r>
                </m:e>
                <m:sub>
                  <m:r>
                    <w:del w:id="1750" w:author="Στάθης Καπ" w:date="2023-02-01T09:03:00Z">
                      <w:rPr>
                        <w:rFonts w:ascii="Cambria Math" w:eastAsiaTheme="minorEastAsia" w:hAnsi="Cambria Math"/>
                        <w:lang w:val="el-GR"/>
                      </w:rPr>
                      <m:t>ikd</m:t>
                    </w:del>
                  </m:r>
                </m:sub>
              </m:sSub>
            </m:e>
          </m:nary>
          <m:r>
            <w:del w:id="1751" w:author="Στάθης Καπ" w:date="2023-02-01T09:03:00Z">
              <w:rPr>
                <w:rFonts w:ascii="Cambria Math" w:eastAsiaTheme="minorEastAsia" w:hAnsi="Cambria Math"/>
                <w:lang w:val="el-GR"/>
              </w:rPr>
              <m:t>=</m:t>
            </w:del>
          </m:r>
          <m:nary>
            <m:naryPr>
              <m:chr m:val="∑"/>
              <m:limLoc m:val="undOvr"/>
              <m:ctrlPr>
                <w:del w:id="1752" w:author="Στάθης Καπ" w:date="2023-02-01T09:03:00Z">
                  <w:rPr>
                    <w:rFonts w:ascii="Cambria Math" w:eastAsiaTheme="minorEastAsia" w:hAnsi="Cambria Math"/>
                    <w:i/>
                    <w:lang w:val="el-GR"/>
                  </w:rPr>
                </w:del>
              </m:ctrlPr>
            </m:naryPr>
            <m:sub>
              <m:r>
                <w:del w:id="1753" w:author="Στάθης Καπ" w:date="2023-02-01T09:03:00Z">
                  <w:rPr>
                    <w:rFonts w:ascii="Cambria Math" w:eastAsiaTheme="minorEastAsia" w:hAnsi="Cambria Math"/>
                    <w:lang w:val="el-GR"/>
                  </w:rPr>
                  <m:t>j=2</m:t>
                </w:del>
              </m:r>
            </m:sub>
            <m:sup>
              <m:r>
                <w:del w:id="1754" w:author="Στάθης Καπ" w:date="2023-02-01T09:03:00Z">
                  <w:rPr>
                    <w:rFonts w:ascii="Cambria Math" w:eastAsiaTheme="minorEastAsia" w:hAnsi="Cambria Math"/>
                    <w:lang w:val="el-GR"/>
                  </w:rPr>
                  <m:t>n</m:t>
                </w:del>
              </m:r>
            </m:sup>
            <m:e>
              <m:sSub>
                <m:sSubPr>
                  <m:ctrlPr>
                    <w:del w:id="1755" w:author="Στάθης Καπ" w:date="2023-02-01T09:03:00Z">
                      <w:rPr>
                        <w:rFonts w:ascii="Cambria Math" w:eastAsiaTheme="minorEastAsia" w:hAnsi="Cambria Math"/>
                        <w:i/>
                        <w:lang w:val="el-GR"/>
                      </w:rPr>
                    </w:del>
                  </m:ctrlPr>
                </m:sSubPr>
                <m:e>
                  <m:r>
                    <w:del w:id="1756" w:author="Στάθης Καπ" w:date="2023-02-01T09:03:00Z">
                      <w:rPr>
                        <w:rFonts w:ascii="Cambria Math" w:eastAsiaTheme="minorEastAsia" w:hAnsi="Cambria Math"/>
                        <w:lang w:val="el-GR"/>
                      </w:rPr>
                      <m:t>x</m:t>
                    </w:del>
                  </m:r>
                </m:e>
                <m:sub>
                  <m:r>
                    <w:del w:id="1757" w:author="Στάθης Καπ" w:date="2023-02-01T09:03:00Z">
                      <w:rPr>
                        <w:rFonts w:ascii="Cambria Math" w:eastAsiaTheme="minorEastAsia" w:hAnsi="Cambria Math"/>
                        <w:lang w:val="el-GR"/>
                      </w:rPr>
                      <m:t>kjd</m:t>
                    </w:del>
                  </m:r>
                </m:sub>
              </m:sSub>
            </m:e>
          </m:nary>
          <m:r>
            <w:del w:id="1758" w:author="Στάθης Καπ" w:date="2023-02-01T09:03:00Z">
              <w:rPr>
                <w:rFonts w:ascii="Cambria Math" w:eastAsiaTheme="minorEastAsia" w:hAnsi="Cambria Math"/>
                <w:lang w:val="el-GR"/>
              </w:rPr>
              <m:t>=</m:t>
            </w:del>
          </m:r>
          <m:sSub>
            <m:sSubPr>
              <m:ctrlPr>
                <w:del w:id="1759" w:author="Στάθης Καπ" w:date="2023-02-01T09:03:00Z">
                  <w:rPr>
                    <w:rFonts w:ascii="Cambria Math" w:eastAsiaTheme="minorEastAsia" w:hAnsi="Cambria Math"/>
                    <w:i/>
                    <w:lang w:val="el-GR"/>
                  </w:rPr>
                </w:del>
              </m:ctrlPr>
            </m:sSubPr>
            <m:e>
              <m:r>
                <w:del w:id="1760" w:author="Στάθης Καπ" w:date="2023-02-01T09:03:00Z">
                  <w:rPr>
                    <w:rFonts w:ascii="Cambria Math" w:eastAsiaTheme="minorEastAsia" w:hAnsi="Cambria Math"/>
                    <w:lang w:val="el-GR"/>
                  </w:rPr>
                  <m:t>y</m:t>
                </w:del>
              </m:r>
            </m:e>
            <m:sub>
              <m:r>
                <w:del w:id="1761" w:author="Στάθης Καπ" w:date="2023-02-01T09:03:00Z">
                  <w:rPr>
                    <w:rFonts w:ascii="Cambria Math" w:eastAsiaTheme="minorEastAsia" w:hAnsi="Cambria Math"/>
                    <w:lang w:val="el-GR"/>
                  </w:rPr>
                  <m:t>kd</m:t>
                </w:del>
              </m:r>
            </m:sub>
          </m:sSub>
          <m:r>
            <w:del w:id="1762" w:author="Στάθης Καπ" w:date="2023-02-01T09:03:00Z">
              <w:rPr>
                <w:rFonts w:ascii="Cambria Math" w:eastAsiaTheme="minorEastAsia" w:hAnsi="Cambria Math"/>
                <w:lang w:val="el-GR"/>
              </w:rPr>
              <m:t xml:space="preserve">  ∀k=2, ⋯,n-1 d=1,⋯,m</m:t>
            </w:del>
          </m:r>
        </m:oMath>
      </m:oMathPara>
    </w:p>
    <w:p w14:paraId="1805E338" w14:textId="680C6808" w:rsidR="006E0993" w:rsidRPr="006E0993" w:rsidDel="00C961DB" w:rsidRDefault="00227D7C" w:rsidP="00DD5D88">
      <w:pPr>
        <w:rPr>
          <w:del w:id="1763" w:author="Στάθης Καπ" w:date="2023-02-01T09:03:00Z"/>
          <w:rFonts w:eastAsiaTheme="minorEastAsia"/>
          <w:i/>
          <w:iCs/>
          <w:lang w:val="el-GR"/>
        </w:rPr>
      </w:pPr>
      <m:oMathPara>
        <m:oMath>
          <m:sSub>
            <m:sSubPr>
              <m:ctrlPr>
                <w:del w:id="1764" w:author="Στάθης Καπ" w:date="2023-02-01T09:03:00Z">
                  <w:rPr>
                    <w:rFonts w:ascii="Cambria Math" w:eastAsiaTheme="minorEastAsia" w:hAnsi="Cambria Math"/>
                    <w:i/>
                    <w:iCs/>
                    <w:lang w:val="el-GR"/>
                  </w:rPr>
                </w:del>
              </m:ctrlPr>
            </m:sSubPr>
            <m:e>
              <m:r>
                <w:del w:id="1765" w:author="Στάθης Καπ" w:date="2023-02-01T09:03:00Z">
                  <w:rPr>
                    <w:rFonts w:ascii="Cambria Math" w:eastAsiaTheme="minorEastAsia" w:hAnsi="Cambria Math"/>
                    <w:lang w:val="el-GR"/>
                  </w:rPr>
                  <m:t>s</m:t>
                </w:del>
              </m:r>
            </m:e>
            <m:sub>
              <m:r>
                <w:del w:id="1766" w:author="Στάθης Καπ" w:date="2023-02-01T09:03:00Z">
                  <w:rPr>
                    <w:rFonts w:ascii="Cambria Math" w:eastAsiaTheme="minorEastAsia" w:hAnsi="Cambria Math"/>
                    <w:lang w:val="el-GR"/>
                  </w:rPr>
                  <m:t>id</m:t>
                </w:del>
              </m:r>
            </m:sub>
          </m:sSub>
          <m:r>
            <w:del w:id="1767" w:author="Στάθης Καπ" w:date="2023-02-01T09:03:00Z">
              <w:rPr>
                <w:rFonts w:ascii="Cambria Math" w:eastAsiaTheme="minorEastAsia" w:hAnsi="Cambria Math"/>
                <w:lang w:val="el-GR"/>
              </w:rPr>
              <m:t>+</m:t>
            </w:del>
          </m:r>
          <m:sSub>
            <m:sSubPr>
              <m:ctrlPr>
                <w:del w:id="1768" w:author="Στάθης Καπ" w:date="2023-02-01T09:03:00Z">
                  <w:rPr>
                    <w:rFonts w:ascii="Cambria Math" w:eastAsiaTheme="minorEastAsia" w:hAnsi="Cambria Math"/>
                    <w:i/>
                    <w:iCs/>
                    <w:lang w:val="el-GR"/>
                  </w:rPr>
                </w:del>
              </m:ctrlPr>
            </m:sSubPr>
            <m:e>
              <m:r>
                <w:del w:id="1769" w:author="Στάθης Καπ" w:date="2023-02-01T09:03:00Z">
                  <w:rPr>
                    <w:rFonts w:ascii="Cambria Math" w:eastAsiaTheme="minorEastAsia" w:hAnsi="Cambria Math"/>
                    <w:lang w:val="el-GR"/>
                  </w:rPr>
                  <m:t>T</m:t>
                </w:del>
              </m:r>
            </m:e>
            <m:sub>
              <m:r>
                <w:del w:id="1770" w:author="Στάθης Καπ" w:date="2023-02-01T09:03:00Z">
                  <w:rPr>
                    <w:rFonts w:ascii="Cambria Math" w:eastAsiaTheme="minorEastAsia" w:hAnsi="Cambria Math"/>
                    <w:lang w:val="el-GR"/>
                  </w:rPr>
                  <m:t>i</m:t>
                </w:del>
              </m:r>
            </m:sub>
          </m:sSub>
          <m:r>
            <w:del w:id="1771" w:author="Στάθης Καπ" w:date="2023-02-01T09:03:00Z">
              <w:rPr>
                <w:rFonts w:ascii="Cambria Math" w:eastAsiaTheme="minorEastAsia" w:hAnsi="Cambria Math"/>
                <w:lang w:val="el-GR"/>
              </w:rPr>
              <m:t>+</m:t>
            </w:del>
          </m:r>
          <m:sSub>
            <m:sSubPr>
              <m:ctrlPr>
                <w:del w:id="1772" w:author="Στάθης Καπ" w:date="2023-02-01T09:03:00Z">
                  <w:rPr>
                    <w:rFonts w:ascii="Cambria Math" w:eastAsiaTheme="minorEastAsia" w:hAnsi="Cambria Math"/>
                    <w:i/>
                    <w:iCs/>
                    <w:lang w:val="el-GR"/>
                  </w:rPr>
                </w:del>
              </m:ctrlPr>
            </m:sSubPr>
            <m:e>
              <m:r>
                <w:del w:id="1773" w:author="Στάθης Καπ" w:date="2023-02-01T09:03:00Z">
                  <w:rPr>
                    <w:rFonts w:ascii="Cambria Math" w:eastAsiaTheme="minorEastAsia" w:hAnsi="Cambria Math"/>
                    <w:lang w:val="el-GR"/>
                  </w:rPr>
                  <m:t>c</m:t>
                </w:del>
              </m:r>
            </m:e>
            <m:sub>
              <m:r>
                <w:del w:id="1774" w:author="Στάθης Καπ" w:date="2023-02-01T09:03:00Z">
                  <w:rPr>
                    <w:rFonts w:ascii="Cambria Math" w:eastAsiaTheme="minorEastAsia" w:hAnsi="Cambria Math"/>
                    <w:lang w:val="el-GR"/>
                  </w:rPr>
                  <m:t>ij</m:t>
                </w:del>
              </m:r>
            </m:sub>
          </m:sSub>
          <m:r>
            <w:del w:id="1775" w:author="Στάθης Καπ" w:date="2023-02-01T09:03:00Z">
              <w:rPr>
                <w:rFonts w:ascii="Cambria Math" w:eastAsiaTheme="minorEastAsia" w:hAnsi="Cambria Math"/>
                <w:lang w:val="el-GR"/>
              </w:rPr>
              <m:t>-</m:t>
            </w:del>
          </m:r>
          <m:sSub>
            <m:sSubPr>
              <m:ctrlPr>
                <w:del w:id="1776" w:author="Στάθης Καπ" w:date="2023-02-01T09:03:00Z">
                  <w:rPr>
                    <w:rFonts w:ascii="Cambria Math" w:eastAsiaTheme="minorEastAsia" w:hAnsi="Cambria Math"/>
                    <w:i/>
                    <w:iCs/>
                    <w:lang w:val="el-GR"/>
                  </w:rPr>
                </w:del>
              </m:ctrlPr>
            </m:sSubPr>
            <m:e>
              <m:r>
                <w:del w:id="1777" w:author="Στάθης Καπ" w:date="2023-02-01T09:03:00Z">
                  <w:rPr>
                    <w:rFonts w:ascii="Cambria Math" w:eastAsiaTheme="minorEastAsia" w:hAnsi="Cambria Math"/>
                    <w:lang w:val="el-GR"/>
                  </w:rPr>
                  <m:t>s</m:t>
                </w:del>
              </m:r>
            </m:e>
            <m:sub>
              <m:r>
                <w:del w:id="1778" w:author="Στάθης Καπ" w:date="2023-02-01T09:03:00Z">
                  <w:rPr>
                    <w:rFonts w:ascii="Cambria Math" w:eastAsiaTheme="minorEastAsia" w:hAnsi="Cambria Math"/>
                    <w:lang w:val="el-GR"/>
                  </w:rPr>
                  <m:t>jd</m:t>
                </w:del>
              </m:r>
            </m:sub>
          </m:sSub>
          <m:r>
            <w:del w:id="1779" w:author="Στάθης Καπ" w:date="2023-02-01T09:03:00Z">
              <w:rPr>
                <w:rFonts w:ascii="Cambria Math" w:eastAsiaTheme="minorEastAsia" w:hAnsi="Cambria Math"/>
                <w:lang w:val="el-GR"/>
              </w:rPr>
              <m:t>≤M</m:t>
            </w:del>
          </m:r>
          <m:d>
            <m:dPr>
              <m:ctrlPr>
                <w:del w:id="1780" w:author="Στάθης Καπ" w:date="2023-02-01T09:03:00Z">
                  <w:rPr>
                    <w:rFonts w:ascii="Cambria Math" w:eastAsiaTheme="minorEastAsia" w:hAnsi="Cambria Math"/>
                    <w:i/>
                    <w:iCs/>
                    <w:lang w:val="el-GR"/>
                  </w:rPr>
                </w:del>
              </m:ctrlPr>
            </m:dPr>
            <m:e>
              <m:r>
                <w:del w:id="1781" w:author="Στάθης Καπ" w:date="2023-02-01T09:03:00Z">
                  <w:rPr>
                    <w:rFonts w:ascii="Cambria Math" w:eastAsiaTheme="minorEastAsia" w:hAnsi="Cambria Math"/>
                    <w:lang w:val="el-GR"/>
                  </w:rPr>
                  <m:t>1-</m:t>
                </w:del>
              </m:r>
              <m:sSub>
                <m:sSubPr>
                  <m:ctrlPr>
                    <w:del w:id="1782" w:author="Στάθης Καπ" w:date="2023-02-01T09:03:00Z">
                      <w:rPr>
                        <w:rFonts w:ascii="Cambria Math" w:eastAsiaTheme="minorEastAsia" w:hAnsi="Cambria Math"/>
                        <w:i/>
                        <w:iCs/>
                        <w:lang w:val="el-GR"/>
                      </w:rPr>
                    </w:del>
                  </m:ctrlPr>
                </m:sSubPr>
                <m:e>
                  <m:r>
                    <w:del w:id="1783" w:author="Στάθης Καπ" w:date="2023-02-01T09:03:00Z">
                      <w:rPr>
                        <w:rFonts w:ascii="Cambria Math" w:eastAsiaTheme="minorEastAsia" w:hAnsi="Cambria Math"/>
                        <w:lang w:val="el-GR"/>
                      </w:rPr>
                      <m:t>x</m:t>
                    </w:del>
                  </m:r>
                </m:e>
                <m:sub>
                  <m:r>
                    <w:del w:id="1784" w:author="Στάθης Καπ" w:date="2023-02-01T09:03:00Z">
                      <w:rPr>
                        <w:rFonts w:ascii="Cambria Math" w:eastAsiaTheme="minorEastAsia" w:hAnsi="Cambria Math"/>
                        <w:lang w:val="el-GR"/>
                      </w:rPr>
                      <m:t>ijd</m:t>
                    </w:del>
                  </m:r>
                </m:sub>
              </m:sSub>
            </m:e>
          </m:d>
          <m:r>
            <w:del w:id="1785" w:author="Στάθης Καπ" w:date="2023-02-01T09:03:00Z">
              <w:rPr>
                <w:rFonts w:ascii="Cambria Math" w:eastAsiaTheme="minorEastAsia" w:hAnsi="Cambria Math"/>
                <w:lang w:val="el-GR"/>
              </w:rPr>
              <m:t xml:space="preserve"> ∀i,j=1,⋯,n d=1,⋯, m</m:t>
            </w:del>
          </m:r>
        </m:oMath>
      </m:oMathPara>
    </w:p>
    <w:p w14:paraId="127DE7E2" w14:textId="7C1F412A" w:rsidR="0092518E" w:rsidRPr="00F51F97" w:rsidDel="00C961DB" w:rsidRDefault="00227D7C" w:rsidP="00DD5D88">
      <w:pPr>
        <w:rPr>
          <w:del w:id="1786" w:author="Στάθης Καπ" w:date="2023-02-01T09:03:00Z"/>
          <w:rFonts w:eastAsiaTheme="minorEastAsia"/>
          <w:i/>
          <w:lang w:val="el-GR"/>
        </w:rPr>
      </w:pPr>
      <m:oMathPara>
        <m:oMath>
          <m:nary>
            <m:naryPr>
              <m:chr m:val="∑"/>
              <m:limLoc m:val="undOvr"/>
              <m:ctrlPr>
                <w:del w:id="1787" w:author="Στάθης Καπ" w:date="2023-02-01T09:03:00Z">
                  <w:rPr>
                    <w:rFonts w:ascii="Cambria Math" w:hAnsi="Cambria Math"/>
                    <w:i/>
                    <w:lang w:val="el-GR"/>
                  </w:rPr>
                </w:del>
              </m:ctrlPr>
            </m:naryPr>
            <m:sub>
              <m:r>
                <w:del w:id="1788" w:author="Στάθης Καπ" w:date="2023-02-01T09:03:00Z">
                  <w:rPr>
                    <w:rFonts w:ascii="Cambria Math" w:hAnsi="Cambria Math"/>
                    <w:lang w:val="el-GR"/>
                  </w:rPr>
                  <m:t>d=1</m:t>
                </w:del>
              </m:r>
            </m:sub>
            <m:sup>
              <m:r>
                <w:del w:id="1789" w:author="Στάθης Καπ" w:date="2023-02-01T09:03:00Z">
                  <w:rPr>
                    <w:rFonts w:ascii="Cambria Math" w:hAnsi="Cambria Math"/>
                    <w:lang w:val="el-GR"/>
                  </w:rPr>
                  <m:t>m</m:t>
                </w:del>
              </m:r>
            </m:sup>
            <m:e>
              <m:sSub>
                <m:sSubPr>
                  <m:ctrlPr>
                    <w:del w:id="1790" w:author="Στάθης Καπ" w:date="2023-02-01T09:03:00Z">
                      <w:rPr>
                        <w:rFonts w:ascii="Cambria Math" w:hAnsi="Cambria Math"/>
                        <w:i/>
                        <w:lang w:val="el-GR"/>
                      </w:rPr>
                    </w:del>
                  </m:ctrlPr>
                </m:sSubPr>
                <m:e>
                  <m:r>
                    <w:del w:id="1791" w:author="Στάθης Καπ" w:date="2023-02-01T09:03:00Z">
                      <w:rPr>
                        <w:rFonts w:ascii="Cambria Math" w:hAnsi="Cambria Math"/>
                        <w:lang w:val="el-GR"/>
                      </w:rPr>
                      <m:t>y</m:t>
                    </w:del>
                  </m:r>
                </m:e>
                <m:sub>
                  <m:r>
                    <w:del w:id="1792" w:author="Στάθης Καπ" w:date="2023-02-01T09:03:00Z">
                      <w:rPr>
                        <w:rFonts w:ascii="Cambria Math" w:hAnsi="Cambria Math"/>
                        <w:lang w:val="el-GR"/>
                      </w:rPr>
                      <m:t>kd</m:t>
                    </w:del>
                  </m:r>
                </m:sub>
              </m:sSub>
            </m:e>
          </m:nary>
          <m:r>
            <w:del w:id="1793" w:author="Στάθης Καπ" w:date="2023-02-01T09:03:00Z">
              <w:rPr>
                <w:rFonts w:ascii="Cambria Math" w:hAnsi="Cambria Math"/>
                <w:lang w:val="el-GR"/>
              </w:rPr>
              <m:t>≤1 ∀k=2,⋯,n-1</m:t>
            </w:del>
          </m:r>
        </m:oMath>
      </m:oMathPara>
    </w:p>
    <w:p w14:paraId="7A125DBD" w14:textId="7CC93862" w:rsidR="00F51F97" w:rsidRPr="004805CE" w:rsidDel="00C961DB" w:rsidRDefault="00227D7C" w:rsidP="00DD5D88">
      <w:pPr>
        <w:rPr>
          <w:del w:id="1794" w:author="Στάθης Καπ" w:date="2023-02-01T09:03:00Z"/>
          <w:rFonts w:eastAsiaTheme="minorEastAsia"/>
          <w:i/>
          <w:iCs/>
          <w:lang w:val="el-GR"/>
        </w:rPr>
      </w:pPr>
      <m:oMathPara>
        <m:oMath>
          <m:nary>
            <m:naryPr>
              <m:chr m:val="∑"/>
              <m:limLoc m:val="undOvr"/>
              <m:ctrlPr>
                <w:del w:id="1795" w:author="Στάθης Καπ" w:date="2023-02-01T09:03:00Z">
                  <w:rPr>
                    <w:rFonts w:ascii="Cambria Math" w:hAnsi="Cambria Math"/>
                    <w:i/>
                    <w:iCs/>
                    <w:lang w:val="el-GR"/>
                  </w:rPr>
                </w:del>
              </m:ctrlPr>
            </m:naryPr>
            <m:sub>
              <m:r>
                <w:del w:id="1796" w:author="Στάθης Καπ" w:date="2023-02-01T09:03:00Z">
                  <w:rPr>
                    <w:rFonts w:ascii="Cambria Math" w:hAnsi="Cambria Math"/>
                    <w:lang w:val="el-GR"/>
                  </w:rPr>
                  <m:t>i=1</m:t>
                </w:del>
              </m:r>
            </m:sub>
            <m:sup>
              <m:r>
                <w:del w:id="1797" w:author="Στάθης Καπ" w:date="2023-02-01T09:03:00Z">
                  <w:rPr>
                    <w:rFonts w:ascii="Cambria Math" w:hAnsi="Cambria Math"/>
                    <w:lang w:val="el-GR"/>
                  </w:rPr>
                  <m:t>n-1</m:t>
                </w:del>
              </m:r>
            </m:sup>
            <m:e>
              <m:r>
                <w:del w:id="1798" w:author="Στάθης Καπ" w:date="2023-02-01T09:03:00Z">
                  <w:rPr>
                    <w:rFonts w:ascii="Cambria Math" w:hAnsi="Cambria Math"/>
                    <w:lang w:val="el-GR"/>
                  </w:rPr>
                  <m:t>(</m:t>
                </w:del>
              </m:r>
              <m:sSub>
                <m:sSubPr>
                  <m:ctrlPr>
                    <w:del w:id="1799" w:author="Στάθης Καπ" w:date="2023-02-01T09:03:00Z">
                      <w:rPr>
                        <w:rFonts w:ascii="Cambria Math" w:hAnsi="Cambria Math"/>
                        <w:i/>
                        <w:iCs/>
                        <w:lang w:val="el-GR"/>
                      </w:rPr>
                    </w:del>
                  </m:ctrlPr>
                </m:sSubPr>
                <m:e>
                  <m:r>
                    <w:del w:id="1800" w:author="Στάθης Καπ" w:date="2023-02-01T09:03:00Z">
                      <w:rPr>
                        <w:rFonts w:ascii="Cambria Math" w:hAnsi="Cambria Math"/>
                        <w:lang w:val="el-GR"/>
                      </w:rPr>
                      <m:t>T</m:t>
                    </w:del>
                  </m:r>
                </m:e>
                <m:sub>
                  <m:r>
                    <w:del w:id="1801" w:author="Στάθης Καπ" w:date="2023-02-01T09:03:00Z">
                      <w:rPr>
                        <w:rFonts w:ascii="Cambria Math" w:hAnsi="Cambria Math"/>
                        <w:lang w:val="el-GR"/>
                      </w:rPr>
                      <m:t>i</m:t>
                    </w:del>
                  </m:r>
                </m:sub>
              </m:sSub>
              <m:sSub>
                <m:sSubPr>
                  <m:ctrlPr>
                    <w:del w:id="1802" w:author="Στάθης Καπ" w:date="2023-02-01T09:03:00Z">
                      <w:rPr>
                        <w:rFonts w:ascii="Cambria Math" w:hAnsi="Cambria Math"/>
                        <w:i/>
                        <w:iCs/>
                        <w:lang w:val="el-GR"/>
                      </w:rPr>
                    </w:del>
                  </m:ctrlPr>
                </m:sSubPr>
                <m:e>
                  <m:r>
                    <w:del w:id="1803" w:author="Στάθης Καπ" w:date="2023-02-01T09:03:00Z">
                      <w:rPr>
                        <w:rFonts w:ascii="Cambria Math" w:hAnsi="Cambria Math"/>
                        <w:lang w:val="el-GR"/>
                      </w:rPr>
                      <m:t>y</m:t>
                    </w:del>
                  </m:r>
                </m:e>
                <m:sub>
                  <m:r>
                    <w:del w:id="1804" w:author="Στάθης Καπ" w:date="2023-02-01T09:03:00Z">
                      <w:rPr>
                        <w:rFonts w:ascii="Cambria Math" w:hAnsi="Cambria Math"/>
                        <w:lang w:val="el-GR"/>
                      </w:rPr>
                      <m:t>id</m:t>
                    </w:del>
                  </m:r>
                </m:sub>
              </m:sSub>
              <m:r>
                <w:del w:id="1805" w:author="Στάθης Καπ" w:date="2023-02-01T09:03:00Z">
                  <w:rPr>
                    <w:rFonts w:ascii="Cambria Math" w:hAnsi="Cambria Math"/>
                    <w:lang w:val="el-GR"/>
                  </w:rPr>
                  <m:t>+</m:t>
                </w:del>
              </m:r>
              <m:nary>
                <m:naryPr>
                  <m:chr m:val="∑"/>
                  <m:limLoc m:val="undOvr"/>
                  <m:ctrlPr>
                    <w:del w:id="1806" w:author="Στάθης Καπ" w:date="2023-02-01T09:03:00Z">
                      <w:rPr>
                        <w:rFonts w:ascii="Cambria Math" w:hAnsi="Cambria Math"/>
                        <w:i/>
                        <w:iCs/>
                        <w:lang w:val="el-GR"/>
                      </w:rPr>
                    </w:del>
                  </m:ctrlPr>
                </m:naryPr>
                <m:sub>
                  <m:r>
                    <w:del w:id="1807" w:author="Στάθης Καπ" w:date="2023-02-01T09:03:00Z">
                      <w:rPr>
                        <w:rFonts w:ascii="Cambria Math" w:hAnsi="Cambria Math"/>
                        <w:lang w:val="el-GR"/>
                      </w:rPr>
                      <m:t>y=2</m:t>
                    </w:del>
                  </m:r>
                </m:sub>
                <m:sup>
                  <m:r>
                    <w:del w:id="1808" w:author="Στάθης Καπ" w:date="2023-02-01T09:03:00Z">
                      <w:rPr>
                        <w:rFonts w:ascii="Cambria Math" w:hAnsi="Cambria Math"/>
                        <w:lang w:val="el-GR"/>
                      </w:rPr>
                      <m:t>n</m:t>
                    </w:del>
                  </m:r>
                </m:sup>
                <m:e>
                  <m:sSub>
                    <m:sSubPr>
                      <m:ctrlPr>
                        <w:del w:id="1809" w:author="Στάθης Καπ" w:date="2023-02-01T09:03:00Z">
                          <w:rPr>
                            <w:rFonts w:ascii="Cambria Math" w:hAnsi="Cambria Math"/>
                            <w:i/>
                            <w:iCs/>
                            <w:lang w:val="el-GR"/>
                          </w:rPr>
                        </w:del>
                      </m:ctrlPr>
                    </m:sSubPr>
                    <m:e>
                      <m:r>
                        <w:del w:id="1810" w:author="Στάθης Καπ" w:date="2023-02-01T09:03:00Z">
                          <w:rPr>
                            <w:rFonts w:ascii="Cambria Math" w:hAnsi="Cambria Math"/>
                            <w:lang w:val="el-GR"/>
                          </w:rPr>
                          <m:t>c</m:t>
                        </w:del>
                      </m:r>
                    </m:e>
                    <m:sub>
                      <m:r>
                        <w:del w:id="1811" w:author="Στάθης Καπ" w:date="2023-02-01T09:03:00Z">
                          <w:rPr>
                            <w:rFonts w:ascii="Cambria Math" w:hAnsi="Cambria Math"/>
                            <w:lang w:val="el-GR"/>
                          </w:rPr>
                          <m:t>ij</m:t>
                        </w:del>
                      </m:r>
                    </m:sub>
                  </m:sSub>
                  <m:sSub>
                    <m:sSubPr>
                      <m:ctrlPr>
                        <w:del w:id="1812" w:author="Στάθης Καπ" w:date="2023-02-01T09:03:00Z">
                          <w:rPr>
                            <w:rFonts w:ascii="Cambria Math" w:hAnsi="Cambria Math"/>
                            <w:i/>
                            <w:iCs/>
                            <w:lang w:val="el-GR"/>
                          </w:rPr>
                        </w:del>
                      </m:ctrlPr>
                    </m:sSubPr>
                    <m:e>
                      <m:r>
                        <w:del w:id="1813" w:author="Στάθης Καπ" w:date="2023-02-01T09:03:00Z">
                          <w:rPr>
                            <w:rFonts w:ascii="Cambria Math" w:hAnsi="Cambria Math"/>
                            <w:lang w:val="el-GR"/>
                          </w:rPr>
                          <m:t>x</m:t>
                        </w:del>
                      </m:r>
                    </m:e>
                    <m:sub>
                      <m:r>
                        <w:del w:id="1814" w:author="Στάθης Καπ" w:date="2023-02-01T09:03:00Z">
                          <w:rPr>
                            <w:rFonts w:ascii="Cambria Math" w:hAnsi="Cambria Math"/>
                            <w:lang w:val="el-GR"/>
                          </w:rPr>
                          <m:t>ijd</m:t>
                        </w:del>
                      </m:r>
                    </m:sub>
                  </m:sSub>
                </m:e>
              </m:nary>
              <m:r>
                <w:del w:id="1815" w:author="Στάθης Καπ" w:date="2023-02-01T09:03:00Z">
                  <w:rPr>
                    <w:rFonts w:ascii="Cambria Math" w:hAnsi="Cambria Math"/>
                    <w:lang w:val="el-GR"/>
                  </w:rPr>
                  <m:t>)</m:t>
                </w:del>
              </m:r>
            </m:e>
          </m:nary>
          <m:r>
            <w:del w:id="1816" w:author="Στάθης Καπ" w:date="2023-02-01T09:03:00Z">
              <w:rPr>
                <w:rFonts w:ascii="Cambria Math" w:hAnsi="Cambria Math"/>
                <w:lang w:val="el-GR"/>
              </w:rPr>
              <m:t>≤</m:t>
            </w:del>
          </m:r>
          <m:sSub>
            <m:sSubPr>
              <m:ctrlPr>
                <w:del w:id="1817" w:author="Στάθης Καπ" w:date="2023-02-01T09:03:00Z">
                  <w:rPr>
                    <w:rFonts w:ascii="Cambria Math" w:hAnsi="Cambria Math"/>
                    <w:i/>
                    <w:iCs/>
                    <w:lang w:val="el-GR"/>
                  </w:rPr>
                </w:del>
              </m:ctrlPr>
            </m:sSubPr>
            <m:e>
              <m:r>
                <w:del w:id="1818" w:author="Στάθης Καπ" w:date="2023-02-01T09:03:00Z">
                  <w:rPr>
                    <w:rFonts w:ascii="Cambria Math" w:hAnsi="Cambria Math"/>
                    <w:lang w:val="el-GR"/>
                  </w:rPr>
                  <m:t>T</m:t>
                </w:del>
              </m:r>
            </m:e>
            <m:sub>
              <m:r>
                <w:del w:id="1819" w:author="Στάθης Καπ" w:date="2023-02-01T09:03:00Z">
                  <w:rPr>
                    <w:rFonts w:ascii="Cambria Math" w:hAnsi="Cambria Math"/>
                    <w:lang w:val="el-GR"/>
                  </w:rPr>
                  <m:t>max</m:t>
                </w:del>
              </m:r>
            </m:sub>
          </m:sSub>
          <m:r>
            <w:del w:id="1820" w:author="Στάθης Καπ" w:date="2023-02-01T09:03:00Z">
              <w:rPr>
                <w:rFonts w:ascii="Cambria Math" w:hAnsi="Cambria Math"/>
                <w:lang w:val="el-GR"/>
              </w:rPr>
              <m:t xml:space="preserve"> ∀d=1,⋯, m</m:t>
            </w:del>
          </m:r>
        </m:oMath>
      </m:oMathPara>
    </w:p>
    <w:p w14:paraId="07883005" w14:textId="0964EF0B" w:rsidR="004805CE" w:rsidRPr="00EC7401" w:rsidDel="00C961DB" w:rsidRDefault="00227D7C" w:rsidP="00DD5D88">
      <w:pPr>
        <w:rPr>
          <w:del w:id="1821" w:author="Στάθης Καπ" w:date="2023-02-01T09:03:00Z"/>
          <w:i/>
          <w:lang w:val="el-GR"/>
        </w:rPr>
      </w:pPr>
      <m:oMathPara>
        <m:oMath>
          <m:sSub>
            <m:sSubPr>
              <m:ctrlPr>
                <w:del w:id="1822" w:author="Στάθης Καπ" w:date="2023-02-01T09:03:00Z">
                  <w:rPr>
                    <w:rFonts w:ascii="Cambria Math" w:hAnsi="Cambria Math"/>
                    <w:i/>
                    <w:lang w:val="el-GR"/>
                  </w:rPr>
                </w:del>
              </m:ctrlPr>
            </m:sSubPr>
            <m:e>
              <m:r>
                <w:del w:id="1823" w:author="Στάθης Καπ" w:date="2023-02-01T09:03:00Z">
                  <w:rPr>
                    <w:rFonts w:ascii="Cambria Math" w:hAnsi="Cambria Math"/>
                    <w:lang w:val="el-GR"/>
                  </w:rPr>
                  <m:t>O</m:t>
                </w:del>
              </m:r>
            </m:e>
            <m:sub>
              <m:r>
                <w:del w:id="1824" w:author="Στάθης Καπ" w:date="2023-02-01T09:03:00Z">
                  <w:rPr>
                    <w:rFonts w:ascii="Cambria Math" w:hAnsi="Cambria Math"/>
                    <w:lang w:val="el-GR"/>
                  </w:rPr>
                  <m:t>i</m:t>
                </w:del>
              </m:r>
            </m:sub>
          </m:sSub>
          <m:r>
            <w:del w:id="1825" w:author="Στάθης Καπ" w:date="2023-02-01T09:03:00Z">
              <w:rPr>
                <w:rFonts w:ascii="Cambria Math" w:hAnsi="Cambria Math"/>
                <w:lang w:val="el-GR"/>
              </w:rPr>
              <m:t>≤</m:t>
            </w:del>
          </m:r>
          <m:sSub>
            <m:sSubPr>
              <m:ctrlPr>
                <w:del w:id="1826" w:author="Στάθης Καπ" w:date="2023-02-01T09:03:00Z">
                  <w:rPr>
                    <w:rFonts w:ascii="Cambria Math" w:hAnsi="Cambria Math"/>
                    <w:i/>
                    <w:lang w:val="el-GR"/>
                  </w:rPr>
                </w:del>
              </m:ctrlPr>
            </m:sSubPr>
            <m:e>
              <m:r>
                <w:del w:id="1827" w:author="Στάθης Καπ" w:date="2023-02-01T09:03:00Z">
                  <w:rPr>
                    <w:rFonts w:ascii="Cambria Math" w:hAnsi="Cambria Math"/>
                    <w:lang w:val="el-GR"/>
                  </w:rPr>
                  <m:t>s</m:t>
                </w:del>
              </m:r>
            </m:e>
            <m:sub>
              <m:r>
                <w:del w:id="1828" w:author="Στάθης Καπ" w:date="2023-02-01T09:03:00Z">
                  <w:rPr>
                    <w:rFonts w:ascii="Cambria Math" w:hAnsi="Cambria Math"/>
                    <w:lang w:val="el-GR"/>
                  </w:rPr>
                  <m:t>id</m:t>
                </w:del>
              </m:r>
            </m:sub>
          </m:sSub>
          <m:r>
            <w:del w:id="1829" w:author="Στάθης Καπ" w:date="2023-02-01T09:03:00Z">
              <w:rPr>
                <w:rFonts w:ascii="Cambria Math" w:hAnsi="Cambria Math"/>
                <w:lang w:val="el-GR"/>
              </w:rPr>
              <m:t xml:space="preserve">  ∀i=1,⋯,n d=1,⋯,m</m:t>
            </w:del>
          </m:r>
        </m:oMath>
      </m:oMathPara>
    </w:p>
    <w:p w14:paraId="4A4AADED" w14:textId="07A7F17C" w:rsidR="00632C10" w:rsidRPr="00A1066D" w:rsidDel="00C961DB" w:rsidRDefault="00227D7C" w:rsidP="00DD5D88">
      <w:pPr>
        <w:rPr>
          <w:del w:id="1830" w:author="Στάθης Καπ" w:date="2023-02-01T09:03:00Z"/>
          <w:i/>
          <w:iCs/>
          <w:lang w:val="el-GR"/>
        </w:rPr>
      </w:pPr>
      <m:oMathPara>
        <m:oMath>
          <m:sSub>
            <m:sSubPr>
              <m:ctrlPr>
                <w:del w:id="1831" w:author="Στάθης Καπ" w:date="2023-02-01T09:03:00Z">
                  <w:rPr>
                    <w:rFonts w:ascii="Cambria Math" w:hAnsi="Cambria Math"/>
                    <w:i/>
                    <w:iCs/>
                    <w:lang w:val="el-GR"/>
                  </w:rPr>
                </w:del>
              </m:ctrlPr>
            </m:sSubPr>
            <m:e>
              <m:r>
                <w:del w:id="1832" w:author="Στάθης Καπ" w:date="2023-02-01T09:03:00Z">
                  <w:rPr>
                    <w:rFonts w:ascii="Cambria Math" w:hAnsi="Cambria Math"/>
                    <w:lang w:val="el-GR"/>
                  </w:rPr>
                  <m:t>s</m:t>
                </w:del>
              </m:r>
            </m:e>
            <m:sub>
              <m:r>
                <w:del w:id="1833" w:author="Στάθης Καπ" w:date="2023-02-01T09:03:00Z">
                  <w:rPr>
                    <w:rFonts w:ascii="Cambria Math" w:hAnsi="Cambria Math"/>
                    <w:lang w:val="el-GR"/>
                  </w:rPr>
                  <m:t>id</m:t>
                </w:del>
              </m:r>
            </m:sub>
          </m:sSub>
          <m:r>
            <w:del w:id="1834" w:author="Στάθης Καπ" w:date="2023-02-01T09:03:00Z">
              <w:rPr>
                <w:rFonts w:ascii="Cambria Math" w:hAnsi="Cambria Math"/>
                <w:lang w:val="el-GR"/>
              </w:rPr>
              <m:t>≤</m:t>
            </w:del>
          </m:r>
          <m:sSub>
            <m:sSubPr>
              <m:ctrlPr>
                <w:del w:id="1835" w:author="Στάθης Καπ" w:date="2023-02-01T09:03:00Z">
                  <w:rPr>
                    <w:rFonts w:ascii="Cambria Math" w:hAnsi="Cambria Math"/>
                    <w:i/>
                    <w:iCs/>
                    <w:lang w:val="el-GR"/>
                  </w:rPr>
                </w:del>
              </m:ctrlPr>
            </m:sSubPr>
            <m:e>
              <m:r>
                <w:del w:id="1836" w:author="Στάθης Καπ" w:date="2023-02-01T09:03:00Z">
                  <w:rPr>
                    <w:rFonts w:ascii="Cambria Math" w:hAnsi="Cambria Math"/>
                    <w:lang w:val="el-GR"/>
                  </w:rPr>
                  <m:t>C</m:t>
                </w:del>
              </m:r>
            </m:e>
            <m:sub>
              <m:r>
                <w:del w:id="1837" w:author="Στάθης Καπ" w:date="2023-02-01T09:03:00Z">
                  <w:rPr>
                    <w:rFonts w:ascii="Cambria Math" w:hAnsi="Cambria Math"/>
                    <w:lang w:val="el-GR"/>
                  </w:rPr>
                  <m:t>i</m:t>
                </w:del>
              </m:r>
            </m:sub>
          </m:sSub>
          <m:r>
            <w:del w:id="1838" w:author="Στάθης Καπ" w:date="2023-02-01T09:03:00Z">
              <w:rPr>
                <w:rFonts w:ascii="Cambria Math" w:hAnsi="Cambria Math"/>
                <w:lang w:val="el-GR"/>
              </w:rPr>
              <m:t xml:space="preserve"> ∀i=1,⋯,n d=1,⋯,m</m:t>
            </w:del>
          </m:r>
        </m:oMath>
      </m:oMathPara>
    </w:p>
    <w:p w14:paraId="31BD9471" w14:textId="581707D6" w:rsidR="00632C10" w:rsidRPr="0050395C" w:rsidDel="00C961DB" w:rsidRDefault="00227D7C" w:rsidP="00DD5D88">
      <w:pPr>
        <w:rPr>
          <w:del w:id="1839" w:author="Στάθης Καπ" w:date="2023-02-01T09:03:00Z"/>
          <w:i/>
          <w:iCs/>
          <w:lang w:val="el-GR"/>
        </w:rPr>
      </w:pPr>
      <m:oMathPara>
        <m:oMath>
          <m:sSub>
            <m:sSubPr>
              <m:ctrlPr>
                <w:del w:id="1840" w:author="Στάθης Καπ" w:date="2023-02-01T09:03:00Z">
                  <w:rPr>
                    <w:rFonts w:ascii="Cambria Math" w:hAnsi="Cambria Math"/>
                    <w:i/>
                    <w:iCs/>
                    <w:lang w:val="el-GR"/>
                  </w:rPr>
                </w:del>
              </m:ctrlPr>
            </m:sSubPr>
            <m:e>
              <m:r>
                <w:del w:id="1841" w:author="Στάθης Καπ" w:date="2023-02-01T09:03:00Z">
                  <w:rPr>
                    <w:rFonts w:ascii="Cambria Math" w:hAnsi="Cambria Math"/>
                    <w:lang w:val="el-GR"/>
                  </w:rPr>
                  <m:t>x</m:t>
                </w:del>
              </m:r>
            </m:e>
            <m:sub>
              <m:r>
                <w:del w:id="1842" w:author="Στάθης Καπ" w:date="2023-02-01T09:03:00Z">
                  <w:rPr>
                    <w:rFonts w:ascii="Cambria Math" w:hAnsi="Cambria Math"/>
                    <w:lang w:val="el-GR"/>
                  </w:rPr>
                  <m:t>ijd</m:t>
                </w:del>
              </m:r>
            </m:sub>
          </m:sSub>
          <m:r>
            <w:del w:id="1843" w:author="Στάθης Καπ" w:date="2023-02-01T09:03:00Z">
              <w:rPr>
                <w:rFonts w:ascii="Cambria Math" w:hAnsi="Cambria Math"/>
                <w:lang w:val="el-GR"/>
              </w:rPr>
              <m:t>,</m:t>
            </w:del>
          </m:r>
          <m:sSub>
            <m:sSubPr>
              <m:ctrlPr>
                <w:del w:id="1844" w:author="Στάθης Καπ" w:date="2023-02-01T09:03:00Z">
                  <w:rPr>
                    <w:rFonts w:ascii="Cambria Math" w:hAnsi="Cambria Math"/>
                    <w:i/>
                    <w:iCs/>
                    <w:lang w:val="el-GR"/>
                  </w:rPr>
                </w:del>
              </m:ctrlPr>
            </m:sSubPr>
            <m:e>
              <m:r>
                <w:del w:id="1845" w:author="Στάθης Καπ" w:date="2023-02-01T09:03:00Z">
                  <w:rPr>
                    <w:rFonts w:ascii="Cambria Math" w:hAnsi="Cambria Math"/>
                    <w:lang w:val="el-GR"/>
                  </w:rPr>
                  <m:t>y</m:t>
                </w:del>
              </m:r>
            </m:e>
            <m:sub>
              <m:r>
                <w:del w:id="1846" w:author="Στάθης Καπ" w:date="2023-02-01T09:03:00Z">
                  <w:rPr>
                    <w:rFonts w:ascii="Cambria Math" w:hAnsi="Cambria Math"/>
                    <w:lang w:val="el-GR"/>
                  </w:rPr>
                  <m:t>id</m:t>
                </w:del>
              </m:r>
            </m:sub>
          </m:sSub>
          <m:r>
            <w:del w:id="1847" w:author="Στάθης Καπ" w:date="2023-02-01T09:03:00Z">
              <w:rPr>
                <w:rFonts w:ascii="Cambria Math" w:hAnsi="Cambria Math"/>
                <w:lang w:val="el-GR"/>
              </w:rPr>
              <m:t>∈</m:t>
            </w:del>
          </m:r>
          <m:d>
            <m:dPr>
              <m:begChr m:val="{"/>
              <m:endChr m:val="}"/>
              <m:ctrlPr>
                <w:del w:id="1848" w:author="Στάθης Καπ" w:date="2023-02-01T09:03:00Z">
                  <w:rPr>
                    <w:rFonts w:ascii="Cambria Math" w:hAnsi="Cambria Math"/>
                    <w:i/>
                    <w:iCs/>
                    <w:lang w:val="el-GR"/>
                  </w:rPr>
                </w:del>
              </m:ctrlPr>
            </m:dPr>
            <m:e>
              <m:r>
                <w:del w:id="1849" w:author="Στάθης Καπ" w:date="2023-02-01T09:03:00Z">
                  <w:rPr>
                    <w:rFonts w:ascii="Cambria Math" w:hAnsi="Cambria Math"/>
                    <w:lang w:val="el-GR"/>
                  </w:rPr>
                  <m:t>0,1</m:t>
                </w:del>
              </m:r>
            </m:e>
          </m:d>
          <m:r>
            <w:del w:id="1850" w:author="Στάθης Καπ" w:date="2023-02-01T09:03:00Z">
              <w:rPr>
                <w:rFonts w:ascii="Cambria Math" w:hAnsi="Cambria Math"/>
                <w:lang w:val="el-GR"/>
              </w:rPr>
              <m:t xml:space="preserve"> ∀i,j=1,⋯,n d=1,⋯,m</m:t>
            </w:del>
          </m:r>
        </m:oMath>
      </m:oMathPara>
    </w:p>
    <w:p w14:paraId="4C97E8FF" w14:textId="582A39F6" w:rsidR="00632C10" w:rsidRDefault="0095371D" w:rsidP="00DD5D88">
      <w:pPr>
        <w:rPr>
          <w:iCs/>
          <w:lang w:val="el-GR"/>
        </w:rPr>
      </w:pPr>
      <w:r w:rsidRPr="00C51F8F">
        <w:rPr>
          <w:lang w:val="el-GR"/>
        </w:rPr>
        <w:t xml:space="preserve">Η σχέση 2.32 αντιπροσωπεύει το στόχο του προβλήματος </w:t>
      </w:r>
      <w:r w:rsidR="00E5392D" w:rsidRPr="00C51F8F">
        <w:rPr>
          <w:lang w:val="el-GR"/>
        </w:rPr>
        <w:t>δηλαδή</w:t>
      </w:r>
      <w:r w:rsidRPr="00C51F8F">
        <w:rPr>
          <w:lang w:val="el-GR"/>
        </w:rPr>
        <w:t xml:space="preserve"> τη μεγιστοποίηση του κέρδους. Η σχέση 2.33 διαβεβαιώνει πως όλες οι τροχιές ξεκινούν από τον αρχικό κόμβο 1 και καταλήγουν στον τελικό κόμβο </w:t>
      </w:r>
      <w:r>
        <w:t>n</w:t>
      </w:r>
      <w:r w:rsidRPr="00C51F8F">
        <w:rPr>
          <w:lang w:val="el-GR"/>
        </w:rPr>
        <w:t xml:space="preserve"> καθώς οι ακμές που αρχίζουν από τον αρχικό κόμβο και οι ακμές που καταλήγουν στον τελικό κόμβο πρέπει να ισούνται με το πλήθος των διαδρομών. Η σχέση 2.34 διασφαλίζει τη συν</w:t>
      </w:r>
      <w:r w:rsidR="00C51F8F">
        <w:rPr>
          <w:lang w:val="el-GR"/>
        </w:rPr>
        <w:t>ε</w:t>
      </w:r>
      <w:r w:rsidRPr="00C51F8F">
        <w:rPr>
          <w:lang w:val="el-GR"/>
        </w:rPr>
        <w:t xml:space="preserve">κτικότητα της κάθε τροχιάς καθώς το πλήθος </w:t>
      </w:r>
      <w:r w:rsidR="002E3EB0">
        <w:rPr>
          <w:lang w:val="el-GR"/>
        </w:rPr>
        <w:t>των τόξων</w:t>
      </w:r>
      <w:r w:rsidRPr="00C51F8F">
        <w:rPr>
          <w:lang w:val="el-GR"/>
        </w:rPr>
        <w:t xml:space="preserve"> που καταλήγουν σε έναν κόμβο </w:t>
      </w:r>
      <w:r>
        <w:t>k</w:t>
      </w:r>
      <w:r w:rsidRPr="00C51F8F">
        <w:rPr>
          <w:lang w:val="el-GR"/>
        </w:rPr>
        <w:t xml:space="preserve"> πρέπει να ισούται με το πλήθος των τόξων που φεύγουν από αυτόν (εκτός και </w:t>
      </w:r>
      <w:r w:rsidR="00882A92" w:rsidRPr="00C51F8F">
        <w:rPr>
          <w:lang w:val="el-GR"/>
        </w:rPr>
        <w:t>εάν</w:t>
      </w:r>
      <w:r w:rsidRPr="00C51F8F">
        <w:rPr>
          <w:lang w:val="el-GR"/>
        </w:rPr>
        <w:t xml:space="preserve"> πρόκειται για τον αρχικό η τον τελικό κόμβο). Η σχέση 2.35 διατηρεί το χρονοδιάγραμμα της κάθε τροχιάς. Η σχέση 2.36 διασφαλίζει πως η επίσκεψη στον κάθε κόμβο θα πραγματοποιηθεί το πολύ μία φορά και η σχέση 2.37 περιορίζει τη κάθε τροχιά στο όριο χρόνου </w:t>
      </w: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Pr="00C51F8F">
        <w:rPr>
          <w:lang w:val="el-GR"/>
        </w:rPr>
        <w:t>. Οι σχέσεις 2.38 και 2.39 περιορίζουν την έναρξη της επίσκεψης στο χρονικό παράθυρο του εκάστοτε κόμβου.</w:t>
      </w:r>
    </w:p>
    <w:p w14:paraId="7428A003" w14:textId="5E95B67D" w:rsidR="00632C10" w:rsidRDefault="00D54106" w:rsidP="00DD5D88">
      <w:pPr>
        <w:rPr>
          <w:lang w:val="el-GR"/>
        </w:rPr>
      </w:pPr>
      <w:r w:rsidRPr="00996253">
        <w:rPr>
          <w:lang w:val="el-GR"/>
        </w:rPr>
        <w:t xml:space="preserve">Οι </w:t>
      </w:r>
      <w:r>
        <w:t>Montemanni</w:t>
      </w:r>
      <w:r w:rsidRPr="00996253">
        <w:rPr>
          <w:lang w:val="el-GR"/>
        </w:rPr>
        <w:t xml:space="preserve"> &amp; </w:t>
      </w:r>
      <w:r>
        <w:t>Gambardella</w:t>
      </w:r>
      <w:r w:rsidRPr="00996253">
        <w:rPr>
          <w:lang w:val="el-GR"/>
        </w:rPr>
        <w:t xml:space="preserve"> (2009) προτείνουν έναν </w:t>
      </w:r>
      <w:r>
        <w:t>Ant</w:t>
      </w:r>
      <w:r w:rsidRPr="00996253">
        <w:rPr>
          <w:lang w:val="el-GR"/>
        </w:rPr>
        <w:t xml:space="preserve"> </w:t>
      </w:r>
      <w:r>
        <w:t>Colony</w:t>
      </w:r>
      <w:r w:rsidRPr="00996253">
        <w:rPr>
          <w:lang w:val="el-GR"/>
        </w:rPr>
        <w:t xml:space="preserve"> </w:t>
      </w:r>
      <w:r>
        <w:t>System</w:t>
      </w:r>
      <w:r w:rsidRPr="00996253">
        <w:rPr>
          <w:lang w:val="el-GR"/>
        </w:rPr>
        <w:t xml:space="preserve"> αλγόριθμο ο οποίος αποτελείται από δύο φάσεις:</w:t>
      </w:r>
    </w:p>
    <w:p w14:paraId="3086B772" w14:textId="67571160" w:rsidR="00A83264" w:rsidRPr="00CD1331" w:rsidRDefault="00A83264" w:rsidP="00A83264">
      <w:pPr>
        <w:pStyle w:val="ListParagraph"/>
        <w:numPr>
          <w:ilvl w:val="0"/>
          <w:numId w:val="21"/>
        </w:numPr>
        <w:rPr>
          <w:iCs/>
          <w:lang w:val="el-GR"/>
        </w:rPr>
      </w:pPr>
      <w:r w:rsidRPr="00CD1331">
        <w:rPr>
          <w:lang w:val="el-GR"/>
        </w:rPr>
        <w:t xml:space="preserve">Φάση Κατασκευής κατά την οποία ανατίθεται </w:t>
      </w:r>
      <w:r w:rsidR="00AC2462">
        <w:rPr>
          <w:lang w:val="el-GR"/>
        </w:rPr>
        <w:t>σειριακά</w:t>
      </w:r>
      <w:r w:rsidRPr="00CD1331">
        <w:rPr>
          <w:lang w:val="el-GR"/>
        </w:rPr>
        <w:t xml:space="preserve"> σε κάθε μυρμήγκι να κατασκευάσει μία τροχιά </w:t>
      </w:r>
      <w:r w:rsidR="00E5392D" w:rsidRPr="00CD1331">
        <w:rPr>
          <w:lang w:val="el-GR"/>
        </w:rPr>
        <w:t>προσθέτοντας</w:t>
      </w:r>
      <w:r w:rsidRPr="00CD1331">
        <w:rPr>
          <w:lang w:val="el-GR"/>
        </w:rPr>
        <w:t xml:space="preserve"> έναν κόμβο </w:t>
      </w:r>
      <w:r>
        <w:t>i</w:t>
      </w:r>
      <w:r w:rsidRPr="00CD1331">
        <w:rPr>
          <w:lang w:val="el-GR"/>
        </w:rPr>
        <w:t xml:space="preserve"> μετά τον κόμβο </w:t>
      </w:r>
      <w:r>
        <w:t>j</w:t>
      </w:r>
      <w:r w:rsidRPr="00CD1331">
        <w:rPr>
          <w:lang w:val="el-GR"/>
        </w:rPr>
        <w:t xml:space="preserve"> λαμβάνοντας </w:t>
      </w:r>
      <w:r w:rsidR="009F7EEB" w:rsidRPr="00CD1331">
        <w:rPr>
          <w:lang w:val="el-GR"/>
        </w:rPr>
        <w:t>υπόψιν</w:t>
      </w:r>
      <w:r w:rsidRPr="00CD1331">
        <w:rPr>
          <w:lang w:val="el-GR"/>
        </w:rPr>
        <w:t xml:space="preserve"> τα εξής:</w:t>
      </w:r>
    </w:p>
    <w:p w14:paraId="04C5FFEA" w14:textId="123DB65F" w:rsidR="00CD1331" w:rsidRPr="001F33F3" w:rsidRDefault="008032CB" w:rsidP="00CD1331">
      <w:pPr>
        <w:pStyle w:val="ListParagraph"/>
        <w:numPr>
          <w:ilvl w:val="1"/>
          <w:numId w:val="21"/>
        </w:numPr>
        <w:rPr>
          <w:iCs/>
          <w:lang w:val="el-GR"/>
        </w:rPr>
      </w:pPr>
      <w:r w:rsidRPr="001F33F3">
        <w:rPr>
          <w:lang w:val="el-GR"/>
        </w:rPr>
        <w:t xml:space="preserve">Το ίχνος φερομόνης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ij</m:t>
            </m:r>
          </m:sub>
        </m:sSub>
      </m:oMath>
      <w:r w:rsidRPr="001F33F3">
        <w:rPr>
          <w:lang w:val="el-GR"/>
        </w:rPr>
        <w:t xml:space="preserve"> (</w:t>
      </w:r>
      <w:r>
        <w:t>pheromone</w:t>
      </w:r>
      <w:r w:rsidRPr="001F33F3">
        <w:rPr>
          <w:lang w:val="el-GR"/>
        </w:rPr>
        <w:t xml:space="preserve"> </w:t>
      </w:r>
      <w:r>
        <w:t>trail</w:t>
      </w:r>
      <w:r w:rsidRPr="001F33F3">
        <w:rPr>
          <w:lang w:val="el-GR"/>
        </w:rPr>
        <w:t xml:space="preserve">) η οποία διαθέτει τη πληροφορία σχετικά με το πόσο «καλή» υπήρξε στο παρελθόν η ακμή </w:t>
      </w:r>
      <w:r>
        <w:t>i</w:t>
      </w:r>
      <w:r w:rsidRPr="001F33F3">
        <w:rPr>
          <w:lang w:val="el-GR"/>
        </w:rPr>
        <w:t xml:space="preserve"> </w:t>
      </w:r>
      <w:r w:rsidR="001F33F3">
        <w:rPr>
          <w:lang w:val="el-GR"/>
        </w:rPr>
        <w:t>–</w:t>
      </w:r>
      <w:r w:rsidRPr="001F33F3">
        <w:rPr>
          <w:lang w:val="el-GR"/>
        </w:rPr>
        <w:t xml:space="preserve"> </w:t>
      </w:r>
      <w:r>
        <w:t>j</w:t>
      </w:r>
      <w:r w:rsidR="00B00C81" w:rsidRPr="007A2B2F">
        <w:rPr>
          <w:lang w:val="el-GR"/>
        </w:rPr>
        <w:t>.</w:t>
      </w:r>
    </w:p>
    <w:p w14:paraId="264FE9E6" w14:textId="577852F1" w:rsidR="001F33F3" w:rsidRPr="007A2B2F" w:rsidRDefault="00FB18D8" w:rsidP="00CD1331">
      <w:pPr>
        <w:pStyle w:val="ListParagraph"/>
        <w:numPr>
          <w:ilvl w:val="1"/>
          <w:numId w:val="21"/>
        </w:numPr>
        <w:rPr>
          <w:iCs/>
          <w:lang w:val="el-GR"/>
        </w:rPr>
      </w:pPr>
      <w:ins w:id="1851" w:author="Charalampos Konstantopoulos" w:date="2023-01-27T11:10:00Z">
        <w:r>
          <w:rPr>
            <w:lang w:val="el-GR"/>
          </w:rPr>
          <w:lastRenderedPageBreak/>
          <w:t>Ο βαθμός επ</w:t>
        </w:r>
      </w:ins>
      <w:ins w:id="1852" w:author="Charalampos Konstantopoulos" w:date="2023-01-27T11:11:00Z">
        <w:r>
          <w:rPr>
            <w:lang w:val="el-GR"/>
          </w:rPr>
          <w:t xml:space="preserve">ιθυμίας </w:t>
        </w:r>
      </w:ins>
      <w:del w:id="1853" w:author="Charalampos Konstantopoulos" w:date="2023-01-27T11:10:00Z">
        <w:r w:rsidR="001F33F3" w:rsidRPr="00B72F20" w:rsidDel="00FB18D8">
          <w:rPr>
            <w:lang w:val="el-GR"/>
          </w:rPr>
          <w:delText xml:space="preserve">Η </w:delText>
        </w:r>
        <w:r w:rsidR="00AC2462" w:rsidRPr="00B72F20" w:rsidDel="00FB18D8">
          <w:rPr>
            <w:lang w:val="el-GR"/>
          </w:rPr>
          <w:delText>επιθυμητό</w:delText>
        </w:r>
        <w:r w:rsidR="00AC2462" w:rsidDel="00FB18D8">
          <w:rPr>
            <w:lang w:val="el-GR"/>
          </w:rPr>
          <w:delText>τη</w:delText>
        </w:r>
        <w:r w:rsidR="00AC2462" w:rsidRPr="00B72F20" w:rsidDel="00FB18D8">
          <w:rPr>
            <w:lang w:val="el-GR"/>
          </w:rPr>
          <w:delText>τα</w:delText>
        </w:r>
      </w:del>
      <w:r w:rsidR="003F1C68" w:rsidRPr="003F1C68">
        <w:rPr>
          <w:lang w:val="el-GR"/>
        </w:rPr>
        <w:t xml:space="preserve"> </w:t>
      </w:r>
      <m:oMath>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ij</m:t>
            </m:r>
          </m:sub>
        </m:sSub>
      </m:oMath>
      <w:r w:rsidR="001F33F3" w:rsidRPr="00B72F20">
        <w:rPr>
          <w:lang w:val="el-GR"/>
        </w:rPr>
        <w:t xml:space="preserve"> (</w:t>
      </w:r>
      <w:r w:rsidR="001F33F3">
        <w:t>desirability</w:t>
      </w:r>
      <w:r w:rsidR="001F33F3" w:rsidRPr="00B72F20">
        <w:rPr>
          <w:lang w:val="el-GR"/>
        </w:rPr>
        <w:t xml:space="preserve">) με βάση </w:t>
      </w:r>
      <w:del w:id="1854" w:author="Charalampos Konstantopoulos" w:date="2023-02-01T06:01:00Z">
        <w:r w:rsidR="001F33F3" w:rsidRPr="00B72F20">
          <w:rPr>
            <w:lang w:val="el-GR"/>
          </w:rPr>
          <w:delText>την οποία</w:delText>
        </w:r>
      </w:del>
      <w:ins w:id="1855" w:author="Charalampos Konstantopoulos" w:date="2023-02-01T06:01:00Z">
        <w:r w:rsidR="001F33F3" w:rsidRPr="00B72F20">
          <w:rPr>
            <w:lang w:val="el-GR"/>
          </w:rPr>
          <w:t>τ</w:t>
        </w:r>
      </w:ins>
      <w:ins w:id="1856" w:author="Charalampos Konstantopoulos" w:date="2023-01-27T11:11:00Z">
        <w:r w:rsidR="00704E3C">
          <w:rPr>
            <w:lang w:val="el-GR"/>
          </w:rPr>
          <w:t>ο</w:t>
        </w:r>
      </w:ins>
      <w:del w:id="1857" w:author="Charalampos Konstantopoulos" w:date="2023-01-27T11:11:00Z">
        <w:r w:rsidR="001F33F3" w:rsidRPr="00B72F20" w:rsidDel="00704E3C">
          <w:rPr>
            <w:lang w:val="el-GR"/>
          </w:rPr>
          <w:delText>η</w:delText>
        </w:r>
      </w:del>
      <w:ins w:id="1858" w:author="Charalampos Konstantopoulos" w:date="2023-02-01T06:01:00Z">
        <w:r w:rsidR="001F33F3" w:rsidRPr="00B72F20">
          <w:rPr>
            <w:lang w:val="el-GR"/>
          </w:rPr>
          <w:t>ν οποί</w:t>
        </w:r>
      </w:ins>
      <w:ins w:id="1859" w:author="Charalampos Konstantopoulos" w:date="2023-01-27T11:11:00Z">
        <w:r w:rsidR="00704E3C">
          <w:rPr>
            <w:lang w:val="el-GR"/>
          </w:rPr>
          <w:t>ο</w:t>
        </w:r>
      </w:ins>
      <w:del w:id="1860" w:author="Charalampos Konstantopoulos" w:date="2023-01-27T11:11:00Z">
        <w:r w:rsidR="001F33F3" w:rsidRPr="00B72F20" w:rsidDel="00704E3C">
          <w:rPr>
            <w:lang w:val="el-GR"/>
          </w:rPr>
          <w:delText>α</w:delText>
        </w:r>
      </w:del>
      <w:r w:rsidR="001F33F3" w:rsidRPr="00B72F20">
        <w:rPr>
          <w:lang w:val="el-GR"/>
        </w:rPr>
        <w:t xml:space="preserve"> οι επιθυμητοί κόμβοι προς επίσκεψη μετά τον </w:t>
      </w:r>
      <w:r w:rsidR="001F33F3">
        <w:t>i</w:t>
      </w:r>
      <w:r w:rsidR="001F33F3" w:rsidRPr="00B72F20">
        <w:rPr>
          <w:lang w:val="el-GR"/>
        </w:rPr>
        <w:t xml:space="preserve"> είναι αυτοί με υψηλή τιμή κέρδους, που δε βρίσκονται μακριά από τον </w:t>
      </w:r>
      <w:r w:rsidR="001F33F3">
        <w:t>i</w:t>
      </w:r>
      <w:r w:rsidR="001F33F3" w:rsidRPr="00B72F20">
        <w:rPr>
          <w:lang w:val="el-GR"/>
        </w:rPr>
        <w:t xml:space="preserve"> και που τα χρονικά παράθυρα τους χρησιμοποιούνται με κατάλληλο τρόπο</w:t>
      </w:r>
      <w:r w:rsidR="0066265E" w:rsidRPr="0066265E">
        <w:rPr>
          <w:lang w:val="el-GR"/>
        </w:rPr>
        <w:t>.</w:t>
      </w:r>
    </w:p>
    <w:p w14:paraId="7B87A44F" w14:textId="37A443D6" w:rsidR="007A2B2F" w:rsidRPr="00FF54F2" w:rsidRDefault="007A2B2F" w:rsidP="007A2B2F">
      <w:pPr>
        <w:pStyle w:val="ListParagraph"/>
        <w:numPr>
          <w:ilvl w:val="0"/>
          <w:numId w:val="21"/>
        </w:numPr>
        <w:rPr>
          <w:iCs/>
          <w:lang w:val="el-GR"/>
        </w:rPr>
      </w:pPr>
      <w:r w:rsidRPr="00FF54F2">
        <w:rPr>
          <w:lang w:val="el-GR"/>
        </w:rPr>
        <w:t xml:space="preserve">Τοπική Αναζήτηση κατά την οποία οι τροχιές που προέκυψαν από την προηγούμενη φάση υπόκεινται σε μία διεργασία που βασίζεται στην ανταλλαγή υποδιαδρομών που μπορεί να βρίσκονται σε διαφορετικές τροχιές ή και στην ίδια, με σκοπό την εύρεση του τοπικού βέλτιστου </w:t>
      </w:r>
      <w:r w:rsidR="00FF54F2">
        <w:rPr>
          <w:lang w:val="el-GR"/>
        </w:rPr>
        <w:t>τους</w:t>
      </w:r>
      <w:r w:rsidR="00463CB2" w:rsidRPr="00463CB2">
        <w:rPr>
          <w:lang w:val="el-GR"/>
        </w:rPr>
        <w:t>.</w:t>
      </w:r>
    </w:p>
    <w:p w14:paraId="520E32C3" w14:textId="7D3FC4C6" w:rsidR="00FF54F2" w:rsidRDefault="00FF54F2" w:rsidP="00FF54F2">
      <w:pPr>
        <w:rPr>
          <w:lang w:val="el-GR"/>
        </w:rPr>
      </w:pPr>
      <w:r w:rsidRPr="00463CB2">
        <w:rPr>
          <w:lang w:val="el-GR"/>
        </w:rPr>
        <w:t xml:space="preserve">Επίσης να προστεθεί πως στόχος των </w:t>
      </w:r>
      <w:r>
        <w:t>Montemanni</w:t>
      </w:r>
      <w:r w:rsidRPr="00463CB2">
        <w:rPr>
          <w:lang w:val="el-GR"/>
        </w:rPr>
        <w:t xml:space="preserve"> &amp; </w:t>
      </w:r>
      <w:r>
        <w:t>Gambardella</w:t>
      </w:r>
      <w:r w:rsidRPr="00463CB2">
        <w:rPr>
          <w:lang w:val="el-GR"/>
        </w:rPr>
        <w:t xml:space="preserve"> (2009) είναι μία ιεραρχική γενίκευση του </w:t>
      </w:r>
      <w:r>
        <w:t>TOPTW</w:t>
      </w:r>
      <w:r w:rsidRPr="00463CB2">
        <w:rPr>
          <w:lang w:val="el-GR"/>
        </w:rPr>
        <w:t xml:space="preserve"> (</w:t>
      </w:r>
      <w:r>
        <w:t>HTOPTW</w:t>
      </w:r>
      <w:r w:rsidRPr="00463CB2">
        <w:rPr>
          <w:lang w:val="el-GR"/>
        </w:rPr>
        <w:t xml:space="preserve">) κατά την οποία </w:t>
      </w:r>
      <w:r w:rsidR="001F11DB" w:rsidRPr="00463CB2">
        <w:rPr>
          <w:lang w:val="el-GR"/>
        </w:rPr>
        <w:t>κατασκευάζονται</w:t>
      </w:r>
      <w:r w:rsidRPr="00463CB2">
        <w:rPr>
          <w:lang w:val="el-GR"/>
        </w:rPr>
        <w:t xml:space="preserve"> περισσότερες από </w:t>
      </w:r>
      <w:r>
        <w:t>k</w:t>
      </w:r>
      <w:r w:rsidRPr="00463CB2">
        <w:rPr>
          <w:lang w:val="el-GR"/>
        </w:rPr>
        <w:t xml:space="preserve"> επιθυμητές τροχιές χρησιμοποιώντας τα αποδοτικά τμήματα των περισσευούμενων τροχιών για τη διαδικασία της Τοπικής Αναζήτησης που αναφέρθηκε προηγουμένως. Επίσης για την απλούστερη απεικόνιση του </w:t>
      </w:r>
      <w:r>
        <w:t>HTOPTW</w:t>
      </w:r>
      <w:r w:rsidRPr="00463CB2">
        <w:rPr>
          <w:lang w:val="el-GR"/>
        </w:rPr>
        <w:t xml:space="preserve"> σε κλασσικό Πρόβλημα Περιοδεύοντος Πωλητή οι </w:t>
      </w:r>
      <w:r>
        <w:t>Montemanni</w:t>
      </w:r>
      <w:r w:rsidRPr="00463CB2">
        <w:rPr>
          <w:lang w:val="el-GR"/>
        </w:rPr>
        <w:t xml:space="preserve"> &amp; </w:t>
      </w:r>
      <w:r>
        <w:t>Gambardella</w:t>
      </w:r>
      <w:r w:rsidRPr="00463CB2">
        <w:rPr>
          <w:lang w:val="el-GR"/>
        </w:rPr>
        <w:t xml:space="preserve"> (2009) προτείνουν την προσάρτηση των διαδρομών σε μία ενιαία </w:t>
      </w:r>
      <w:r w:rsidR="001F11DB" w:rsidRPr="00463CB2">
        <w:rPr>
          <w:lang w:val="el-GR"/>
        </w:rPr>
        <w:t>θεωρώντας</w:t>
      </w:r>
      <w:r w:rsidRPr="00463CB2">
        <w:rPr>
          <w:lang w:val="el-GR"/>
        </w:rPr>
        <w:t xml:space="preserve"> τον αρχικό και τελικό κόμβο ίδιους.</w:t>
      </w:r>
    </w:p>
    <w:p w14:paraId="126CE0A9" w14:textId="6C87B226" w:rsidR="00AB2B7C" w:rsidRDefault="00A3183E" w:rsidP="00FF54F2">
      <w:pPr>
        <w:rPr>
          <w:lang w:val="el-GR"/>
        </w:rPr>
      </w:pPr>
      <w:r w:rsidRPr="00A3183E">
        <w:rPr>
          <w:lang w:val="el-GR"/>
        </w:rPr>
        <w:t xml:space="preserve">Οι </w:t>
      </w:r>
      <w:r>
        <w:t>Vansteenwegen</w:t>
      </w:r>
      <w:r w:rsidRPr="00A3183E">
        <w:rPr>
          <w:lang w:val="el-GR"/>
        </w:rPr>
        <w:t xml:space="preserve"> </w:t>
      </w:r>
      <w:r>
        <w:t>et</w:t>
      </w:r>
      <w:r w:rsidRPr="00A3183E">
        <w:rPr>
          <w:lang w:val="el-GR"/>
        </w:rPr>
        <w:t xml:space="preserve"> </w:t>
      </w:r>
      <w:r>
        <w:t>al</w:t>
      </w:r>
      <w:r w:rsidRPr="00A3183E">
        <w:rPr>
          <w:lang w:val="el-GR"/>
        </w:rPr>
        <w:t>. (2009) προτείνουν έναν αλγόριθμο Επαναλαμβανόμενης Τοπικής Αναζήτησης ο οποίος αποτελείται ουσιαστικά από 2 βήματα:</w:t>
      </w:r>
    </w:p>
    <w:p w14:paraId="2CCA5CD5" w14:textId="09AB03EF" w:rsidR="001C2BCD" w:rsidRPr="000475EB" w:rsidRDefault="001C2BCD" w:rsidP="001C2BCD">
      <w:pPr>
        <w:pStyle w:val="ListParagraph"/>
        <w:numPr>
          <w:ilvl w:val="0"/>
          <w:numId w:val="22"/>
        </w:numPr>
        <w:rPr>
          <w:iCs/>
          <w:lang w:val="el-GR"/>
        </w:rPr>
      </w:pPr>
      <w:r w:rsidRPr="000475EB">
        <w:rPr>
          <w:lang w:val="el-GR"/>
        </w:rPr>
        <w:t xml:space="preserve">Τοπική Αναζήτηση: Για κάθε κόμβο </w:t>
      </w:r>
      <w:r>
        <w:t>i</w:t>
      </w:r>
      <w:r w:rsidRPr="000475EB">
        <w:rPr>
          <w:lang w:val="el-GR"/>
        </w:rPr>
        <w:t xml:space="preserve"> που δεν έχει </w:t>
      </w:r>
      <w:r w:rsidR="00DC360C" w:rsidRPr="000475EB">
        <w:rPr>
          <w:lang w:val="el-GR"/>
        </w:rPr>
        <w:t>συμπεριληφθεί</w:t>
      </w:r>
      <w:r w:rsidRPr="000475EB">
        <w:rPr>
          <w:lang w:val="el-GR"/>
        </w:rPr>
        <w:t xml:space="preserve"> στις τροχιές, υπολογίζεται η καλύτερη θέση εισαγωγής </w:t>
      </w:r>
      <w:r w:rsidR="008505DA">
        <w:rPr>
          <w:lang w:val="el-GR"/>
        </w:rPr>
        <w:t xml:space="preserve">δηλαδή η θέση που δίνει το μικρότερο </w:t>
      </w:r>
      <w:r w:rsidR="008505DA">
        <w:t>shift</w:t>
      </w:r>
      <w:r w:rsidRPr="000475EB">
        <w:rPr>
          <w:lang w:val="el-GR"/>
        </w:rPr>
        <w:t xml:space="preserve"> (</w:t>
      </w:r>
      <m:oMath>
        <m:r>
          <w:rPr>
            <w:rFonts w:ascii="Cambria Math" w:hAnsi="Cambria Math"/>
            <w:lang w:val="el-GR"/>
          </w:rPr>
          <m:t>minShif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00C815B9" w:rsidRPr="009C2E55">
        <w:rPr>
          <w:lang w:val="el-GR"/>
        </w:rPr>
        <w:t>)</w:t>
      </w:r>
      <w:r w:rsidRPr="000475EB">
        <w:rPr>
          <w:lang w:val="el-GR"/>
        </w:rPr>
        <w:t xml:space="preserve">. </w:t>
      </w:r>
      <w:r w:rsidR="009110AD">
        <w:rPr>
          <w:lang w:val="el-GR"/>
        </w:rPr>
        <w:t>Στη συνέχεια,</w:t>
      </w:r>
      <w:r w:rsidRPr="000475EB">
        <w:rPr>
          <w:lang w:val="el-GR"/>
        </w:rPr>
        <w:t xml:space="preserve"> υπολογίζεται η τιμή</w:t>
      </w:r>
      <w:r w:rsidR="005016D0" w:rsidRPr="005016D0">
        <w:rPr>
          <w:lang w:val="el-GR"/>
        </w:rPr>
        <w:t xml:space="preserve"> </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r>
          <w:rPr>
            <w:rFonts w:ascii="Cambria Math" w:hAnsi="Cambria Math"/>
            <w:lang w:val="el-GR"/>
          </w:rPr>
          <m:t>=profi</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2</m:t>
            </m:r>
          </m:sup>
        </m:sSubSup>
        <m:r>
          <w:rPr>
            <w:rFonts w:ascii="Cambria Math" w:hAnsi="Cambria Math"/>
            <w:lang w:val="el-GR"/>
          </w:rPr>
          <m:t>/</m:t>
        </m:r>
        <m:r>
          <w:rPr>
            <w:rFonts w:ascii="Cambria Math" w:hAnsi="Cambria Math"/>
          </w:rPr>
          <m:t>min</m:t>
        </m:r>
        <m:r>
          <w:rPr>
            <w:rFonts w:ascii="Cambria Math" w:hAnsi="Cambria Math"/>
            <w:lang w:val="el-GR"/>
          </w:rPr>
          <m:t>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0475EB">
        <w:rPr>
          <w:lang w:val="el-GR"/>
        </w:rPr>
        <w:t xml:space="preserve"> για κάθε κόμβο </w:t>
      </w:r>
      <w:r w:rsidR="00E458E5">
        <w:t>i</w:t>
      </w:r>
      <w:r w:rsidRPr="000475EB">
        <w:rPr>
          <w:lang w:val="el-GR"/>
        </w:rPr>
        <w:t xml:space="preserve">. Ο κόμβος με τη μεγαλύτερο </w:t>
      </w:r>
      <w:r w:rsidRPr="007118FC">
        <w:rPr>
          <w:highlight w:val="yellow"/>
          <w:rPrChange w:id="1861" w:author="Charalampos Konstantopoulos" w:date="2023-02-01T06:01:00Z">
            <w:rPr/>
          </w:rPrChange>
        </w:rPr>
        <w:t>ratio</w:t>
      </w:r>
      <w:r w:rsidRPr="000475EB">
        <w:rPr>
          <w:lang w:val="el-GR"/>
        </w:rPr>
        <w:t xml:space="preserve"> επιλέγεται για εισαγωγή στ</w:t>
      </w:r>
      <w:r w:rsidR="000400AE">
        <w:rPr>
          <w:lang w:val="el-GR"/>
        </w:rPr>
        <w:t xml:space="preserve">ην καλύτερη θέση εισαγωγής που </w:t>
      </w:r>
      <w:r w:rsidR="00284A27">
        <w:rPr>
          <w:lang w:val="el-GR"/>
        </w:rPr>
        <w:t>του έχει ανατεθεί προηγουμένως</w:t>
      </w:r>
      <w:r w:rsidRPr="000475EB">
        <w:rPr>
          <w:lang w:val="el-GR"/>
        </w:rPr>
        <w:t>.</w:t>
      </w:r>
    </w:p>
    <w:p w14:paraId="2327D609" w14:textId="1038D2A0" w:rsidR="000475EB" w:rsidRPr="00C06BE5" w:rsidRDefault="000475EB" w:rsidP="001C2BCD">
      <w:pPr>
        <w:pStyle w:val="ListParagraph"/>
        <w:numPr>
          <w:ilvl w:val="0"/>
          <w:numId w:val="22"/>
        </w:numPr>
        <w:rPr>
          <w:iCs/>
          <w:lang w:val="el-GR"/>
        </w:rPr>
      </w:pPr>
      <w:r w:rsidRPr="00C06BE5">
        <w:rPr>
          <w:lang w:val="el-GR"/>
        </w:rPr>
        <w:t xml:space="preserve">Διαταραχή: Αφαιρείται ένα πλήθος συνεχόμενων κόμβων από κάθε τροχιά για να ξεφύγει η λύση από ένα </w:t>
      </w:r>
      <w:r w:rsidR="00047584">
        <w:rPr>
          <w:lang w:val="el-GR"/>
        </w:rPr>
        <w:t xml:space="preserve">πιθανόν </w:t>
      </w:r>
      <w:r w:rsidRPr="00C06BE5">
        <w:rPr>
          <w:lang w:val="el-GR"/>
        </w:rPr>
        <w:t>τοπικό βέλτιστο</w:t>
      </w:r>
      <w:r w:rsidR="00C06BE5" w:rsidRPr="00C06BE5">
        <w:rPr>
          <w:lang w:val="el-GR"/>
        </w:rPr>
        <w:t>.</w:t>
      </w:r>
    </w:p>
    <w:p w14:paraId="6FD10566" w14:textId="42571CD6" w:rsidR="00C06BE5" w:rsidRDefault="00CC569C" w:rsidP="00CC569C">
      <w:pPr>
        <w:rPr>
          <w:lang w:val="el-GR"/>
        </w:rPr>
      </w:pPr>
      <w:r w:rsidRPr="0093791E">
        <w:rPr>
          <w:lang w:val="el-GR"/>
        </w:rPr>
        <w:t xml:space="preserve">Τα 2 παραπάνω βήματα επαναλαμβάνονται διαδοχικά </w:t>
      </w:r>
      <w:r w:rsidR="002F6804" w:rsidRPr="0093791E">
        <w:rPr>
          <w:lang w:val="el-GR"/>
        </w:rPr>
        <w:t>έως</w:t>
      </w:r>
      <w:r w:rsidRPr="0093791E">
        <w:rPr>
          <w:lang w:val="el-GR"/>
        </w:rPr>
        <w:t xml:space="preserve"> ότου η λύση που προέκυψε να μην έχει βελτιωθεί για ένα προκαθορισμένο πλήθος επαναλήψεων. Ο συγκεκριμένος αλγόριθμος υλοποιήθηκε για τους σκοπούς της παρούσας εργασίας και εξετάζεται πιο αναλυτικά στο Κεφάλαιο 3.</w:t>
      </w:r>
    </w:p>
    <w:p w14:paraId="27AE834A" w14:textId="475F20EC" w:rsidR="0093791E" w:rsidRDefault="0093791E" w:rsidP="00CC569C">
      <w:pPr>
        <w:rPr>
          <w:lang w:val="el-GR"/>
        </w:rPr>
      </w:pPr>
      <w:r w:rsidRPr="009E4B77">
        <w:rPr>
          <w:lang w:val="el-GR"/>
        </w:rPr>
        <w:t xml:space="preserve">Οι </w:t>
      </w:r>
      <w:r>
        <w:t>Lin</w:t>
      </w:r>
      <w:r w:rsidRPr="009E4B77">
        <w:rPr>
          <w:lang w:val="el-GR"/>
        </w:rPr>
        <w:t xml:space="preserve"> &amp; </w:t>
      </w:r>
      <w:r>
        <w:t>Yu</w:t>
      </w:r>
      <w:r w:rsidRPr="009E4B77">
        <w:rPr>
          <w:lang w:val="el-GR"/>
        </w:rPr>
        <w:t xml:space="preserve"> (2012) προτείνουν έναν ευρετικό αλγόριθμο βασισμένο στον </w:t>
      </w:r>
      <w:r>
        <w:t>Simulated</w:t>
      </w:r>
      <w:r w:rsidRPr="009E4B77">
        <w:rPr>
          <w:lang w:val="el-GR"/>
        </w:rPr>
        <w:t xml:space="preserve"> </w:t>
      </w:r>
      <w:r>
        <w:t>Annealing</w:t>
      </w:r>
      <w:r w:rsidRPr="009E4B77">
        <w:rPr>
          <w:lang w:val="el-GR"/>
        </w:rPr>
        <w:t xml:space="preserve"> αλγόριθμο (</w:t>
      </w:r>
      <w:r>
        <w:t>SA</w:t>
      </w:r>
      <w:r w:rsidRPr="009E4B77">
        <w:rPr>
          <w:lang w:val="el-GR"/>
        </w:rPr>
        <w:t xml:space="preserve">). Αρχικά κατασκευάζεται μία τυχαία λύση </w:t>
      </w:r>
      <w:r>
        <w:t>X</w:t>
      </w:r>
      <w:r w:rsidRPr="009E4B77">
        <w:rPr>
          <w:lang w:val="el-GR"/>
        </w:rPr>
        <w:t xml:space="preserve"> η οποία αποτελείται από μία τυχαία ακολουθία όλων των κόμβων. Σε κάθε επανάληψη επιλέγεται μία λύση </w:t>
      </w:r>
      <w:r>
        <w:t>Y</w:t>
      </w:r>
      <w:r w:rsidRPr="009E4B77">
        <w:rPr>
          <w:lang w:val="el-GR"/>
        </w:rPr>
        <w:t xml:space="preserve"> από τη γειτονιά λύσεων της </w:t>
      </w:r>
      <w:r>
        <w:t>X</w:t>
      </w:r>
      <w:r w:rsidRPr="009E4B77">
        <w:rPr>
          <w:lang w:val="el-GR"/>
        </w:rPr>
        <w:t xml:space="preserve"> που έχει παραχθεί με τεχνικές </w:t>
      </w:r>
      <w:r>
        <w:t>swap</w:t>
      </w:r>
      <w:r w:rsidRPr="009E4B77">
        <w:rPr>
          <w:lang w:val="el-GR"/>
        </w:rPr>
        <w:t xml:space="preserve">, </w:t>
      </w:r>
      <w:r>
        <w:t>insertion</w:t>
      </w:r>
      <w:r w:rsidRPr="009E4B77">
        <w:rPr>
          <w:lang w:val="el-GR"/>
        </w:rPr>
        <w:t xml:space="preserve"> και </w:t>
      </w:r>
      <w:r>
        <w:t>inversion</w:t>
      </w:r>
      <w:r w:rsidRPr="009E4B77">
        <w:rPr>
          <w:lang w:val="el-GR"/>
        </w:rPr>
        <w:t xml:space="preserve">. Εάν η τιμή κέρδους της </w:t>
      </w:r>
      <w:r>
        <w:t>Y</w:t>
      </w:r>
      <w:r w:rsidRPr="009E4B77">
        <w:rPr>
          <w:lang w:val="el-GR"/>
        </w:rPr>
        <w:t xml:space="preserve"> είναι μεγαλύτερη από αυτήν της </w:t>
      </w:r>
      <w:r>
        <w:t>X</w:t>
      </w:r>
      <w:r w:rsidRPr="009E4B77">
        <w:rPr>
          <w:lang w:val="el-GR"/>
        </w:rPr>
        <w:t xml:space="preserve"> τότε η </w:t>
      </w:r>
      <w:r>
        <w:t>X</w:t>
      </w:r>
      <w:r w:rsidRPr="009E4B77">
        <w:rPr>
          <w:lang w:val="el-GR"/>
        </w:rPr>
        <w:t xml:space="preserve"> </w:t>
      </w:r>
      <w:r w:rsidR="009E4B77" w:rsidRPr="009E4B77">
        <w:rPr>
          <w:lang w:val="el-GR"/>
        </w:rPr>
        <w:t>αντικαθίσταται</w:t>
      </w:r>
      <w:r w:rsidRPr="009E4B77">
        <w:rPr>
          <w:lang w:val="el-GR"/>
        </w:rPr>
        <w:t xml:space="preserve"> από την </w:t>
      </w:r>
      <w:r>
        <w:t>Y</w:t>
      </w:r>
      <w:r w:rsidRPr="009E4B77">
        <w:rPr>
          <w:lang w:val="el-GR"/>
        </w:rPr>
        <w:t xml:space="preserve">. Σε αντίθετη περίπτωση ανατίθεται μία πιθανότητα αντικατάστασης της </w:t>
      </w:r>
      <w:r>
        <w:t>X</w:t>
      </w:r>
      <w:r w:rsidRPr="009E4B77">
        <w:rPr>
          <w:lang w:val="el-GR"/>
        </w:rPr>
        <w:t xml:space="preserve"> από την </w:t>
      </w:r>
      <w:r>
        <w:t>Y</w:t>
      </w:r>
      <w:r w:rsidRPr="009E4B77">
        <w:rPr>
          <w:lang w:val="el-GR"/>
        </w:rPr>
        <w:t xml:space="preserve"> η οποία είναι αντιστρόφως ανάλογη με τη διαφορά των κερδών των δύο λύσεων. Ο λόγος αποδοχής μιας χειρότερης λύσης είναι η αποφυγή ενός πιθανού τοπικού βέλτιστου. Μετά το πέρας ενός προκαθορισμένου πλήθος επαναλήψεων εφαρμόζεται και μία τοπική αναζήτηση στη βέλτιστη μέχρι εκείνη τι στιγμή λύση, κατά την οποία αρχικά εξετάζονται όλες οι πιθανές κινήσεις αντικατάστασης (</w:t>
      </w:r>
      <w:r>
        <w:t>swap</w:t>
      </w:r>
      <w:r w:rsidRPr="009E4B77">
        <w:rPr>
          <w:lang w:val="el-GR"/>
        </w:rPr>
        <w:t>) και επιλέγεται η καλύτερη λύση και στη συνέχεια εξετάζονται όλες οι πιθανές κινήσεις εισαγωγής (</w:t>
      </w:r>
      <w:r>
        <w:t>insertion</w:t>
      </w:r>
      <w:r w:rsidRPr="009E4B77">
        <w:rPr>
          <w:lang w:val="el-GR"/>
        </w:rPr>
        <w:t xml:space="preserve">) </w:t>
      </w:r>
      <w:r w:rsidR="009E4B77" w:rsidRPr="009E4B77">
        <w:rPr>
          <w:lang w:val="el-GR"/>
        </w:rPr>
        <w:t>επιλέγοντας</w:t>
      </w:r>
      <w:r w:rsidRPr="009E4B77">
        <w:rPr>
          <w:lang w:val="el-GR"/>
        </w:rPr>
        <w:t xml:space="preserve"> πάλι </w:t>
      </w:r>
      <w:r w:rsidR="00DD5E57">
        <w:rPr>
          <w:lang w:val="el-GR"/>
        </w:rPr>
        <w:t>τ</w:t>
      </w:r>
      <w:r w:rsidRPr="009E4B77">
        <w:rPr>
          <w:lang w:val="el-GR"/>
        </w:rPr>
        <w:t>η καλύτερη λύση.</w:t>
      </w:r>
    </w:p>
    <w:p w14:paraId="277ED1CE" w14:textId="7F1BB261" w:rsidR="00871FCE" w:rsidRDefault="00871FCE" w:rsidP="00CC569C">
      <w:pPr>
        <w:rPr>
          <w:lang w:val="el-GR"/>
        </w:rPr>
      </w:pPr>
      <w:r w:rsidRPr="00CE4A82">
        <w:rPr>
          <w:lang w:val="el-GR"/>
        </w:rPr>
        <w:lastRenderedPageBreak/>
        <w:t xml:space="preserve">Οι </w:t>
      </w:r>
      <w:r>
        <w:t>Labadie</w:t>
      </w:r>
      <w:r w:rsidRPr="00CE4A82">
        <w:rPr>
          <w:lang w:val="el-GR"/>
        </w:rPr>
        <w:t xml:space="preserve"> </w:t>
      </w:r>
      <w:r>
        <w:t>et</w:t>
      </w:r>
      <w:r w:rsidRPr="00CE4A82">
        <w:rPr>
          <w:lang w:val="el-GR"/>
        </w:rPr>
        <w:t xml:space="preserve"> </w:t>
      </w:r>
      <w:r>
        <w:t>al</w:t>
      </w:r>
      <w:r w:rsidRPr="00CE4A82">
        <w:rPr>
          <w:lang w:val="el-GR"/>
        </w:rPr>
        <w:t>. (2012) προτείνουν έναν αλγόριθμο Αναζήτησης Μεταβλητής Γειτονιάς (</w:t>
      </w:r>
      <w:r>
        <w:t>Variable</w:t>
      </w:r>
      <w:r w:rsidRPr="00CE4A82">
        <w:rPr>
          <w:lang w:val="el-GR"/>
        </w:rPr>
        <w:t xml:space="preserve"> </w:t>
      </w:r>
      <w:r>
        <w:t>Neighborhood</w:t>
      </w:r>
      <w:r w:rsidRPr="00CE4A82">
        <w:rPr>
          <w:lang w:val="el-GR"/>
        </w:rPr>
        <w:t xml:space="preserve"> </w:t>
      </w:r>
      <w:r>
        <w:t>Search</w:t>
      </w:r>
      <w:r w:rsidRPr="00CE4A82">
        <w:rPr>
          <w:lang w:val="el-GR"/>
        </w:rPr>
        <w:t>) που βασίζεται στη διάσπαρτη</w:t>
      </w:r>
      <w:ins w:id="1862" w:author="Charalampos Konstantopoulos" w:date="2023-01-27T11:21:00Z">
        <w:r w:rsidR="00675E43">
          <w:rPr>
            <w:lang w:val="el-GR"/>
          </w:rPr>
          <w:t xml:space="preserve"> </w:t>
        </w:r>
      </w:ins>
      <w:r w:rsidRPr="00CE4A82">
        <w:rPr>
          <w:lang w:val="el-GR"/>
        </w:rPr>
        <w:t>(</w:t>
      </w:r>
      <w:r>
        <w:t>granular</w:t>
      </w:r>
      <w:r w:rsidRPr="00CE4A82">
        <w:rPr>
          <w:lang w:val="el-GR"/>
        </w:rPr>
        <w:t xml:space="preserve">) εξερεύνηση των γειτονιών. Αρχικά, εφαρμόζεται ένας ευρετικός αλγόριθμος εισαγωγής για την κατασκευή μιας αρχικής </w:t>
      </w:r>
      <w:r w:rsidR="00F7520D" w:rsidRPr="00CE4A82">
        <w:rPr>
          <w:lang w:val="el-GR"/>
        </w:rPr>
        <w:t>εφικτής</w:t>
      </w:r>
      <w:r w:rsidRPr="00CE4A82">
        <w:rPr>
          <w:lang w:val="el-GR"/>
        </w:rPr>
        <w:t xml:space="preserve"> λύσης, ο οποίος αρχικά δημιουργεί </w:t>
      </w:r>
      <w:r>
        <w:t>m</w:t>
      </w:r>
      <w:r w:rsidRPr="00CE4A82">
        <w:rPr>
          <w:lang w:val="el-GR"/>
        </w:rPr>
        <w:t xml:space="preserve"> διαδρομές, τους οποίους αρχικοποιεί με τους </w:t>
      </w:r>
      <w:r>
        <w:t>m</w:t>
      </w:r>
      <w:r w:rsidRPr="00CE4A82">
        <w:rPr>
          <w:lang w:val="el-GR"/>
        </w:rPr>
        <w:t xml:space="preserve"> πιο επικερδ</w:t>
      </w:r>
      <w:r w:rsidR="00AC53FE">
        <w:rPr>
          <w:lang w:val="el-GR"/>
        </w:rPr>
        <w:t>εί</w:t>
      </w:r>
      <w:r w:rsidRPr="00CE4A82">
        <w:rPr>
          <w:lang w:val="el-GR"/>
        </w:rPr>
        <w:t xml:space="preserve">ς κόμβους και συνεχίζει εισάγοντας κόμβους εξετάζοντας ένα συγκεκριμένο κριτήριο. Στη συνέχεια εφαρμόζεται ο </w:t>
      </w:r>
      <w:r>
        <w:t>Granular</w:t>
      </w:r>
      <w:r w:rsidRPr="00CE4A82">
        <w:rPr>
          <w:lang w:val="el-GR"/>
        </w:rPr>
        <w:t xml:space="preserve"> </w:t>
      </w:r>
      <w:r>
        <w:t>VNS</w:t>
      </w:r>
      <w:r w:rsidRPr="00CE4A82">
        <w:rPr>
          <w:lang w:val="el-GR"/>
        </w:rPr>
        <w:t xml:space="preserve"> αλγόριθμος ο οποίος εκτός από αυτά που πράττει ο απλός </w:t>
      </w:r>
      <w:r>
        <w:t>VNS</w:t>
      </w:r>
      <w:r w:rsidRPr="00CE4A82">
        <w:rPr>
          <w:lang w:val="el-GR"/>
        </w:rPr>
        <w:t xml:space="preserve">, </w:t>
      </w:r>
      <w:r w:rsidR="00F7520D" w:rsidRPr="00CE4A82">
        <w:rPr>
          <w:lang w:val="el-GR"/>
        </w:rPr>
        <w:t>δηλαδή</w:t>
      </w:r>
      <w:r w:rsidRPr="00CE4A82">
        <w:rPr>
          <w:lang w:val="el-GR"/>
        </w:rPr>
        <w:t xml:space="preserve"> η αντικατάσταση μιας ακολουθίας από τη λύση με μία ακολουθία </w:t>
      </w:r>
      <w:r>
        <w:t>unscheduled</w:t>
      </w:r>
      <w:r w:rsidRPr="00CE4A82">
        <w:rPr>
          <w:lang w:val="el-GR"/>
        </w:rPr>
        <w:t xml:space="preserve"> κόμβων και η εφαρμογή της τοπικής αναζήτησης στη προκύπτουσα λύση, μειώνει το πλήθος των αναλυόμενων γειτονιών αποκλείοντας μη αποδοτικές ακμές κατά τη διάρκεια της τοπικής αναζήτησης. Η διαδικασία της τοπικής αναζήτησης εξετάζει 2 γειτονιές. Η πρώτη γειτονιά εξετάζεται με σκοπό τη μείωση του συνολικού χρόνου ταξιδιού και με τεχνικές:</w:t>
      </w:r>
    </w:p>
    <w:p w14:paraId="3568F6DA" w14:textId="363109DF" w:rsidR="00CE4A82" w:rsidRPr="00D23E71" w:rsidRDefault="00CE4A82" w:rsidP="00CE4A82">
      <w:pPr>
        <w:pStyle w:val="ListParagraph"/>
        <w:numPr>
          <w:ilvl w:val="0"/>
          <w:numId w:val="23"/>
        </w:numPr>
        <w:rPr>
          <w:iCs/>
          <w:lang w:val="el-GR"/>
        </w:rPr>
      </w:pPr>
      <w:r w:rsidRPr="00CE4A82">
        <w:rPr>
          <w:lang w:val="el-GR"/>
        </w:rPr>
        <w:t>2-</w:t>
      </w:r>
      <w:r>
        <w:t>opt</w:t>
      </w:r>
      <w:r w:rsidRPr="00CE4A82">
        <w:rPr>
          <w:lang w:val="el-GR"/>
        </w:rPr>
        <w:t>: αντικαθιστά 2 ακμές σε μία διαδρομή και αναδιατάσσει τους κόμβους</w:t>
      </w:r>
    </w:p>
    <w:p w14:paraId="12547DB7" w14:textId="7EE26E0E" w:rsidR="00D23E71" w:rsidRPr="008A4DD1" w:rsidRDefault="00D23E71" w:rsidP="00CE4A82">
      <w:pPr>
        <w:pStyle w:val="ListParagraph"/>
        <w:numPr>
          <w:ilvl w:val="0"/>
          <w:numId w:val="23"/>
        </w:numPr>
        <w:rPr>
          <w:iCs/>
          <w:lang w:val="el-GR"/>
        </w:rPr>
      </w:pPr>
      <w:r>
        <w:t>Or</w:t>
      </w:r>
      <w:r w:rsidRPr="000C0ADC">
        <w:rPr>
          <w:lang w:val="el-GR"/>
        </w:rPr>
        <w:t>-</w:t>
      </w:r>
      <w:r>
        <w:t>opt</w:t>
      </w:r>
      <w:r w:rsidRPr="000C0ADC">
        <w:rPr>
          <w:lang w:val="el-GR"/>
        </w:rPr>
        <w:t xml:space="preserve">: </w:t>
      </w:r>
      <w:r w:rsidR="000C0ADC">
        <w:rPr>
          <w:lang w:val="el-GR"/>
        </w:rPr>
        <w:t>επανατοποθετεί έναν κόμβο</w:t>
      </w:r>
    </w:p>
    <w:p w14:paraId="5E7BEA11" w14:textId="257E11DA" w:rsidR="008A4DD1" w:rsidRPr="00A8143A" w:rsidRDefault="008A4DD1" w:rsidP="00CE4A82">
      <w:pPr>
        <w:pStyle w:val="ListParagraph"/>
        <w:numPr>
          <w:ilvl w:val="0"/>
          <w:numId w:val="23"/>
        </w:numPr>
        <w:rPr>
          <w:iCs/>
          <w:lang w:val="el-GR"/>
        </w:rPr>
      </w:pPr>
      <w:r w:rsidRPr="008A4DD1">
        <w:rPr>
          <w:lang w:val="el-GR"/>
        </w:rPr>
        <w:t>2-</w:t>
      </w:r>
      <w:r>
        <w:t>opt</w:t>
      </w:r>
      <w:r w:rsidRPr="008A4DD1">
        <w:rPr>
          <w:lang w:val="el-GR"/>
        </w:rPr>
        <w:t>*: ανταλλάσσει 2 υπο-τροχιές μεταξύ 2 τροχιών</w:t>
      </w:r>
    </w:p>
    <w:p w14:paraId="707F927D" w14:textId="661686FC" w:rsidR="00A8143A" w:rsidRPr="0083725F" w:rsidRDefault="00A8143A" w:rsidP="00CE4A82">
      <w:pPr>
        <w:pStyle w:val="ListParagraph"/>
        <w:numPr>
          <w:ilvl w:val="0"/>
          <w:numId w:val="23"/>
        </w:numPr>
        <w:rPr>
          <w:iCs/>
          <w:lang w:val="el-GR"/>
        </w:rPr>
      </w:pPr>
      <w:r>
        <w:t xml:space="preserve">Swap: </w:t>
      </w:r>
      <w:r w:rsidR="003C7C43">
        <w:rPr>
          <w:lang w:val="el-GR"/>
        </w:rPr>
        <w:t>ανταλλάσσει 2 κόμβους</w:t>
      </w:r>
    </w:p>
    <w:p w14:paraId="66D32D09" w14:textId="4A61DF63" w:rsidR="0083725F" w:rsidRDefault="0083725F" w:rsidP="0083725F">
      <w:pPr>
        <w:rPr>
          <w:lang w:val="el-GR"/>
        </w:rPr>
      </w:pPr>
      <w:r w:rsidRPr="00743430">
        <w:rPr>
          <w:lang w:val="el-GR"/>
        </w:rPr>
        <w:t xml:space="preserve">Η δεύτερη γειτονιά εξερευνάται με την αντικατάσταση </w:t>
      </w:r>
      <w:r>
        <w:t>q</w:t>
      </w:r>
      <w:r w:rsidRPr="00743430">
        <w:rPr>
          <w:lang w:val="el-GR"/>
        </w:rPr>
        <w:t xml:space="preserve"> συνεχόμενων κόμβων από μία ακολουθία κόμβων που δεν </w:t>
      </w:r>
      <w:r w:rsidR="00743430" w:rsidRPr="00743430">
        <w:rPr>
          <w:lang w:val="el-GR"/>
        </w:rPr>
        <w:t>έχουν</w:t>
      </w:r>
      <w:r w:rsidRPr="00743430">
        <w:rPr>
          <w:lang w:val="el-GR"/>
        </w:rPr>
        <w:t xml:space="preserve"> εισαχθεί στη λύση με σκοπό την αύξηση του</w:t>
      </w:r>
      <w:r w:rsidR="00B1319C">
        <w:rPr>
          <w:lang w:val="el-GR"/>
        </w:rPr>
        <w:t xml:space="preserve"> </w:t>
      </w:r>
      <w:r w:rsidR="00B1319C" w:rsidRPr="00DF0A74">
        <w:rPr>
          <w:lang w:val="el-GR"/>
        </w:rPr>
        <w:t xml:space="preserve">συνολικού κέρδους. Η αναζήτηση εύρεσης της ακολουθίας προς </w:t>
      </w:r>
      <w:r w:rsidR="00DF0A74" w:rsidRPr="00DF0A74">
        <w:rPr>
          <w:lang w:val="el-GR"/>
        </w:rPr>
        <w:t>εισαγωγή</w:t>
      </w:r>
      <w:r w:rsidR="00B1319C" w:rsidRPr="00DF0A74">
        <w:rPr>
          <w:lang w:val="el-GR"/>
        </w:rPr>
        <w:t xml:space="preserve"> υλοποιείται με δυναμικό προγραμματισμό.</w:t>
      </w:r>
    </w:p>
    <w:p w14:paraId="27C3AD30" w14:textId="49E678A2" w:rsidR="004621C5" w:rsidRPr="00C136D5" w:rsidRDefault="004621C5" w:rsidP="0083725F">
      <w:pPr>
        <w:rPr>
          <w:lang w:val="el-GR"/>
        </w:rPr>
      </w:pPr>
      <w:r w:rsidRPr="00B57781">
        <w:rPr>
          <w:lang w:val="el-GR"/>
        </w:rPr>
        <w:t xml:space="preserve">Οι </w:t>
      </w:r>
      <w:r>
        <w:t>Gavalas</w:t>
      </w:r>
      <w:r w:rsidRPr="00B57781">
        <w:rPr>
          <w:lang w:val="el-GR"/>
        </w:rPr>
        <w:t xml:space="preserve"> </w:t>
      </w:r>
      <w:r>
        <w:t>et</w:t>
      </w:r>
      <w:r w:rsidRPr="00B57781">
        <w:rPr>
          <w:lang w:val="el-GR"/>
        </w:rPr>
        <w:t xml:space="preserve"> </w:t>
      </w:r>
      <w:r>
        <w:t>al</w:t>
      </w:r>
      <w:r w:rsidRPr="00B57781">
        <w:rPr>
          <w:lang w:val="el-GR"/>
        </w:rPr>
        <w:t>. (2013) πρότειναν 2 αλγορίθμους για το πρόβλημα Σχεδιασμού Τουριστικών Διαδρομών (</w:t>
      </w:r>
      <w:r>
        <w:t>TTDP</w:t>
      </w:r>
      <w:r w:rsidRPr="00B57781">
        <w:rPr>
          <w:lang w:val="el-GR"/>
        </w:rPr>
        <w:t xml:space="preserve">), τον </w:t>
      </w:r>
      <w:r>
        <w:t>CSCRatio</w:t>
      </w:r>
      <w:r w:rsidRPr="00B57781">
        <w:rPr>
          <w:lang w:val="el-GR"/>
        </w:rPr>
        <w:t xml:space="preserve"> και τον </w:t>
      </w:r>
      <w:r>
        <w:t>CSCRoutes</w:t>
      </w:r>
      <w:r w:rsidRPr="00B57781">
        <w:rPr>
          <w:lang w:val="el-GR"/>
        </w:rPr>
        <w:t xml:space="preserve">. Πριν την εφαρμογή των 2 αλγορίθμων, απαιτείται μία προεργασία στα δεδομένα. Αρχικά λοιπόν, οι κόμβοι ομαδοποιούνται σε </w:t>
      </w:r>
      <w:ins w:id="1863" w:author="Charalampos Konstantopoulos" w:date="2023-01-27T12:20:00Z">
        <w:r w:rsidR="001B6034">
          <w:rPr>
            <w:lang w:val="el-GR"/>
          </w:rPr>
          <w:t xml:space="preserve">συστάδες </w:t>
        </w:r>
      </w:ins>
      <w:del w:id="1864" w:author="Charalampos Konstantopoulos" w:date="2023-01-27T12:20:00Z">
        <w:r w:rsidRPr="00B57781" w:rsidDel="001B6034">
          <w:rPr>
            <w:lang w:val="el-GR"/>
          </w:rPr>
          <w:delText xml:space="preserve">κλάσεις </w:delText>
        </w:r>
      </w:del>
      <w:r w:rsidRPr="00B57781">
        <w:rPr>
          <w:lang w:val="el-GR"/>
        </w:rPr>
        <w:t xml:space="preserve">με την εφαρμογή του κ-μέσων </w:t>
      </w:r>
      <w:ins w:id="1865" w:author="Charalampos Konstantopoulos" w:date="2023-01-27T12:19:00Z">
        <w:r w:rsidR="008E1DDD" w:rsidRPr="008E1DDD">
          <w:rPr>
            <w:lang w:val="el-GR"/>
            <w:rPrChange w:id="1866" w:author="Charalampos Konstantopoulos" w:date="2023-01-27T12:19:00Z">
              <w:rPr/>
            </w:rPrChange>
          </w:rPr>
          <w:t>(</w:t>
        </w:r>
        <w:r w:rsidR="008E1DDD">
          <w:t>k</w:t>
        </w:r>
        <w:r w:rsidR="008E1DDD" w:rsidRPr="008E1DDD">
          <w:rPr>
            <w:lang w:val="el-GR"/>
            <w:rPrChange w:id="1867" w:author="Charalampos Konstantopoulos" w:date="2023-01-27T12:19:00Z">
              <w:rPr/>
            </w:rPrChange>
          </w:rPr>
          <w:t>-</w:t>
        </w:r>
        <w:r w:rsidR="008E1DDD">
          <w:t>means</w:t>
        </w:r>
        <w:r w:rsidR="008E1DDD" w:rsidRPr="008E1DDD">
          <w:rPr>
            <w:lang w:val="el-GR"/>
            <w:rPrChange w:id="1868" w:author="Charalampos Konstantopoulos" w:date="2023-01-27T12:19:00Z">
              <w:rPr/>
            </w:rPrChange>
          </w:rPr>
          <w:t xml:space="preserve">) </w:t>
        </w:r>
      </w:ins>
      <w:r w:rsidRPr="00B57781">
        <w:rPr>
          <w:lang w:val="el-GR"/>
        </w:rPr>
        <w:t xml:space="preserve">αλγόριθμο. Στη συνέχεια ακολουθεί η φάση </w:t>
      </w:r>
      <w:r>
        <w:t>RouteInitPhase</w:t>
      </w:r>
      <w:r w:rsidRPr="00B57781">
        <w:rPr>
          <w:lang w:val="el-GR"/>
        </w:rPr>
        <w:t xml:space="preserve"> κατά την οποία προστίθεται στις </w:t>
      </w:r>
      <w:r w:rsidR="00C136D5" w:rsidRPr="00B57781">
        <w:rPr>
          <w:lang w:val="el-GR"/>
        </w:rPr>
        <w:t>τροχιές</w:t>
      </w:r>
      <w:r w:rsidRPr="00B57781">
        <w:rPr>
          <w:lang w:val="el-GR"/>
        </w:rPr>
        <w:t xml:space="preserve"> ένας κόμβος από κάθε </w:t>
      </w:r>
      <w:ins w:id="1869" w:author="Charalampos Konstantopoulos" w:date="2023-01-27T12:20:00Z">
        <w:r w:rsidR="008F60EE">
          <w:rPr>
            <w:lang w:val="el-GR"/>
          </w:rPr>
          <w:t>συστάδα</w:t>
        </w:r>
      </w:ins>
      <w:del w:id="1870" w:author="Charalampos Konstantopoulos" w:date="2023-01-27T12:20:00Z">
        <w:r w:rsidRPr="00B57781" w:rsidDel="008F60EE">
          <w:rPr>
            <w:lang w:val="el-GR"/>
          </w:rPr>
          <w:delText>κλάση</w:delText>
        </w:r>
      </w:del>
      <w:r w:rsidRPr="00B57781">
        <w:rPr>
          <w:lang w:val="el-GR"/>
        </w:rPr>
        <w:t xml:space="preserve"> ενός συνόλου </w:t>
      </w:r>
      <w:r>
        <w:t>m</w:t>
      </w:r>
      <w:r w:rsidRPr="00B57781">
        <w:rPr>
          <w:lang w:val="el-GR"/>
        </w:rPr>
        <w:t xml:space="preserve"> </w:t>
      </w:r>
      <w:ins w:id="1871" w:author="Charalampos Konstantopoulos" w:date="2023-01-27T12:21:00Z">
        <w:r w:rsidR="008F60EE">
          <w:rPr>
            <w:lang w:val="el-GR"/>
          </w:rPr>
          <w:t>συστάδων</w:t>
        </w:r>
      </w:ins>
      <w:del w:id="1872" w:author="Charalampos Konstantopoulos" w:date="2023-01-27T12:21:00Z">
        <w:r w:rsidRPr="00B57781" w:rsidDel="008F60EE">
          <w:rPr>
            <w:lang w:val="el-GR"/>
          </w:rPr>
          <w:delText>κλάσεων</w:delText>
        </w:r>
      </w:del>
      <w:r w:rsidRPr="00B57781">
        <w:rPr>
          <w:lang w:val="el-GR"/>
        </w:rPr>
        <w:t xml:space="preserve">, ο οποίος διαθέτει την υψηλότερη τιμή </w:t>
      </w:r>
      <w:r>
        <w:t>ratio</w:t>
      </w:r>
      <w:r w:rsidRPr="00B57781">
        <w:rPr>
          <w:lang w:val="el-GR"/>
        </w:rPr>
        <w:t xml:space="preserve"> στη </w:t>
      </w:r>
      <w:ins w:id="1873" w:author="Charalampos Konstantopoulos" w:date="2023-01-27T12:21:00Z">
        <w:r w:rsidR="008F60EE">
          <w:rPr>
            <w:lang w:val="el-GR"/>
          </w:rPr>
          <w:t xml:space="preserve">συστάδα </w:t>
        </w:r>
      </w:ins>
      <w:del w:id="1874" w:author="Charalampos Konstantopoulos" w:date="2023-01-27T12:21:00Z">
        <w:r w:rsidRPr="00B57781" w:rsidDel="008F60EE">
          <w:rPr>
            <w:lang w:val="el-GR"/>
          </w:rPr>
          <w:delText>κλάση</w:delText>
        </w:r>
      </w:del>
      <w:r w:rsidRPr="00B57781">
        <w:rPr>
          <w:lang w:val="el-GR"/>
        </w:rPr>
        <w:t xml:space="preserve"> του</w:t>
      </w:r>
      <w:r w:rsidR="00C136D5">
        <w:rPr>
          <w:lang w:val="el-GR"/>
        </w:rPr>
        <w:t xml:space="preserve"> </w:t>
      </w:r>
      <w:r w:rsidR="00F3163E" w:rsidRPr="00F3163E">
        <w:rPr>
          <w:lang w:val="el-GR"/>
        </w:rPr>
        <w:t>(</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r>
          <w:rPr>
            <w:rFonts w:ascii="Cambria Math" w:hAnsi="Cambria Math"/>
            <w:lang w:val="el-GR"/>
          </w:rPr>
          <m:t>=profi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r>
          <w:rPr>
            <w:rFonts w:ascii="Cambria Math" w:hAnsi="Cambria Math"/>
            <w:lang w:val="el-GR"/>
          </w:rPr>
          <m:t>/insertionCos</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00F3163E" w:rsidRPr="00437894">
        <w:rPr>
          <w:rFonts w:eastAsiaTheme="minorEastAsia"/>
          <w:lang w:val="el-GR"/>
        </w:rPr>
        <w:t>)</w:t>
      </w:r>
      <w:r w:rsidRPr="00B57781">
        <w:rPr>
          <w:lang w:val="el-GR"/>
        </w:rPr>
        <w:t xml:space="preserve">. </w:t>
      </w:r>
      <w:r w:rsidRPr="00C136D5">
        <w:rPr>
          <w:lang w:val="el-GR"/>
        </w:rPr>
        <w:t>Η συνέχεια διαφέρει ανάλογα με τον αλγόριθμο που εκτελείται.</w:t>
      </w:r>
    </w:p>
    <w:p w14:paraId="65BBA294" w14:textId="73DB47D2" w:rsidR="00B57781" w:rsidRPr="00181815" w:rsidRDefault="004D047E" w:rsidP="004D047E">
      <w:pPr>
        <w:pStyle w:val="ListParagraph"/>
        <w:numPr>
          <w:ilvl w:val="0"/>
          <w:numId w:val="24"/>
        </w:numPr>
        <w:rPr>
          <w:iCs/>
          <w:lang w:val="el-GR"/>
        </w:rPr>
      </w:pPr>
      <w:r>
        <w:t>CSCRoutes</w:t>
      </w:r>
      <w:r w:rsidRPr="00181815">
        <w:rPr>
          <w:lang w:val="el-GR"/>
        </w:rPr>
        <w:t xml:space="preserve">: Ο συγκεκριμένος αλγόριθμος </w:t>
      </w:r>
      <w:r w:rsidR="00437894" w:rsidRPr="00181815">
        <w:rPr>
          <w:lang w:val="el-GR"/>
        </w:rPr>
        <w:t>είναι</w:t>
      </w:r>
      <w:r w:rsidRPr="00181815">
        <w:rPr>
          <w:lang w:val="el-GR"/>
        </w:rPr>
        <w:t xml:space="preserve"> σχεδιασμένος ώστε να είναι γρήγορος. Κύριο του χαρακτηριστικό είναι πως δεν επιτρέπει την επιστροφή του τουρίστα σε μία </w:t>
      </w:r>
      <w:ins w:id="1875" w:author="Charalampos Konstantopoulos" w:date="2023-01-27T12:22:00Z">
        <w:r w:rsidR="00437E60">
          <w:rPr>
            <w:lang w:val="el-GR"/>
          </w:rPr>
          <w:t>συστάδα</w:t>
        </w:r>
      </w:ins>
      <w:del w:id="1876" w:author="Charalampos Konstantopoulos" w:date="2023-01-27T12:22:00Z">
        <w:r w:rsidRPr="00181815" w:rsidDel="00437E60">
          <w:rPr>
            <w:lang w:val="el-GR"/>
          </w:rPr>
          <w:delText>κλάση</w:delText>
        </w:r>
      </w:del>
      <w:r w:rsidRPr="00181815">
        <w:rPr>
          <w:lang w:val="el-GR"/>
        </w:rPr>
        <w:t xml:space="preserve"> αφότου αποχωρήσει από αυτήν. Ο κανόνας αυτός φυσικά πρέπει να λαμβάνεται </w:t>
      </w:r>
      <w:r w:rsidR="00181815" w:rsidRPr="00181815">
        <w:rPr>
          <w:lang w:val="el-GR"/>
        </w:rPr>
        <w:t>υπόψιν</w:t>
      </w:r>
      <w:r w:rsidRPr="00181815">
        <w:rPr>
          <w:lang w:val="el-GR"/>
        </w:rPr>
        <w:t xml:space="preserve"> κατά την εισαγωγή των κόμβων στις τροχιές.</w:t>
      </w:r>
    </w:p>
    <w:p w14:paraId="0CEFE83B" w14:textId="1DACCB5C" w:rsidR="00181815" w:rsidRPr="0002321C" w:rsidRDefault="00181815" w:rsidP="004D047E">
      <w:pPr>
        <w:pStyle w:val="ListParagraph"/>
        <w:numPr>
          <w:ilvl w:val="0"/>
          <w:numId w:val="24"/>
        </w:numPr>
        <w:rPr>
          <w:iCs/>
          <w:lang w:val="el-GR"/>
        </w:rPr>
      </w:pPr>
      <w:r>
        <w:t>CSCRatio</w:t>
      </w:r>
      <w:r w:rsidRPr="0058654C">
        <w:rPr>
          <w:lang w:val="el-GR"/>
        </w:rPr>
        <w:t xml:space="preserve">: Ο συγκεκριμένος αλγόριθμος είναι σχεδιασμένος ώστε να ευνοεί την εισαγωγή των κόμβων πριν ή μετά από κόμβους της ίδιας </w:t>
      </w:r>
      <w:ins w:id="1877" w:author="Charalampos Konstantopoulos" w:date="2023-01-27T12:22:00Z">
        <w:r w:rsidR="004F3ECF">
          <w:rPr>
            <w:lang w:val="el-GR"/>
          </w:rPr>
          <w:t>συστάδας</w:t>
        </w:r>
      </w:ins>
      <w:del w:id="1878" w:author="Charalampos Konstantopoulos" w:date="2023-01-27T12:22:00Z">
        <w:r w:rsidRPr="0058654C" w:rsidDel="004F3ECF">
          <w:rPr>
            <w:lang w:val="el-GR"/>
          </w:rPr>
          <w:delText>κλάσης</w:delText>
        </w:r>
      </w:del>
      <w:r w:rsidRPr="0058654C">
        <w:rPr>
          <w:lang w:val="el-GR"/>
        </w:rPr>
        <w:t xml:space="preserve">. Αυτό επιτυγχάνεται με τη βοήθεια της παραμέτρου </w:t>
      </w:r>
      <w:r>
        <w:t>clusterParameter</w:t>
      </w:r>
      <w:r w:rsidRPr="0058654C">
        <w:rPr>
          <w:lang w:val="el-GR"/>
        </w:rPr>
        <w:t xml:space="preserve"> και της μεταβλητής</w:t>
      </w:r>
      <w:r w:rsidR="00437894" w:rsidRPr="00437894">
        <w:rPr>
          <w:lang w:val="el-GR"/>
        </w:rPr>
        <w:t xml:space="preserve"> </w:t>
      </w:r>
      <m:oMath>
        <m:r>
          <w:rPr>
            <w:rFonts w:ascii="Cambria Math" w:hAnsi="Cambria Math"/>
            <w:lang w:val="el-GR"/>
          </w:rPr>
          <m:t>shiftCluste</m:t>
        </m:r>
        <m:sSubSup>
          <m:sSubSupPr>
            <m:ctrlPr>
              <w:rPr>
                <w:rFonts w:ascii="Cambria Math" w:hAnsi="Cambria Math"/>
                <w:i/>
                <w:lang w:val="el-GR"/>
              </w:rPr>
            </m:ctrlPr>
          </m:sSubSupPr>
          <m:e>
            <m:r>
              <w:rPr>
                <w:rFonts w:ascii="Cambria Math" w:hAnsi="Cambria Math"/>
                <w:lang w:val="el-GR"/>
              </w:rPr>
              <m:t>r</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=shif</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/clusterParameter</m:t>
        </m:r>
      </m:oMath>
      <w:r w:rsidRPr="0058654C">
        <w:rPr>
          <w:lang w:val="el-GR"/>
        </w:rPr>
        <w:t xml:space="preserve">. Στη περίπτωση λοιπόν που εξετάζεται η εισαγωγή ενός κόμβου πριν η μετά από έναν κόμβο της </w:t>
      </w:r>
      <w:del w:id="1879" w:author="Charalampos Konstantopoulos" w:date="2023-02-01T06:01:00Z">
        <w:r w:rsidRPr="0058654C">
          <w:rPr>
            <w:lang w:val="el-GR"/>
          </w:rPr>
          <w:delText xml:space="preserve">ίδια </w:delText>
        </w:r>
      </w:del>
      <w:ins w:id="1880" w:author="Charalampos Konstantopoulos" w:date="2023-02-01T06:01:00Z">
        <w:r w:rsidRPr="0058654C">
          <w:rPr>
            <w:lang w:val="el-GR"/>
          </w:rPr>
          <w:t>ίδια</w:t>
        </w:r>
      </w:ins>
      <w:ins w:id="1881" w:author="Charalampos Konstantopoulos" w:date="2023-01-27T12:23:00Z">
        <w:r w:rsidR="00202E2D">
          <w:rPr>
            <w:lang w:val="el-GR"/>
          </w:rPr>
          <w:t>ς</w:t>
        </w:r>
      </w:ins>
      <w:ins w:id="1882" w:author="Charalampos Konstantopoulos" w:date="2023-02-01T06:01:00Z">
        <w:r w:rsidRPr="0058654C">
          <w:rPr>
            <w:lang w:val="el-GR"/>
          </w:rPr>
          <w:t xml:space="preserve"> </w:t>
        </w:r>
      </w:ins>
      <w:ins w:id="1883" w:author="Charalampos Konstantopoulos" w:date="2023-01-27T12:23:00Z">
        <w:r w:rsidR="004F3ECF">
          <w:rPr>
            <w:lang w:val="el-GR"/>
          </w:rPr>
          <w:t>συστάδας</w:t>
        </w:r>
      </w:ins>
      <w:del w:id="1884" w:author="Charalampos Konstantopoulos" w:date="2023-01-27T12:23:00Z">
        <w:r w:rsidRPr="0058654C" w:rsidDel="004F3ECF">
          <w:rPr>
            <w:lang w:val="el-GR"/>
          </w:rPr>
          <w:delText>κλάσης</w:delText>
        </w:r>
      </w:del>
      <w:r w:rsidRPr="0058654C">
        <w:rPr>
          <w:lang w:val="el-GR"/>
        </w:rPr>
        <w:t xml:space="preserve">, χρησιμοποιείται η </w:t>
      </w:r>
      <w:r>
        <w:t>shiftCluster</w:t>
      </w:r>
      <w:r w:rsidRPr="0058654C">
        <w:rPr>
          <w:lang w:val="el-GR"/>
        </w:rPr>
        <w:t xml:space="preserve"> και όχι η </w:t>
      </w:r>
      <w:r>
        <w:t>shift</w:t>
      </w:r>
      <w:r w:rsidRPr="0058654C">
        <w:rPr>
          <w:lang w:val="el-GR"/>
        </w:rPr>
        <w:t xml:space="preserve"> που για </w:t>
      </w:r>
      <m:oMath>
        <m:r>
          <w:rPr>
            <w:rFonts w:ascii="Cambria Math" w:hAnsi="Cambria Math"/>
            <w:lang w:val="el-GR"/>
          </w:rPr>
          <m:t>clusterParameter=1.3</m:t>
        </m:r>
      </m:oMath>
      <w:r w:rsidRPr="0058654C">
        <w:rPr>
          <w:lang w:val="el-GR"/>
        </w:rPr>
        <w:t xml:space="preserve"> (στην αρχή του αλγορίθμου), ισχύει </w:t>
      </w:r>
      <w:r w:rsidR="00437894">
        <w:rPr>
          <w:lang w:val="el-GR"/>
        </w:rPr>
        <w:t>ότι</w:t>
      </w:r>
      <w:r w:rsidR="00437894" w:rsidRPr="00437894">
        <w:rPr>
          <w:lang w:val="el-GR"/>
        </w:rPr>
        <w:t xml:space="preserve"> </w:t>
      </w:r>
      <m:oMath>
        <m:r>
          <w:rPr>
            <w:rFonts w:ascii="Cambria Math" w:hAnsi="Cambria Math"/>
            <w:lang w:val="el-GR"/>
          </w:rPr>
          <m:t>shiftCluste</m:t>
        </m:r>
        <m:sSubSup>
          <m:sSubSupPr>
            <m:ctrlPr>
              <w:rPr>
                <w:rFonts w:ascii="Cambria Math" w:hAnsi="Cambria Math"/>
                <w:i/>
                <w:lang w:val="el-GR"/>
              </w:rPr>
            </m:ctrlPr>
          </m:sSubSupPr>
          <m:e>
            <m:r>
              <w:rPr>
                <w:rFonts w:ascii="Cambria Math" w:hAnsi="Cambria Math"/>
                <w:lang w:val="el-GR"/>
              </w:rPr>
              <m:t>r</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&lt;shif</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j</m:t>
            </m:r>
          </m:sup>
        </m:sSubSup>
      </m:oMath>
      <w:r w:rsidRPr="0058654C">
        <w:rPr>
          <w:lang w:val="el-GR"/>
        </w:rPr>
        <w:t xml:space="preserve"> . Η </w:t>
      </w:r>
      <w:r>
        <w:t>clusterParameter</w:t>
      </w:r>
      <w:r w:rsidRPr="0058654C">
        <w:rPr>
          <w:lang w:val="el-GR"/>
        </w:rPr>
        <w:t xml:space="preserve"> μειώνεται στη πορεία του αλγορίθμου μέχρι να φτάσει το 1 όπου πλέον θα ισχύει </w:t>
      </w:r>
      <m:oMath>
        <m:r>
          <w:rPr>
            <w:rFonts w:ascii="Cambria Math" w:hAnsi="Cambria Math"/>
            <w:lang w:val="el-GR"/>
          </w:rPr>
          <m:t>shiftCluste</m:t>
        </m:r>
        <m:sSubSup>
          <m:sSubSupPr>
            <m:ctrlPr>
              <w:rPr>
                <w:rFonts w:ascii="Cambria Math" w:hAnsi="Cambria Math"/>
                <w:i/>
                <w:lang w:val="el-GR"/>
              </w:rPr>
            </m:ctrlPr>
          </m:sSubSupPr>
          <m:e>
            <m:r>
              <w:rPr>
                <w:rFonts w:ascii="Cambria Math" w:hAnsi="Cambria Math"/>
                <w:lang w:val="el-GR"/>
              </w:rPr>
              <m:t>r</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=shif</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j</m:t>
            </m:r>
          </m:sup>
        </m:sSubSup>
      </m:oMath>
      <w:r w:rsidRPr="0058654C">
        <w:rPr>
          <w:lang w:val="el-GR"/>
        </w:rPr>
        <w:t xml:space="preserve"> .</w:t>
      </w:r>
    </w:p>
    <w:p w14:paraId="5CFA11CE" w14:textId="286F6D2A" w:rsidR="0002321C" w:rsidRDefault="0002321C" w:rsidP="0002321C">
      <w:pPr>
        <w:rPr>
          <w:lang w:val="el-GR"/>
        </w:rPr>
      </w:pPr>
      <w:r w:rsidRPr="001F2CB9">
        <w:rPr>
          <w:lang w:val="el-GR"/>
        </w:rPr>
        <w:t xml:space="preserve">Οι </w:t>
      </w:r>
      <w:r>
        <w:t>Hu</w:t>
      </w:r>
      <w:r w:rsidRPr="001F2CB9">
        <w:rPr>
          <w:lang w:val="el-GR"/>
        </w:rPr>
        <w:t xml:space="preserve"> &amp; </w:t>
      </w:r>
      <w:r>
        <w:t>Lim</w:t>
      </w:r>
      <w:r w:rsidRPr="001F2CB9">
        <w:rPr>
          <w:lang w:val="el-GR"/>
        </w:rPr>
        <w:t xml:space="preserve"> (2014) προτείνουν για την επίλυση του </w:t>
      </w:r>
      <w:r>
        <w:t>TOPTW</w:t>
      </w:r>
      <w:r w:rsidRPr="001F2CB9">
        <w:rPr>
          <w:lang w:val="el-GR"/>
        </w:rPr>
        <w:t xml:space="preserve"> έναν ευρετικό αλγόριθμο, τον </w:t>
      </w:r>
      <w:r>
        <w:t>Iterative</w:t>
      </w:r>
      <w:r w:rsidRPr="001F2CB9">
        <w:rPr>
          <w:lang w:val="el-GR"/>
        </w:rPr>
        <w:t xml:space="preserve"> </w:t>
      </w:r>
      <w:r>
        <w:t>three</w:t>
      </w:r>
      <w:r w:rsidRPr="001F2CB9">
        <w:rPr>
          <w:lang w:val="el-GR"/>
        </w:rPr>
        <w:t>-</w:t>
      </w:r>
      <w:r>
        <w:t>Component</w:t>
      </w:r>
      <w:r w:rsidRPr="001F2CB9">
        <w:rPr>
          <w:lang w:val="el-GR"/>
        </w:rPr>
        <w:t xml:space="preserve"> </w:t>
      </w:r>
      <w:r>
        <w:t>Heuristic</w:t>
      </w:r>
      <w:r w:rsidRPr="001F2CB9">
        <w:rPr>
          <w:lang w:val="el-GR"/>
        </w:rPr>
        <w:t xml:space="preserve"> (</w:t>
      </w:r>
      <w:r>
        <w:t>I</w:t>
      </w:r>
      <w:r w:rsidRPr="001F2CB9">
        <w:rPr>
          <w:lang w:val="el-GR"/>
        </w:rPr>
        <w:t>3</w:t>
      </w:r>
      <w:r>
        <w:t>CH</w:t>
      </w:r>
      <w:r w:rsidRPr="001F2CB9">
        <w:rPr>
          <w:lang w:val="el-GR"/>
        </w:rPr>
        <w:t xml:space="preserve">), ο οποίος αποτελείται από τις εξής </w:t>
      </w:r>
      <w:r w:rsidR="004D7F2F">
        <w:rPr>
          <w:lang w:val="el-GR"/>
        </w:rPr>
        <w:t>διαδικασίες</w:t>
      </w:r>
      <w:r w:rsidRPr="001F2CB9">
        <w:rPr>
          <w:lang w:val="el-GR"/>
        </w:rPr>
        <w:t>:</w:t>
      </w:r>
    </w:p>
    <w:p w14:paraId="4481F428" w14:textId="42AB358E" w:rsidR="001F2CB9" w:rsidRPr="00D33A40" w:rsidRDefault="001844DE" w:rsidP="004D7F2F">
      <w:pPr>
        <w:pStyle w:val="ListParagraph"/>
        <w:numPr>
          <w:ilvl w:val="0"/>
          <w:numId w:val="25"/>
        </w:numPr>
        <w:rPr>
          <w:iCs/>
          <w:lang w:val="el-GR"/>
        </w:rPr>
      </w:pPr>
      <w:r>
        <w:lastRenderedPageBreak/>
        <w:t>Local</w:t>
      </w:r>
      <w:r w:rsidRPr="00D33A40">
        <w:rPr>
          <w:lang w:val="el-GR"/>
        </w:rPr>
        <w:t xml:space="preserve"> </w:t>
      </w:r>
      <w:r>
        <w:t>search</w:t>
      </w:r>
      <w:r w:rsidRPr="00D33A40">
        <w:rPr>
          <w:lang w:val="el-GR"/>
        </w:rPr>
        <w:t xml:space="preserve">: Κατά τη τοπική αναζήτηση δημιουργείται ένα πλήθος γειτονικών λύσεων, των οποίων οι τροχιές προστίθενται σε ένα σύνολο τροχιών </w:t>
      </w:r>
      <w:r>
        <w:t>pool</w:t>
      </w:r>
      <w:r w:rsidRPr="00D33A40">
        <w:rPr>
          <w:lang w:val="el-GR"/>
        </w:rPr>
        <w:t xml:space="preserve"> και η βέλτιστη μέχρι στιγμής λύση </w:t>
      </w:r>
      <w:r w:rsidR="00681E85" w:rsidRPr="00D33A40">
        <w:rPr>
          <w:lang w:val="el-GR"/>
        </w:rPr>
        <w:t>αντικαθίσταται</w:t>
      </w:r>
      <w:r w:rsidRPr="00D33A40">
        <w:rPr>
          <w:lang w:val="el-GR"/>
        </w:rPr>
        <w:t xml:space="preserve"> από την καλύτερη γειτονική εάν φυσικά η δεύτερη είναι πιο επικερδής από την πρώτη.</w:t>
      </w:r>
    </w:p>
    <w:p w14:paraId="519FEEFB" w14:textId="46C72457" w:rsidR="00D33A40" w:rsidRPr="0035085B" w:rsidRDefault="00D33A40" w:rsidP="004D7F2F">
      <w:pPr>
        <w:pStyle w:val="ListParagraph"/>
        <w:numPr>
          <w:ilvl w:val="0"/>
          <w:numId w:val="25"/>
        </w:numPr>
        <w:rPr>
          <w:iCs/>
          <w:lang w:val="el-GR"/>
        </w:rPr>
      </w:pPr>
      <w:r>
        <w:t>Simulated</w:t>
      </w:r>
      <w:r w:rsidRPr="0035085B">
        <w:rPr>
          <w:lang w:val="el-GR"/>
        </w:rPr>
        <w:t xml:space="preserve"> </w:t>
      </w:r>
      <w:r>
        <w:t>annealing</w:t>
      </w:r>
      <w:r w:rsidRPr="0035085B">
        <w:rPr>
          <w:lang w:val="el-GR"/>
        </w:rPr>
        <w:t xml:space="preserve">: Κατά τη διαδικασία της προσομοιωμένης ανόπτησης, παράγεται μονάχα μία γειτονική λύση, η οποία γίνεται αποδεκτή με βάση μία υπολογιζόμενη πιθανότητα. Οι τροχιές των προκύπτουσων γειτονικών λύσεων προστίθενται και πάλι στο σύνολο τροχιών </w:t>
      </w:r>
      <w:r>
        <w:t>pool</w:t>
      </w:r>
      <w:r w:rsidRPr="0035085B">
        <w:rPr>
          <w:lang w:val="el-GR"/>
        </w:rPr>
        <w:t>.</w:t>
      </w:r>
    </w:p>
    <w:p w14:paraId="60C9FE7C" w14:textId="3DF006A1" w:rsidR="0035085B" w:rsidRPr="00D41142" w:rsidRDefault="0035085B" w:rsidP="004D7F2F">
      <w:pPr>
        <w:pStyle w:val="ListParagraph"/>
        <w:numPr>
          <w:ilvl w:val="0"/>
          <w:numId w:val="25"/>
        </w:numPr>
        <w:rPr>
          <w:iCs/>
          <w:lang w:val="el-GR"/>
        </w:rPr>
      </w:pPr>
      <w:r>
        <w:t>Route</w:t>
      </w:r>
      <w:r w:rsidRPr="00D41142">
        <w:rPr>
          <w:lang w:val="el-GR"/>
        </w:rPr>
        <w:t xml:space="preserve"> </w:t>
      </w:r>
      <w:r>
        <w:t>recombination</w:t>
      </w:r>
      <w:r w:rsidRPr="00D41142">
        <w:rPr>
          <w:lang w:val="el-GR"/>
        </w:rPr>
        <w:t xml:space="preserve">: Κατά τον ανασυνδυασμό των τροχιών επιχειρείται η εύρεση ενός </w:t>
      </w:r>
      <w:r w:rsidR="00681E85" w:rsidRPr="00D41142">
        <w:rPr>
          <w:lang w:val="el-GR"/>
        </w:rPr>
        <w:t>κατάλληλου</w:t>
      </w:r>
      <w:r w:rsidRPr="00D41142">
        <w:rPr>
          <w:lang w:val="el-GR"/>
        </w:rPr>
        <w:t xml:space="preserve"> συνδυασμού των τροχιών που βρίσκονται στο </w:t>
      </w:r>
      <w:r>
        <w:t>pool</w:t>
      </w:r>
      <w:r w:rsidRPr="00D41142">
        <w:rPr>
          <w:lang w:val="el-GR"/>
        </w:rPr>
        <w:t xml:space="preserve"> έτσι ώστε να κατασκευαστεί μια βέλτιστη λύση.</w:t>
      </w:r>
    </w:p>
    <w:p w14:paraId="6A0968CA" w14:textId="3D3255FD" w:rsidR="00D41142" w:rsidRDefault="00D41142" w:rsidP="00D41142">
      <w:pPr>
        <w:rPr>
          <w:lang w:val="el-GR"/>
        </w:rPr>
      </w:pPr>
      <w:r w:rsidRPr="007A017F">
        <w:rPr>
          <w:lang w:val="el-GR"/>
        </w:rPr>
        <w:t xml:space="preserve">Για την κατασκευή γειτονικών λύσεων χρησιμοποιείται ο </w:t>
      </w:r>
      <w:commentRangeStart w:id="1885"/>
      <w:r w:rsidRPr="007A017F">
        <w:rPr>
          <w:lang w:val="el-GR"/>
        </w:rPr>
        <w:t xml:space="preserve">χειριστής </w:t>
      </w:r>
      <w:commentRangeEnd w:id="1885"/>
      <w:r w:rsidR="000C049E">
        <w:rPr>
          <w:rStyle w:val="CommentReference"/>
        </w:rPr>
        <w:commentReference w:id="1885"/>
      </w:r>
      <w:r w:rsidRPr="007A017F">
        <w:rPr>
          <w:lang w:val="el-GR"/>
        </w:rPr>
        <w:t>«</w:t>
      </w:r>
      <w:r>
        <w:t>eliminator</w:t>
      </w:r>
      <w:r w:rsidRPr="007A017F">
        <w:rPr>
          <w:lang w:val="el-GR"/>
        </w:rPr>
        <w:t xml:space="preserve">» ο οποίος αρχικά αφαιρεί ένα πλήθος κόμβων από τις τροχιές μιας λύσης Α και προσπαθεί να εισάγει κόμβους που δεν είχαν συμπεριληφθεί προηγουμένως σε αυτές, κατασκευάζοντας έτσι μία λύση Β. Στη συνέχεια η Β </w:t>
      </w:r>
      <w:r w:rsidR="00681E85" w:rsidRPr="007A017F">
        <w:rPr>
          <w:lang w:val="el-GR"/>
        </w:rPr>
        <w:t>υπόκειται</w:t>
      </w:r>
      <w:r w:rsidRPr="007A017F">
        <w:rPr>
          <w:lang w:val="el-GR"/>
        </w:rPr>
        <w:t xml:space="preserve"> σε μία </w:t>
      </w:r>
      <w:commentRangeStart w:id="1886"/>
      <w:r>
        <w:t>post</w:t>
      </w:r>
      <w:r w:rsidRPr="007A017F">
        <w:rPr>
          <w:lang w:val="el-GR"/>
        </w:rPr>
        <w:t>-</w:t>
      </w:r>
      <w:r>
        <w:t>processing</w:t>
      </w:r>
      <w:r w:rsidRPr="007A017F">
        <w:rPr>
          <w:lang w:val="el-GR"/>
        </w:rPr>
        <w:t xml:space="preserve"> </w:t>
      </w:r>
      <w:commentRangeEnd w:id="1886"/>
      <w:r w:rsidR="000C049E">
        <w:rPr>
          <w:rStyle w:val="CommentReference"/>
        </w:rPr>
        <w:commentReference w:id="1886"/>
      </w:r>
      <w:r w:rsidRPr="007A017F">
        <w:rPr>
          <w:lang w:val="el-GR"/>
        </w:rPr>
        <w:t>διαδικασία η οποία αποτελείται από επτά λειτουργίες τύπου επανατοποθέτησης(</w:t>
      </w:r>
      <w:r>
        <w:t>relocate</w:t>
      </w:r>
      <w:r w:rsidRPr="007A017F">
        <w:rPr>
          <w:lang w:val="el-GR"/>
        </w:rPr>
        <w:t>), ανταλλαγής(</w:t>
      </w:r>
      <w:r>
        <w:t>exchange</w:t>
      </w:r>
      <w:r w:rsidRPr="007A017F">
        <w:rPr>
          <w:lang w:val="el-GR"/>
        </w:rPr>
        <w:t>) και 2-</w:t>
      </w:r>
      <w:r>
        <w:t>opt</w:t>
      </w:r>
      <w:r w:rsidRPr="007A017F">
        <w:rPr>
          <w:lang w:val="el-GR"/>
        </w:rPr>
        <w:t>.</w:t>
      </w:r>
    </w:p>
    <w:p w14:paraId="4F1996BD" w14:textId="73671ADF" w:rsidR="00681E85" w:rsidRDefault="00681E85" w:rsidP="006E549D">
      <w:pPr>
        <w:pStyle w:val="Heading3"/>
        <w:numPr>
          <w:ilvl w:val="2"/>
          <w:numId w:val="4"/>
        </w:numPr>
        <w:rPr>
          <w:lang w:val="el-GR"/>
        </w:rPr>
      </w:pPr>
      <w:bookmarkStart w:id="1887" w:name="_Toc124915374"/>
      <w:r>
        <w:rPr>
          <w:lang w:val="el-GR"/>
        </w:rPr>
        <w:t>Το Πρόβλημα Χρονικά Εξαρτώμενου Ομαδικού Προσανατολισμού με Χρονικά Παράθυρα</w:t>
      </w:r>
      <w:r w:rsidR="00FC15E1" w:rsidRPr="00FC15E1">
        <w:rPr>
          <w:lang w:val="el-GR"/>
        </w:rPr>
        <w:t xml:space="preserve"> (</w:t>
      </w:r>
      <w:r w:rsidR="00FC15E1">
        <w:t>TDTOPTW</w:t>
      </w:r>
      <w:r w:rsidR="00FC15E1" w:rsidRPr="00FC15E1">
        <w:rPr>
          <w:lang w:val="el-GR"/>
        </w:rPr>
        <w:t>)</w:t>
      </w:r>
      <w:bookmarkEnd w:id="1887"/>
    </w:p>
    <w:p w14:paraId="01F51297" w14:textId="2BF981F4" w:rsidR="006E549D" w:rsidRDefault="00472C08" w:rsidP="00F01EBF">
      <w:pPr>
        <w:rPr>
          <w:lang w:val="el-GR"/>
        </w:rPr>
      </w:pPr>
      <w:r>
        <w:rPr>
          <w:lang w:val="el-GR"/>
        </w:rPr>
        <w:t xml:space="preserve">Το </w:t>
      </w:r>
      <w:r>
        <w:t>TDTOPTW</w:t>
      </w:r>
      <w:r w:rsidRPr="00472C08">
        <w:rPr>
          <w:lang w:val="el-GR"/>
        </w:rPr>
        <w:t xml:space="preserve"> </w:t>
      </w:r>
      <w:r>
        <w:rPr>
          <w:lang w:val="el-GR"/>
        </w:rPr>
        <w:t xml:space="preserve">επεκτείνει το </w:t>
      </w:r>
      <w:r>
        <w:t>TOPTW</w:t>
      </w:r>
      <w:r w:rsidRPr="00472C08">
        <w:rPr>
          <w:lang w:val="el-GR"/>
        </w:rPr>
        <w:t xml:space="preserve"> </w:t>
      </w:r>
      <w:r>
        <w:rPr>
          <w:lang w:val="el-GR"/>
        </w:rPr>
        <w:t xml:space="preserve">και θεωρείται η καταλληλότερη επέκταση του </w:t>
      </w:r>
      <w:r>
        <w:t>OP</w:t>
      </w:r>
      <w:r w:rsidRPr="00472C08">
        <w:rPr>
          <w:lang w:val="el-GR"/>
        </w:rPr>
        <w:t xml:space="preserve">, </w:t>
      </w:r>
      <w:r>
        <w:rPr>
          <w:lang w:val="el-GR"/>
        </w:rPr>
        <w:t xml:space="preserve">σε σύγκριση με τις προηγούμενες, για να μοντελοποιήσει το </w:t>
      </w:r>
      <w:r>
        <w:t>TTDP</w:t>
      </w:r>
      <w:r w:rsidR="00BC0A74">
        <w:rPr>
          <w:lang w:val="el-GR"/>
        </w:rPr>
        <w:t xml:space="preserve"> καθώς συνδυάζει τις χρονικές εξαρτήσεις των ακμών με τα χρονικά παράθυρα των κόμβων.</w:t>
      </w:r>
    </w:p>
    <w:p w14:paraId="1DFB3666" w14:textId="0F477ACF" w:rsidR="009F7EEB" w:rsidRDefault="009F7EEB" w:rsidP="00F01EBF">
      <w:pPr>
        <w:rPr>
          <w:lang w:val="el-GR"/>
        </w:rPr>
      </w:pPr>
      <w:r>
        <w:rPr>
          <w:lang w:val="el-GR"/>
        </w:rPr>
        <w:t xml:space="preserve">Οι </w:t>
      </w:r>
      <w:r>
        <w:t>Gavalas</w:t>
      </w:r>
      <w:r w:rsidRPr="009F7EEB">
        <w:rPr>
          <w:lang w:val="el-GR"/>
        </w:rPr>
        <w:t xml:space="preserve"> </w:t>
      </w:r>
      <w:r>
        <w:t>et</w:t>
      </w:r>
      <w:r w:rsidRPr="009F7EEB">
        <w:rPr>
          <w:lang w:val="el-GR"/>
        </w:rPr>
        <w:t xml:space="preserve"> </w:t>
      </w:r>
      <w:r>
        <w:t>al</w:t>
      </w:r>
      <w:r w:rsidRPr="009F7EEB">
        <w:rPr>
          <w:lang w:val="el-GR"/>
        </w:rPr>
        <w:t>.(2015)</w:t>
      </w:r>
      <w:r>
        <w:rPr>
          <w:lang w:val="el-GR"/>
        </w:rPr>
        <w:t xml:space="preserve"> χρησιμοποίησαν το </w:t>
      </w:r>
      <w:r>
        <w:t>TDOPTW</w:t>
      </w:r>
      <w:r w:rsidRPr="009F7EEB">
        <w:rPr>
          <w:lang w:val="el-GR"/>
        </w:rPr>
        <w:t xml:space="preserve"> </w:t>
      </w:r>
      <w:r>
        <w:rPr>
          <w:lang w:val="el-GR"/>
        </w:rPr>
        <w:t xml:space="preserve">για να μοντελοποιήσουν το </w:t>
      </w:r>
      <w:r>
        <w:t>TTDP</w:t>
      </w:r>
      <w:r w:rsidRPr="009F7EEB">
        <w:rPr>
          <w:lang w:val="el-GR"/>
        </w:rPr>
        <w:t xml:space="preserve"> </w:t>
      </w:r>
      <w:r>
        <w:rPr>
          <w:lang w:val="el-GR"/>
        </w:rPr>
        <w:t xml:space="preserve">και ανέπτυξαν τρεις ευρετικούς αλγορίθμους, τον </w:t>
      </w:r>
      <w:r>
        <w:t>TDCSCRoutes</w:t>
      </w:r>
      <w:r w:rsidR="00DC42A9" w:rsidRPr="00DC42A9">
        <w:rPr>
          <w:lang w:val="el-GR"/>
        </w:rPr>
        <w:t xml:space="preserve">, </w:t>
      </w:r>
      <w:r w:rsidR="00DC42A9">
        <w:rPr>
          <w:lang w:val="el-GR"/>
        </w:rPr>
        <w:t xml:space="preserve">τον </w:t>
      </w:r>
      <w:r w:rsidR="00DC42A9">
        <w:t>SlackCSCRoutes</w:t>
      </w:r>
      <w:r w:rsidR="00DC42A9" w:rsidRPr="00DC42A9">
        <w:rPr>
          <w:lang w:val="el-GR"/>
        </w:rPr>
        <w:t xml:space="preserve"> </w:t>
      </w:r>
      <w:r w:rsidR="00DC42A9">
        <w:rPr>
          <w:lang w:val="el-GR"/>
        </w:rPr>
        <w:t xml:space="preserve">και τον </w:t>
      </w:r>
      <w:r w:rsidR="00DC42A9">
        <w:t>AvgCSCRoutes</w:t>
      </w:r>
      <w:r w:rsidR="00597B1B" w:rsidRPr="00597B1B">
        <w:rPr>
          <w:lang w:val="el-GR"/>
        </w:rPr>
        <w:t>.</w:t>
      </w:r>
    </w:p>
    <w:p w14:paraId="443F12FE" w14:textId="6C84CD54" w:rsidR="00597B1B" w:rsidRDefault="00597B1B" w:rsidP="00597B1B">
      <w:pPr>
        <w:pStyle w:val="ListParagraph"/>
        <w:numPr>
          <w:ilvl w:val="0"/>
          <w:numId w:val="26"/>
        </w:numPr>
        <w:rPr>
          <w:lang w:val="el-GR"/>
        </w:rPr>
      </w:pPr>
      <w:r>
        <w:t>Time</w:t>
      </w:r>
      <w:r w:rsidRPr="0029700B">
        <w:rPr>
          <w:lang w:val="el-GR"/>
        </w:rPr>
        <w:t xml:space="preserve"> </w:t>
      </w:r>
      <w:r>
        <w:t>Dependent</w:t>
      </w:r>
      <w:r w:rsidRPr="0029700B">
        <w:rPr>
          <w:lang w:val="el-GR"/>
        </w:rPr>
        <w:t xml:space="preserve"> </w:t>
      </w:r>
      <w:r>
        <w:t>CSCRoutes</w:t>
      </w:r>
      <w:r w:rsidR="00A953FD">
        <w:rPr>
          <w:lang w:val="el-GR"/>
        </w:rPr>
        <w:t xml:space="preserve"> </w:t>
      </w:r>
      <w:r w:rsidRPr="0029700B">
        <w:rPr>
          <w:lang w:val="el-GR"/>
        </w:rPr>
        <w:t>(</w:t>
      </w:r>
      <w:r>
        <w:t>TDCSCRoutes</w:t>
      </w:r>
      <w:r w:rsidRPr="0029700B">
        <w:rPr>
          <w:lang w:val="el-GR"/>
        </w:rPr>
        <w:t>):</w:t>
      </w:r>
      <w:r w:rsidR="0029700B" w:rsidRPr="0029700B">
        <w:rPr>
          <w:lang w:val="el-GR"/>
        </w:rPr>
        <w:br/>
      </w:r>
      <w:r w:rsidR="0029700B">
        <w:rPr>
          <w:lang w:val="el-GR"/>
        </w:rPr>
        <w:t>Ο</w:t>
      </w:r>
      <w:r w:rsidR="0029700B" w:rsidRPr="0029700B">
        <w:rPr>
          <w:lang w:val="el-GR"/>
        </w:rPr>
        <w:t xml:space="preserve"> </w:t>
      </w:r>
      <w:r w:rsidR="0029700B">
        <w:t>TDCSCRoutes</w:t>
      </w:r>
      <w:r w:rsidR="0029700B" w:rsidRPr="0029700B">
        <w:rPr>
          <w:lang w:val="el-GR"/>
        </w:rPr>
        <w:t xml:space="preserve"> </w:t>
      </w:r>
      <w:r w:rsidR="0029700B">
        <w:rPr>
          <w:lang w:val="el-GR"/>
        </w:rPr>
        <w:t>διαφέρει</w:t>
      </w:r>
      <w:r w:rsidR="0029700B" w:rsidRPr="0029700B">
        <w:rPr>
          <w:lang w:val="el-GR"/>
        </w:rPr>
        <w:t xml:space="preserve"> </w:t>
      </w:r>
      <w:r w:rsidR="0029700B">
        <w:rPr>
          <w:lang w:val="el-GR"/>
        </w:rPr>
        <w:t>στο</w:t>
      </w:r>
      <w:r w:rsidR="0029700B" w:rsidRPr="0029700B">
        <w:rPr>
          <w:lang w:val="el-GR"/>
        </w:rPr>
        <w:t xml:space="preserve"> </w:t>
      </w:r>
      <w:r w:rsidR="0029700B">
        <w:rPr>
          <w:lang w:val="el-GR"/>
        </w:rPr>
        <w:t>βήμα</w:t>
      </w:r>
      <w:r w:rsidR="0029700B" w:rsidRPr="0029700B">
        <w:rPr>
          <w:lang w:val="el-GR"/>
        </w:rPr>
        <w:t xml:space="preserve"> </w:t>
      </w:r>
      <w:r w:rsidR="0029700B">
        <w:rPr>
          <w:lang w:val="el-GR"/>
        </w:rPr>
        <w:t xml:space="preserve">εισαγωγής από τον </w:t>
      </w:r>
      <w:r w:rsidR="0029700B">
        <w:t>CSCRoutes</w:t>
      </w:r>
      <w:r w:rsidR="0029700B" w:rsidRPr="0029700B">
        <w:rPr>
          <w:lang w:val="el-GR"/>
        </w:rPr>
        <w:t xml:space="preserve"> </w:t>
      </w:r>
      <w:r w:rsidR="0029700B">
        <w:rPr>
          <w:lang w:val="el-GR"/>
        </w:rPr>
        <w:t xml:space="preserve">που περιεγράφηκε στην υποενότητα του </w:t>
      </w:r>
      <w:r w:rsidR="0029700B">
        <w:t>TOPTW</w:t>
      </w:r>
      <w:r w:rsidR="0029700B">
        <w:rPr>
          <w:lang w:val="el-GR"/>
        </w:rPr>
        <w:t xml:space="preserve"> καθώς τροποποιείται έτσι ώστε να μπορεί να χειριστεί χρονικά εξαρτημένα κόστη ακμών.</w:t>
      </w:r>
      <w:r w:rsidR="00484A01">
        <w:rPr>
          <w:lang w:val="el-GR"/>
        </w:rPr>
        <w:t xml:space="preserve"> Οπότε το προπαρασκευαστικό στάδιο ομαδοποίησης των κόμβων με τη χρήση του </w:t>
      </w:r>
      <w:r w:rsidR="00484A01">
        <w:t>global</w:t>
      </w:r>
      <w:r w:rsidR="00484A01" w:rsidRPr="00484A01">
        <w:rPr>
          <w:lang w:val="el-GR"/>
        </w:rPr>
        <w:t xml:space="preserve"> </w:t>
      </w:r>
      <w:r w:rsidR="00484A01">
        <w:t>k</w:t>
      </w:r>
      <w:r w:rsidR="00484A01" w:rsidRPr="00484A01">
        <w:rPr>
          <w:lang w:val="el-GR"/>
        </w:rPr>
        <w:t>-</w:t>
      </w:r>
      <w:r w:rsidR="00484A01">
        <w:t>means</w:t>
      </w:r>
      <w:r w:rsidR="00484A01">
        <w:rPr>
          <w:lang w:val="el-GR"/>
        </w:rPr>
        <w:t xml:space="preserve"> αλγορίθμου και ο κανόνας που δεν επιτρέπει την επιστροφή μιας διαδρομής σε μία</w:t>
      </w:r>
      <w:ins w:id="1888" w:author="Στάθης Καπ" w:date="2023-02-02T04:52:00Z">
        <w:r w:rsidR="00C0397B" w:rsidRPr="0088218A">
          <w:rPr>
            <w:lang w:val="el-GR"/>
            <w:rPrChange w:id="1889" w:author="Στάθης Καπ" w:date="2023-02-02T04:52:00Z">
              <w:rPr/>
            </w:rPrChange>
          </w:rPr>
          <w:t xml:space="preserve"> </w:t>
        </w:r>
      </w:ins>
      <w:del w:id="1890" w:author=" " w:date="2023-01-27T18:03:00Z">
        <w:r w:rsidR="00484A01" w:rsidDel="000C049E">
          <w:rPr>
            <w:lang w:val="el-GR"/>
          </w:rPr>
          <w:delText xml:space="preserve"> </w:delText>
        </w:r>
      </w:del>
      <w:ins w:id="1891" w:author=" " w:date="2023-01-27T18:03:00Z">
        <w:r w:rsidR="000C049E">
          <w:rPr>
            <w:lang w:val="el-GR"/>
          </w:rPr>
          <w:t>συστάδα</w:t>
        </w:r>
      </w:ins>
      <w:del w:id="1892" w:author=" " w:date="2023-01-27T18:03:00Z">
        <w:r w:rsidR="00484A01" w:rsidDel="000C049E">
          <w:rPr>
            <w:lang w:val="el-GR"/>
          </w:rPr>
          <w:delText>κλάση</w:delText>
        </w:r>
      </w:del>
      <w:r w:rsidR="00484A01">
        <w:rPr>
          <w:lang w:val="el-GR"/>
        </w:rPr>
        <w:t xml:space="preserve">, παραμένουν ίδια. Υπενθυμίζεται πως λόγω του κανόνα αυτού, ένας κόμβος </w:t>
      </w:r>
      <w:r w:rsidR="00484A01">
        <w:t>I</w:t>
      </w:r>
      <w:r w:rsidR="00484A01" w:rsidRPr="00484A01">
        <w:rPr>
          <w:lang w:val="el-GR"/>
        </w:rPr>
        <w:t xml:space="preserve"> </w:t>
      </w:r>
      <w:r w:rsidR="00484A01">
        <w:rPr>
          <w:lang w:val="el-GR"/>
        </w:rPr>
        <w:t xml:space="preserve">δεν επιτρέπεται να εισαχθεί σε ορισμένα σημεία των διαδρομών ανάλογα με τη </w:t>
      </w:r>
      <w:ins w:id="1893" w:author=" " w:date="2023-01-27T18:03:00Z">
        <w:r w:rsidR="000C049E">
          <w:rPr>
            <w:lang w:val="el-GR"/>
          </w:rPr>
          <w:t>συστάδα</w:t>
        </w:r>
      </w:ins>
      <w:del w:id="1894" w:author=" " w:date="2023-01-27T18:03:00Z">
        <w:r w:rsidR="00484A01" w:rsidDel="000C049E">
          <w:rPr>
            <w:lang w:val="el-GR"/>
          </w:rPr>
          <w:delText>κλάση</w:delText>
        </w:r>
      </w:del>
      <w:r w:rsidR="00484A01">
        <w:rPr>
          <w:lang w:val="el-GR"/>
        </w:rPr>
        <w:t xml:space="preserve"> που ανήκει. Η παράμετρος </w:t>
      </w:r>
      <w:r w:rsidR="00484A01">
        <w:t>weight</w:t>
      </w:r>
      <w:r w:rsidR="00484A01">
        <w:rPr>
          <w:lang w:val="el-GR"/>
        </w:rPr>
        <w:t xml:space="preserve"> που υπολογίζεται κατά τη διαδικασία εισαγωγής του </w:t>
      </w:r>
      <w:r w:rsidR="00484A01">
        <w:t>TDCSCRoutes</w:t>
      </w:r>
      <w:r w:rsidR="00484A01" w:rsidRPr="00484A01">
        <w:rPr>
          <w:lang w:val="el-GR"/>
        </w:rPr>
        <w:t xml:space="preserve">, </w:t>
      </w:r>
      <w:r w:rsidR="00484A01">
        <w:rPr>
          <w:lang w:val="el-GR"/>
        </w:rPr>
        <w:t xml:space="preserve">δίνει μεγαλύτερη έμφαση στο κέρδος της εισαγωγής </w:t>
      </w:r>
      <w:r w:rsidR="00484A01" w:rsidRPr="00484A01">
        <w:rPr>
          <w:lang w:val="el-GR"/>
        </w:rPr>
        <w:t>(</w:t>
      </w:r>
      <w:r w:rsidR="00484A01">
        <w:t>profit</w:t>
      </w:r>
      <w:r w:rsidR="00484A01" w:rsidRPr="00484A01">
        <w:rPr>
          <w:lang w:val="el-GR"/>
        </w:rPr>
        <w:t>)</w:t>
      </w:r>
      <w:r w:rsidR="00061C3B">
        <w:rPr>
          <w:lang w:val="el-GR"/>
        </w:rPr>
        <w:t xml:space="preserve"> παρά στο χρόνο κατανάλωσης αυτής (</w:t>
      </w:r>
      <w:r w:rsidR="00061C3B">
        <w:t>shift</w:t>
      </w:r>
      <w:r w:rsidR="00061C3B">
        <w:rPr>
          <w:lang w:val="el-GR"/>
        </w:rPr>
        <w:t>)</w:t>
      </w:r>
      <w:r w:rsidR="0020109C" w:rsidRPr="0020109C">
        <w:rPr>
          <w:lang w:val="el-GR"/>
        </w:rPr>
        <w:t>.</w:t>
      </w:r>
      <w:r w:rsidR="003B180F">
        <w:rPr>
          <w:lang w:val="el-GR"/>
        </w:rPr>
        <w:t xml:space="preserve"> Επίσης, αρχικά ευνοεί τις εισαγωγές κόμβων</w:t>
      </w:r>
      <w:r w:rsidR="00484A01">
        <w:rPr>
          <w:lang w:val="el-GR"/>
        </w:rPr>
        <w:t xml:space="preserve"> </w:t>
      </w:r>
      <w:r w:rsidR="003B180F">
        <w:rPr>
          <w:lang w:val="el-GR"/>
        </w:rPr>
        <w:t>που δημιουργούν παρατεταμένες κενές χρονικές περιόδους, ενώ προς το τέλος ευνοεί εισαγωγές κόμβων που εκμεταλλεύονται στο έπακρο τα αναξιοποίητα χρονικά αποθέματα.</w:t>
      </w:r>
    </w:p>
    <w:p w14:paraId="23BE7F76" w14:textId="27A3718D" w:rsidR="00495280" w:rsidRPr="00AA34C8" w:rsidRDefault="00495280" w:rsidP="00597B1B">
      <w:pPr>
        <w:pStyle w:val="ListParagraph"/>
        <w:numPr>
          <w:ilvl w:val="0"/>
          <w:numId w:val="26"/>
        </w:numPr>
        <w:rPr>
          <w:lang w:val="el-GR"/>
        </w:rPr>
      </w:pPr>
      <w:r>
        <w:t>Time</w:t>
      </w:r>
      <w:r w:rsidRPr="009755FD">
        <w:rPr>
          <w:lang w:val="el-GR"/>
        </w:rPr>
        <w:t xml:space="preserve"> </w:t>
      </w:r>
      <w:r>
        <w:t>Dependent</w:t>
      </w:r>
      <w:r w:rsidRPr="009755FD">
        <w:rPr>
          <w:lang w:val="el-GR"/>
        </w:rPr>
        <w:t xml:space="preserve"> </w:t>
      </w:r>
      <w:r>
        <w:t>Slack</w:t>
      </w:r>
      <w:r w:rsidRPr="009755FD">
        <w:rPr>
          <w:lang w:val="el-GR"/>
        </w:rPr>
        <w:t xml:space="preserve"> </w:t>
      </w:r>
      <w:r>
        <w:t>CSCRoutes</w:t>
      </w:r>
      <w:r w:rsidRPr="009755FD">
        <w:rPr>
          <w:lang w:val="el-GR"/>
        </w:rPr>
        <w:t xml:space="preserve"> (</w:t>
      </w:r>
      <w:r>
        <w:t>SlackCSCRoutes</w:t>
      </w:r>
      <w:r w:rsidRPr="009755FD">
        <w:rPr>
          <w:lang w:val="el-GR"/>
        </w:rPr>
        <w:t>):</w:t>
      </w:r>
      <w:r w:rsidR="009755FD" w:rsidRPr="009755FD">
        <w:rPr>
          <w:lang w:val="el-GR"/>
        </w:rPr>
        <w:br/>
      </w:r>
      <w:r w:rsidR="009755FD">
        <w:rPr>
          <w:lang w:val="el-GR"/>
        </w:rPr>
        <w:t>Ο</w:t>
      </w:r>
      <w:r w:rsidR="009755FD" w:rsidRPr="009755FD">
        <w:rPr>
          <w:lang w:val="el-GR"/>
        </w:rPr>
        <w:t xml:space="preserve"> </w:t>
      </w:r>
      <w:r w:rsidR="009755FD">
        <w:t>SlackCSCRoutes</w:t>
      </w:r>
      <w:r w:rsidR="009755FD" w:rsidRPr="009755FD">
        <w:rPr>
          <w:lang w:val="el-GR"/>
        </w:rPr>
        <w:t xml:space="preserve"> </w:t>
      </w:r>
      <w:r w:rsidR="009755FD">
        <w:rPr>
          <w:lang w:val="el-GR"/>
        </w:rPr>
        <w:t>διαφοροποιείται</w:t>
      </w:r>
      <w:r w:rsidR="009755FD" w:rsidRPr="009755FD">
        <w:rPr>
          <w:lang w:val="el-GR"/>
        </w:rPr>
        <w:t xml:space="preserve"> </w:t>
      </w:r>
      <w:r w:rsidR="009755FD">
        <w:rPr>
          <w:lang w:val="el-GR"/>
        </w:rPr>
        <w:t>από</w:t>
      </w:r>
      <w:r w:rsidR="009755FD" w:rsidRPr="009755FD">
        <w:rPr>
          <w:lang w:val="el-GR"/>
        </w:rPr>
        <w:t xml:space="preserve"> </w:t>
      </w:r>
      <w:r w:rsidR="009755FD">
        <w:rPr>
          <w:lang w:val="el-GR"/>
        </w:rPr>
        <w:t>τον</w:t>
      </w:r>
      <w:r w:rsidR="009755FD" w:rsidRPr="009755FD">
        <w:rPr>
          <w:lang w:val="el-GR"/>
        </w:rPr>
        <w:t xml:space="preserve"> </w:t>
      </w:r>
      <w:r w:rsidR="009755FD">
        <w:t>TDCSCRoutes</w:t>
      </w:r>
      <w:r w:rsidR="009755FD" w:rsidRPr="009755FD">
        <w:rPr>
          <w:lang w:val="el-GR"/>
        </w:rPr>
        <w:t xml:space="preserve"> </w:t>
      </w:r>
      <w:r w:rsidR="009755FD">
        <w:rPr>
          <w:lang w:val="el-GR"/>
        </w:rPr>
        <w:t>στη</w:t>
      </w:r>
      <w:r w:rsidR="009755FD" w:rsidRPr="009755FD">
        <w:rPr>
          <w:lang w:val="el-GR"/>
        </w:rPr>
        <w:t xml:space="preserve"> </w:t>
      </w:r>
      <w:r w:rsidR="009755FD">
        <w:rPr>
          <w:lang w:val="el-GR"/>
        </w:rPr>
        <w:t xml:space="preserve">βήμα εισαγωγής καθώς περιλαμβάνει ένα πιο καθολικό κριτήριο που λαμβάνει υπόψιν όλους τους κόμβους της </w:t>
      </w:r>
      <w:r w:rsidR="009755FD">
        <w:rPr>
          <w:lang w:val="el-GR"/>
        </w:rPr>
        <w:lastRenderedPageBreak/>
        <w:t xml:space="preserve">διαδρομής κατά την εισαγωγή ενός κόμβου, αντίθετα με το κριτήριο του </w:t>
      </w:r>
      <w:r w:rsidR="009755FD">
        <w:t>TDCSCRoutes</w:t>
      </w:r>
      <w:r w:rsidR="009755FD">
        <w:rPr>
          <w:lang w:val="el-GR"/>
        </w:rPr>
        <w:t xml:space="preserve"> που δίνει βάση κυρίως στο κέρδος της εισαγωγής ενός κόμβου σε μια διαδρομή και στη χρονική επιβάρυνση που θα επιφέρει σε αυτήν ως ένα σημείο. Η παράμετρος που προστίθεται στον </w:t>
      </w:r>
      <w:r w:rsidR="00F128DF">
        <w:t>SlackCSCRoutes</w:t>
      </w:r>
      <w:r w:rsidR="00F128DF">
        <w:rPr>
          <w:lang w:val="el-GR"/>
        </w:rPr>
        <w:t xml:space="preserve"> είναι η </w:t>
      </w:r>
      <w:r w:rsidR="00F128DF">
        <w:t>slack</w:t>
      </w:r>
      <w:r w:rsidR="00F128DF" w:rsidRPr="00F128DF">
        <w:rPr>
          <w:lang w:val="el-GR"/>
        </w:rPr>
        <w:t xml:space="preserve"> </w:t>
      </w:r>
      <w:r w:rsidR="00F128DF">
        <w:rPr>
          <w:lang w:val="el-GR"/>
        </w:rPr>
        <w:t xml:space="preserve">για την οποία ισχύει </w:t>
      </w:r>
      <m:oMath>
        <m:r>
          <w:rPr>
            <w:rFonts w:ascii="Cambria Math" w:hAnsi="Cambria Math"/>
            <w:lang w:val="el-GR"/>
          </w:rPr>
          <m:t>slac</m:t>
        </m:r>
        <m:sSub>
          <m:sSubPr>
            <m:ctrlPr>
              <w:rPr>
                <w:rFonts w:ascii="Cambria Math" w:hAnsi="Cambria Math"/>
                <w:i/>
                <w:lang w:val="el-GR"/>
              </w:rPr>
            </m:ctrlPr>
          </m:sSubPr>
          <m:e>
            <m:r>
              <w:rPr>
                <w:rFonts w:ascii="Cambria Math" w:hAnsi="Cambria Math"/>
                <w:lang w:val="el-GR"/>
              </w:rPr>
              <m:t>k</m:t>
            </m:r>
          </m:e>
          <m:sub>
            <m:r>
              <w:rPr>
                <w:rFonts w:ascii="Cambria Math" w:hAnsi="Cambria Math"/>
                <w:lang w:val="el-GR"/>
              </w:rPr>
              <m:t>i</m:t>
            </m:r>
          </m:sub>
        </m:sSub>
        <m:r>
          <w:rPr>
            <w:rFonts w:ascii="Cambria Math" w:hAnsi="Cambria Math"/>
            <w:lang w:val="el-GR"/>
          </w:rPr>
          <m:t>=maxStar</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r>
          <w:rPr>
            <w:rFonts w:ascii="Cambria Math" w:hAnsi="Cambria Math"/>
            <w:lang w:val="el-GR"/>
          </w:rPr>
          <m:t>-arriv</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00F128DF">
        <w:rPr>
          <w:rFonts w:eastAsiaTheme="minorEastAsia"/>
          <w:lang w:val="el-GR"/>
        </w:rPr>
        <w:t xml:space="preserve"> , όπου ο όρος </w:t>
      </w:r>
      <m:oMath>
        <m:r>
          <w:rPr>
            <w:rFonts w:ascii="Cambria Math" w:eastAsiaTheme="minorEastAsia" w:hAnsi="Cambria Math"/>
            <w:lang w:val="el-GR"/>
          </w:rPr>
          <m:t>maxStar</m:t>
        </m:r>
        <m:sSub>
          <m:sSubPr>
            <m:ctrlPr>
              <w:rPr>
                <w:rFonts w:ascii="Cambria Math" w:eastAsiaTheme="minorEastAsia" w:hAnsi="Cambria Math"/>
                <w:i/>
                <w:lang w:val="el-GR"/>
              </w:rPr>
            </m:ctrlPr>
          </m:sSubPr>
          <m:e>
            <m:r>
              <w:rPr>
                <w:rFonts w:ascii="Cambria Math" w:eastAsiaTheme="minorEastAsia" w:hAnsi="Cambria Math"/>
                <w:lang w:val="el-GR"/>
              </w:rPr>
              <m:t>t</m:t>
            </m:r>
          </m:e>
          <m:sub>
            <m:r>
              <w:rPr>
                <w:rFonts w:ascii="Cambria Math" w:eastAsiaTheme="minorEastAsia" w:hAnsi="Cambria Math"/>
                <w:lang w:val="el-GR"/>
              </w:rPr>
              <m:t>i</m:t>
            </m:r>
          </m:sub>
        </m:sSub>
      </m:oMath>
      <w:r w:rsidR="004B0A99" w:rsidRPr="004B0A99">
        <w:rPr>
          <w:rFonts w:eastAsiaTheme="minorEastAsia"/>
          <w:lang w:val="el-GR"/>
        </w:rPr>
        <w:t xml:space="preserve"> </w:t>
      </w:r>
      <w:r w:rsidR="008B2F13">
        <w:rPr>
          <w:rFonts w:eastAsiaTheme="minorEastAsia"/>
          <w:lang w:val="el-GR"/>
        </w:rPr>
        <w:t xml:space="preserve">συμβολίζει το μέγιστο επιτρεπτό χρόνο έναρξης της επίσκεψης στον κόμβο </w:t>
      </w:r>
      <w:r w:rsidR="008B2F13">
        <w:rPr>
          <w:rFonts w:eastAsiaTheme="minorEastAsia"/>
        </w:rPr>
        <w:t>i</w:t>
      </w:r>
      <w:r w:rsidR="008B2F13" w:rsidRPr="008B2F13">
        <w:rPr>
          <w:rFonts w:eastAsiaTheme="minorEastAsia"/>
          <w:lang w:val="el-GR"/>
        </w:rPr>
        <w:t xml:space="preserve"> </w:t>
      </w:r>
      <w:r w:rsidR="008B2F13">
        <w:rPr>
          <w:rFonts w:eastAsiaTheme="minorEastAsia"/>
          <w:lang w:val="el-GR"/>
        </w:rPr>
        <w:t xml:space="preserve">έτσι ώστε να μην επηρεάζει την εγκυρότητα της διαδρομής. Όσο μικρότερο είναι το </w:t>
      </w:r>
      <m:oMath>
        <m:r>
          <w:rPr>
            <w:rFonts w:ascii="Cambria Math" w:eastAsiaTheme="minorEastAsia" w:hAnsi="Cambria Math"/>
            <w:lang w:val="el-GR"/>
          </w:rPr>
          <m:t>slac</m:t>
        </m:r>
        <m:sSub>
          <m:sSubPr>
            <m:ctrlPr>
              <w:rPr>
                <w:rFonts w:ascii="Cambria Math" w:eastAsiaTheme="minorEastAsia" w:hAnsi="Cambria Math"/>
                <w:i/>
                <w:lang w:val="el-GR"/>
              </w:rPr>
            </m:ctrlPr>
          </m:sSubPr>
          <m:e>
            <m:r>
              <w:rPr>
                <w:rFonts w:ascii="Cambria Math" w:eastAsiaTheme="minorEastAsia" w:hAnsi="Cambria Math"/>
                <w:lang w:val="el-GR"/>
              </w:rPr>
              <m:t>k</m:t>
            </m:r>
          </m:e>
          <m:sub>
            <m:r>
              <w:rPr>
                <w:rFonts w:ascii="Cambria Math" w:eastAsiaTheme="minorEastAsia" w:hAnsi="Cambria Math"/>
                <w:lang w:val="el-GR"/>
              </w:rPr>
              <m:t>i</m:t>
            </m:r>
          </m:sub>
        </m:sSub>
      </m:oMath>
      <w:r w:rsidR="0024226B" w:rsidRPr="001F39B9">
        <w:rPr>
          <w:rFonts w:eastAsiaTheme="minorEastAsia"/>
          <w:lang w:val="el-GR"/>
        </w:rPr>
        <w:t xml:space="preserve"> </w:t>
      </w:r>
      <w:r w:rsidR="001F39B9" w:rsidRPr="001F39B9">
        <w:rPr>
          <w:rFonts w:eastAsiaTheme="minorEastAsia"/>
          <w:lang w:val="el-GR"/>
        </w:rPr>
        <w:t xml:space="preserve">, </w:t>
      </w:r>
      <w:r w:rsidR="001F39B9">
        <w:rPr>
          <w:rFonts w:eastAsiaTheme="minorEastAsia"/>
          <w:lang w:val="el-GR"/>
        </w:rPr>
        <w:t>τόσο λιγότερο πιθανό είναι να είναι εφικτή η εισαγωγή ενός κόμβου πριν από αυτόν.</w:t>
      </w:r>
      <w:r w:rsidR="001F5F92">
        <w:rPr>
          <w:rFonts w:eastAsiaTheme="minorEastAsia"/>
          <w:lang w:val="el-GR"/>
        </w:rPr>
        <w:t xml:space="preserve"> Η εισαγωγή ενός καινούριου κόμβου σε μια διαδρομή έχει ως αποτέλεσμα τη μείωση της μεταβλητής </w:t>
      </w:r>
      <w:r w:rsidR="001F5F92">
        <w:rPr>
          <w:rFonts w:eastAsiaTheme="minorEastAsia"/>
        </w:rPr>
        <w:t>slack</w:t>
      </w:r>
      <w:r w:rsidR="001F5F92" w:rsidRPr="001F5F92">
        <w:rPr>
          <w:rFonts w:eastAsiaTheme="minorEastAsia"/>
          <w:lang w:val="el-GR"/>
        </w:rPr>
        <w:t xml:space="preserve"> </w:t>
      </w:r>
      <w:r w:rsidR="001F5F92">
        <w:rPr>
          <w:rFonts w:eastAsiaTheme="minorEastAsia"/>
          <w:lang w:val="el-GR"/>
        </w:rPr>
        <w:t xml:space="preserve">σε ένα υποσύνολο κόμβων που ανήκουν σε αυτήν. Κατά την εξέταση μιας πιθανής θέσης εισαγωγής ενός κόμβου </w:t>
      </w:r>
      <w:r w:rsidR="001F5F92">
        <w:rPr>
          <w:rFonts w:eastAsiaTheme="minorEastAsia"/>
        </w:rPr>
        <w:t>i</w:t>
      </w:r>
      <w:r w:rsidR="001F5F92" w:rsidRPr="001F5F92">
        <w:rPr>
          <w:rFonts w:eastAsiaTheme="minorEastAsia"/>
          <w:lang w:val="el-GR"/>
        </w:rPr>
        <w:t xml:space="preserve"> </w:t>
      </w:r>
      <w:r w:rsidR="001F5F92">
        <w:rPr>
          <w:rFonts w:eastAsiaTheme="minorEastAsia"/>
          <w:lang w:val="el-GR"/>
        </w:rPr>
        <w:t xml:space="preserve">σε μία διαδρομή, υπολογίζεται το μέσο </w:t>
      </w:r>
      <w:r w:rsidR="001F5F92">
        <w:rPr>
          <w:rFonts w:eastAsiaTheme="minorEastAsia"/>
        </w:rPr>
        <w:t>slack</w:t>
      </w:r>
      <w:r w:rsidR="001F5F92" w:rsidRPr="001F5F92">
        <w:rPr>
          <w:rFonts w:eastAsiaTheme="minorEastAsia"/>
          <w:lang w:val="el-GR"/>
        </w:rPr>
        <w:t xml:space="preserve"> </w:t>
      </w:r>
      <w:r w:rsidR="001F5F92">
        <w:rPr>
          <w:rFonts w:eastAsiaTheme="minorEastAsia"/>
          <w:lang w:val="el-GR"/>
        </w:rPr>
        <w:t xml:space="preserve">των κόμβων στη διαδρομή </w:t>
      </w:r>
      <w:r w:rsidR="001F5F92" w:rsidRPr="001F5F92">
        <w:rPr>
          <w:rFonts w:eastAsiaTheme="minorEastAsia"/>
          <w:lang w:val="el-GR"/>
        </w:rPr>
        <w:t>(</w:t>
      </w:r>
      <w:r w:rsidR="001F5F92">
        <w:rPr>
          <w:rFonts w:eastAsiaTheme="minorEastAsia"/>
        </w:rPr>
        <w:t>avgSlack</w:t>
      </w:r>
      <w:r w:rsidR="001F5F92" w:rsidRPr="001F5F92">
        <w:rPr>
          <w:rFonts w:eastAsiaTheme="minorEastAsia"/>
          <w:lang w:val="el-GR"/>
        </w:rPr>
        <w:t>).</w:t>
      </w:r>
      <w:r w:rsidR="008162AA" w:rsidRPr="008162AA">
        <w:rPr>
          <w:rFonts w:eastAsiaTheme="minorEastAsia"/>
          <w:lang w:val="el-GR"/>
        </w:rPr>
        <w:t xml:space="preserve"> </w:t>
      </w:r>
      <w:r w:rsidR="008162AA">
        <w:rPr>
          <w:rFonts w:eastAsiaTheme="minorEastAsia"/>
          <w:lang w:val="el-GR"/>
        </w:rPr>
        <w:t xml:space="preserve">Η θέση που επιτυγχάνει το μέγιστο </w:t>
      </w:r>
      <w:r w:rsidR="008162AA">
        <w:rPr>
          <w:rFonts w:eastAsiaTheme="minorEastAsia"/>
        </w:rPr>
        <w:t>avgSlack</w:t>
      </w:r>
      <w:r w:rsidR="008162AA">
        <w:rPr>
          <w:rFonts w:eastAsiaTheme="minorEastAsia"/>
          <w:lang w:val="el-GR"/>
        </w:rPr>
        <w:t xml:space="preserve"> είναι και αυτή που επιλέγεται. Ο κόμβος που θα εισαχθεί στο εκάστοτε βήμα είναι αυτός με τη μεγαλύτερη τιμή της μεταβλητής </w:t>
      </w:r>
      <m:oMath>
        <m:r>
          <w:rPr>
            <w:rFonts w:ascii="Cambria Math" w:eastAsiaTheme="minorEastAsia" w:hAnsi="Cambria Math"/>
            <w:lang w:val="el-GR"/>
          </w:rPr>
          <m:t>slackWeigh</m:t>
        </m:r>
        <m:sSub>
          <m:sSubPr>
            <m:ctrlPr>
              <w:rPr>
                <w:rFonts w:ascii="Cambria Math" w:eastAsiaTheme="minorEastAsia" w:hAnsi="Cambria Math"/>
                <w:i/>
                <w:lang w:val="el-GR"/>
              </w:rPr>
            </m:ctrlPr>
          </m:sSubPr>
          <m:e>
            <m:r>
              <w:rPr>
                <w:rFonts w:ascii="Cambria Math" w:eastAsiaTheme="minorEastAsia" w:hAnsi="Cambria Math"/>
                <w:lang w:val="el-GR"/>
              </w:rPr>
              <m:t>t</m:t>
            </m:r>
          </m:e>
          <m:sub>
            <m:r>
              <w:rPr>
                <w:rFonts w:ascii="Cambria Math" w:eastAsiaTheme="minorEastAsia" w:hAnsi="Cambria Math"/>
                <w:lang w:val="el-GR"/>
              </w:rPr>
              <m:t>i</m:t>
            </m:r>
          </m:sub>
        </m:sSub>
        <m:r>
          <w:rPr>
            <w:rFonts w:ascii="Cambria Math" w:eastAsiaTheme="minorEastAsia" w:hAnsi="Cambria Math"/>
            <w:lang w:val="el-GR"/>
          </w:rPr>
          <m:t>=</m:t>
        </m:r>
        <m:sSubSup>
          <m:sSubSupPr>
            <m:ctrlPr>
              <w:rPr>
                <w:rFonts w:ascii="Cambria Math" w:eastAsiaTheme="minorEastAsia" w:hAnsi="Cambria Math"/>
                <w:i/>
                <w:lang w:val="el-GR"/>
              </w:rPr>
            </m:ctrlPr>
          </m:sSubSupPr>
          <m:e>
            <m:r>
              <w:rPr>
                <w:rFonts w:ascii="Cambria Math" w:eastAsiaTheme="minorEastAsia" w:hAnsi="Cambria Math"/>
                <w:lang w:val="el-GR"/>
              </w:rPr>
              <m:t>p</m:t>
            </m:r>
          </m:e>
          <m:sub>
            <m:r>
              <w:rPr>
                <w:rFonts w:ascii="Cambria Math" w:eastAsiaTheme="minorEastAsia" w:hAnsi="Cambria Math"/>
                <w:lang w:val="el-GR"/>
              </w:rPr>
              <m:t>i</m:t>
            </m:r>
          </m:sub>
          <m:sup>
            <m:r>
              <w:rPr>
                <w:rFonts w:ascii="Cambria Math" w:eastAsiaTheme="minorEastAsia" w:hAnsi="Cambria Math"/>
                <w:lang w:val="el-GR"/>
              </w:rPr>
              <m:t>2</m:t>
            </m:r>
          </m:sup>
        </m:sSubSup>
        <m:r>
          <w:rPr>
            <w:rFonts w:ascii="Cambria Math" w:eastAsiaTheme="minorEastAsia" w:hAnsi="Cambria Math"/>
            <w:lang w:val="el-GR"/>
          </w:rPr>
          <m:t>∙avgSlac</m:t>
        </m:r>
        <m:sSub>
          <m:sSubPr>
            <m:ctrlPr>
              <w:rPr>
                <w:rFonts w:ascii="Cambria Math" w:eastAsiaTheme="minorEastAsia" w:hAnsi="Cambria Math"/>
                <w:i/>
                <w:lang w:val="el-GR"/>
              </w:rPr>
            </m:ctrlPr>
          </m:sSubPr>
          <m:e>
            <m:r>
              <w:rPr>
                <w:rFonts w:ascii="Cambria Math" w:eastAsiaTheme="minorEastAsia" w:hAnsi="Cambria Math"/>
                <w:lang w:val="el-GR"/>
              </w:rPr>
              <m:t>k</m:t>
            </m:r>
          </m:e>
          <m:sub>
            <m:r>
              <w:rPr>
                <w:rFonts w:ascii="Cambria Math" w:eastAsiaTheme="minorEastAsia" w:hAnsi="Cambria Math"/>
                <w:lang w:val="el-GR"/>
              </w:rPr>
              <m:t>i</m:t>
            </m:r>
          </m:sub>
        </m:sSub>
      </m:oMath>
      <w:r w:rsidR="004A7112" w:rsidRPr="004A7112">
        <w:rPr>
          <w:rFonts w:eastAsiaTheme="minorEastAsia"/>
          <w:lang w:val="el-GR"/>
        </w:rPr>
        <w:t>.</w:t>
      </w:r>
    </w:p>
    <w:p w14:paraId="44480284" w14:textId="0228ADA1" w:rsidR="00AA34C8" w:rsidRPr="00C65472" w:rsidRDefault="00AA34C8" w:rsidP="00597B1B">
      <w:pPr>
        <w:pStyle w:val="ListParagraph"/>
        <w:numPr>
          <w:ilvl w:val="0"/>
          <w:numId w:val="26"/>
        </w:numPr>
        <w:rPr>
          <w:lang w:val="el-GR"/>
        </w:rPr>
      </w:pPr>
      <w:r>
        <w:rPr>
          <w:rFonts w:eastAsiaTheme="minorEastAsia"/>
        </w:rPr>
        <w:t>Average</w:t>
      </w:r>
      <w:r w:rsidRPr="00AA34C8">
        <w:rPr>
          <w:rFonts w:eastAsiaTheme="minorEastAsia"/>
          <w:lang w:val="el-GR"/>
        </w:rPr>
        <w:t xml:space="preserve"> </w:t>
      </w:r>
      <w:r>
        <w:rPr>
          <w:rFonts w:eastAsiaTheme="minorEastAsia"/>
        </w:rPr>
        <w:t>Travel</w:t>
      </w:r>
      <w:r w:rsidRPr="00AA34C8">
        <w:rPr>
          <w:rFonts w:eastAsiaTheme="minorEastAsia"/>
          <w:lang w:val="el-GR"/>
        </w:rPr>
        <w:t xml:space="preserve"> </w:t>
      </w:r>
      <w:r>
        <w:rPr>
          <w:rFonts w:eastAsiaTheme="minorEastAsia"/>
        </w:rPr>
        <w:t>Times</w:t>
      </w:r>
      <w:r w:rsidRPr="00AA34C8">
        <w:rPr>
          <w:rFonts w:eastAsiaTheme="minorEastAsia"/>
          <w:lang w:val="el-GR"/>
        </w:rPr>
        <w:t xml:space="preserve"> (</w:t>
      </w:r>
      <w:r>
        <w:rPr>
          <w:rFonts w:eastAsiaTheme="minorEastAsia"/>
        </w:rPr>
        <w:t>AvgCSCRoutes</w:t>
      </w:r>
      <w:r w:rsidRPr="00AA34C8">
        <w:rPr>
          <w:rFonts w:eastAsiaTheme="minorEastAsia"/>
          <w:lang w:val="el-GR"/>
        </w:rPr>
        <w:t>):</w:t>
      </w:r>
      <w:r w:rsidRPr="00AA34C8">
        <w:rPr>
          <w:rFonts w:eastAsiaTheme="minorEastAsia"/>
          <w:lang w:val="el-GR"/>
        </w:rPr>
        <w:br/>
      </w:r>
      <w:r>
        <w:rPr>
          <w:rFonts w:eastAsiaTheme="minorEastAsia"/>
          <w:lang w:val="el-GR"/>
        </w:rPr>
        <w:t>Ο</w:t>
      </w:r>
      <w:r w:rsidRPr="00AA34C8">
        <w:rPr>
          <w:rFonts w:eastAsiaTheme="minorEastAsia"/>
          <w:lang w:val="el-GR"/>
        </w:rPr>
        <w:t xml:space="preserve"> </w:t>
      </w:r>
      <w:r>
        <w:rPr>
          <w:rFonts w:eastAsiaTheme="minorEastAsia"/>
        </w:rPr>
        <w:t>AvgCSCRoutes</w:t>
      </w:r>
      <w:r w:rsidRPr="00AA34C8">
        <w:rPr>
          <w:rFonts w:eastAsiaTheme="minorEastAsia"/>
          <w:lang w:val="el-GR"/>
        </w:rPr>
        <w:t xml:space="preserve"> </w:t>
      </w:r>
      <w:r>
        <w:rPr>
          <w:rFonts w:eastAsiaTheme="minorEastAsia"/>
          <w:lang w:val="el-GR"/>
        </w:rPr>
        <w:t>βασίζεται</w:t>
      </w:r>
      <w:r w:rsidRPr="00AA34C8">
        <w:rPr>
          <w:rFonts w:eastAsiaTheme="minorEastAsia"/>
          <w:lang w:val="el-GR"/>
        </w:rPr>
        <w:t xml:space="preserve"> </w:t>
      </w:r>
      <w:r>
        <w:rPr>
          <w:rFonts w:eastAsiaTheme="minorEastAsia"/>
          <w:lang w:val="el-GR"/>
        </w:rPr>
        <w:t>στη</w:t>
      </w:r>
      <w:r w:rsidRPr="00AA34C8">
        <w:rPr>
          <w:rFonts w:eastAsiaTheme="minorEastAsia"/>
          <w:lang w:val="el-GR"/>
        </w:rPr>
        <w:t xml:space="preserve"> </w:t>
      </w:r>
      <w:r>
        <w:rPr>
          <w:rFonts w:eastAsiaTheme="minorEastAsia"/>
          <w:lang w:val="el-GR"/>
        </w:rPr>
        <w:t>προσέγγιση</w:t>
      </w:r>
      <w:r w:rsidRPr="00AA34C8">
        <w:rPr>
          <w:rFonts w:eastAsiaTheme="minorEastAsia"/>
          <w:lang w:val="el-GR"/>
        </w:rPr>
        <w:t xml:space="preserve"> </w:t>
      </w:r>
      <w:r>
        <w:rPr>
          <w:rFonts w:eastAsiaTheme="minorEastAsia"/>
          <w:lang w:val="el-GR"/>
        </w:rPr>
        <w:t>των</w:t>
      </w:r>
      <w:r w:rsidRPr="00AA34C8">
        <w:rPr>
          <w:rFonts w:eastAsiaTheme="minorEastAsia"/>
          <w:lang w:val="el-GR"/>
        </w:rPr>
        <w:t xml:space="preserve"> </w:t>
      </w:r>
      <w:r>
        <w:rPr>
          <w:rFonts w:eastAsiaTheme="minorEastAsia"/>
        </w:rPr>
        <w:t>Garcia</w:t>
      </w:r>
      <w:r w:rsidRPr="00AA34C8">
        <w:rPr>
          <w:rFonts w:eastAsiaTheme="minorEastAsia"/>
          <w:lang w:val="el-GR"/>
        </w:rPr>
        <w:t xml:space="preserve"> </w:t>
      </w:r>
      <w:r>
        <w:rPr>
          <w:rFonts w:eastAsiaTheme="minorEastAsia"/>
        </w:rPr>
        <w:t>et</w:t>
      </w:r>
      <w:r w:rsidRPr="00AA34C8">
        <w:rPr>
          <w:rFonts w:eastAsiaTheme="minorEastAsia"/>
          <w:lang w:val="el-GR"/>
        </w:rPr>
        <w:t xml:space="preserve"> </w:t>
      </w:r>
      <w:r>
        <w:rPr>
          <w:rFonts w:eastAsiaTheme="minorEastAsia"/>
        </w:rPr>
        <w:t>al</w:t>
      </w:r>
      <w:r w:rsidRPr="00AA34C8">
        <w:rPr>
          <w:rFonts w:eastAsiaTheme="minorEastAsia"/>
          <w:lang w:val="el-GR"/>
        </w:rPr>
        <w:t>. (2013)</w:t>
      </w:r>
      <w:r>
        <w:rPr>
          <w:rFonts w:eastAsiaTheme="minorEastAsia"/>
          <w:lang w:val="el-GR"/>
        </w:rPr>
        <w:t xml:space="preserve">, καθώς ανάγει το </w:t>
      </w:r>
      <w:r>
        <w:rPr>
          <w:rFonts w:eastAsiaTheme="minorEastAsia"/>
        </w:rPr>
        <w:t>TDTOPTW</w:t>
      </w:r>
      <w:r w:rsidRPr="00AA34C8">
        <w:rPr>
          <w:rFonts w:eastAsiaTheme="minorEastAsia"/>
          <w:lang w:val="el-GR"/>
        </w:rPr>
        <w:t xml:space="preserve"> </w:t>
      </w:r>
      <w:r>
        <w:rPr>
          <w:rFonts w:eastAsiaTheme="minorEastAsia"/>
          <w:lang w:val="el-GR"/>
        </w:rPr>
        <w:t xml:space="preserve">σε </w:t>
      </w:r>
      <w:r>
        <w:rPr>
          <w:rFonts w:eastAsiaTheme="minorEastAsia"/>
        </w:rPr>
        <w:t>TOPTW</w:t>
      </w:r>
      <w:r w:rsidRPr="00AA34C8">
        <w:rPr>
          <w:rFonts w:eastAsiaTheme="minorEastAsia"/>
          <w:lang w:val="el-GR"/>
        </w:rPr>
        <w:t xml:space="preserve"> </w:t>
      </w:r>
      <w:r>
        <w:rPr>
          <w:rFonts w:eastAsiaTheme="minorEastAsia"/>
          <w:lang w:val="el-GR"/>
        </w:rPr>
        <w:t xml:space="preserve">προσπαθώντας να επιλύσει το δεύτερο και να εφαρμόσει τη λύση στο πρώτο. Πιο αναλυτικά, υπολογίζεται αρχικά το μέσο κόστος διάτρεξης της κάθε ακμής. Έπειτα εφαρμόζεται ο </w:t>
      </w:r>
      <w:r>
        <w:rPr>
          <w:rFonts w:eastAsiaTheme="minorEastAsia"/>
        </w:rPr>
        <w:t>CSCRoutes</w:t>
      </w:r>
      <w:r>
        <w:rPr>
          <w:rFonts w:eastAsiaTheme="minorEastAsia"/>
          <w:lang w:val="el-GR"/>
        </w:rPr>
        <w:t xml:space="preserve"> για το στιγμιότυπο του προβλήματος με τα μέσα κόστη που υπολογίστηκαν προηγουμένως. Στη συνέχεια, επαναφέρει τα κόστη ακμών στις αρχικές τους τιμές, καθιστώντας έτσι </w:t>
      </w:r>
      <w:r w:rsidR="004615F6">
        <w:rPr>
          <w:rFonts w:eastAsiaTheme="minorEastAsia"/>
          <w:lang w:val="el-GR"/>
        </w:rPr>
        <w:t xml:space="preserve">αρκετές τροχιές από την παραγόμενη λύση του προηγούμενου βήματος ανέφικτες, είτε επειδή κάποια διαδρομή έχει πλέον ένα χρονικό κόστος μεγαλύτερο από το επιτρεπτό, είτε γιατί η επίσκεψη σε κάποιο κόμβο πραγματοποιείται εκτός του χρονικού παραθύρου του. Στη περίπτωση, λοιπόν, που όντως προκύψει μια μη έγκυρη διαδρομή, ο πρώτος χρονικά κόμβος που έχει χρόνο άφιξης μεγαλύτερο από τον αντίστοιχο χρόνο άφιξης που είχε μετά τον </w:t>
      </w:r>
      <w:r w:rsidR="004615F6">
        <w:rPr>
          <w:rFonts w:eastAsiaTheme="minorEastAsia"/>
        </w:rPr>
        <w:t>CSCRoutes</w:t>
      </w:r>
      <w:r w:rsidR="004615F6">
        <w:rPr>
          <w:rFonts w:eastAsiaTheme="minorEastAsia"/>
          <w:lang w:val="el-GR"/>
        </w:rPr>
        <w:t>, αφαιρείται από τη διαδρομή του.</w:t>
      </w:r>
      <w:r w:rsidR="00C65472">
        <w:rPr>
          <w:rFonts w:eastAsiaTheme="minorEastAsia"/>
          <w:lang w:val="el-GR"/>
        </w:rPr>
        <w:t xml:space="preserve"> Εάν ο κόμβος αυτός είναι τερματικός, τότε αφαιρείται ο προηγούμενός του. Στο τέλος οι κόμβοι που βρίσκονται εκτός τροχιών ταξινομούνται σε φθίνουσα σειρά με βάση το κέρδος τους και εισάγονται σειριακά στις αντίστοιχες βέλτιστες θέσεις τους, εάν φυσικά διατηρούν τις διαδρομές έγκυρες.</w:t>
      </w:r>
    </w:p>
    <w:p w14:paraId="6D99BD5F" w14:textId="3F59021C" w:rsidR="00C65472" w:rsidRDefault="004B3D0F" w:rsidP="000E5B7C">
      <w:pPr>
        <w:pStyle w:val="Heading2"/>
        <w:numPr>
          <w:ilvl w:val="1"/>
          <w:numId w:val="4"/>
        </w:numPr>
        <w:rPr>
          <w:lang w:val="el-GR"/>
        </w:rPr>
      </w:pPr>
      <w:bookmarkStart w:id="1895" w:name="_Toc124915375"/>
      <w:r>
        <w:rPr>
          <w:lang w:val="el-GR"/>
        </w:rPr>
        <w:t>Το πρόβλημα Δρομολόγησης Οχημάτων</w:t>
      </w:r>
      <w:bookmarkEnd w:id="1895"/>
    </w:p>
    <w:p w14:paraId="45FF2342" w14:textId="263F4329" w:rsidR="004A7744" w:rsidRDefault="00B5455F" w:rsidP="004A7744">
      <w:pPr>
        <w:rPr>
          <w:lang w:val="el-GR"/>
        </w:rPr>
      </w:pPr>
      <w:r w:rsidRPr="004A6E11">
        <w:rPr>
          <w:lang w:val="el-GR"/>
        </w:rPr>
        <w:t xml:space="preserve">Η πρώτη </w:t>
      </w:r>
      <w:r w:rsidR="009070D1" w:rsidRPr="004A6E11">
        <w:rPr>
          <w:lang w:val="el-GR"/>
        </w:rPr>
        <w:t>αναφορά</w:t>
      </w:r>
      <w:r w:rsidRPr="004A6E11">
        <w:rPr>
          <w:lang w:val="el-GR"/>
        </w:rPr>
        <w:t xml:space="preserve"> στο Πρόβλημα Δρομολόγησης Οχημάτων (</w:t>
      </w:r>
      <w:r>
        <w:t>VRP</w:t>
      </w:r>
      <w:r w:rsidRPr="004A6E11">
        <w:rPr>
          <w:lang w:val="el-GR"/>
        </w:rPr>
        <w:t xml:space="preserve">) έγινε από τους </w:t>
      </w:r>
      <w:r>
        <w:t>George</w:t>
      </w:r>
      <w:r w:rsidRPr="004A6E11">
        <w:rPr>
          <w:lang w:val="el-GR"/>
        </w:rPr>
        <w:t xml:space="preserve"> </w:t>
      </w:r>
      <w:r>
        <w:t>Dantzig</w:t>
      </w:r>
      <w:r w:rsidRPr="004A6E11">
        <w:rPr>
          <w:lang w:val="el-GR"/>
        </w:rPr>
        <w:t xml:space="preserve"> &amp; </w:t>
      </w:r>
      <w:r>
        <w:t>John</w:t>
      </w:r>
      <w:r w:rsidRPr="004A6E11">
        <w:rPr>
          <w:lang w:val="el-GR"/>
        </w:rPr>
        <w:t xml:space="preserve"> </w:t>
      </w:r>
      <w:r>
        <w:t>Ramser</w:t>
      </w:r>
      <w:r w:rsidRPr="004A6E11">
        <w:rPr>
          <w:lang w:val="el-GR"/>
        </w:rPr>
        <w:t xml:space="preserve"> το 1959. Αποτελεί ένα πρόβλημα συνδυαστικής βελτιστοποίησης και ακέραιου προγραμματισμού που στόχο έχει την </w:t>
      </w:r>
      <w:r w:rsidR="0049417D" w:rsidRPr="004A6E11">
        <w:rPr>
          <w:lang w:val="el-GR"/>
        </w:rPr>
        <w:t>εύρεση</w:t>
      </w:r>
      <w:r w:rsidRPr="004A6E11">
        <w:rPr>
          <w:lang w:val="el-GR"/>
        </w:rPr>
        <w:t xml:space="preserve"> των βέλτιστων διαδρομών που πρέπει να διασχίσει ένας στόλος από οχήματα με σκοπό την εξυπηρέτηση των πελατών. Θεωρείται </w:t>
      </w:r>
      <w:r>
        <w:t>NP</w:t>
      </w:r>
      <w:r w:rsidRPr="004A6E11">
        <w:rPr>
          <w:lang w:val="el-GR"/>
        </w:rPr>
        <w:t>-</w:t>
      </w:r>
      <w:r>
        <w:t>hard</w:t>
      </w:r>
      <w:r w:rsidRPr="004A6E11">
        <w:rPr>
          <w:lang w:val="el-GR"/>
        </w:rPr>
        <w:t xml:space="preserve"> πρόβλημα οπότε γίνεται εμφανής η ανάγκη </w:t>
      </w:r>
      <w:r w:rsidR="0049417D" w:rsidRPr="004A6E11">
        <w:rPr>
          <w:lang w:val="el-GR"/>
        </w:rPr>
        <w:t>υλοποίησης</w:t>
      </w:r>
      <w:r w:rsidRPr="004A6E11">
        <w:rPr>
          <w:lang w:val="el-GR"/>
        </w:rPr>
        <w:t xml:space="preserve"> ευρετικών αλγορίθμων για την έγκαιρη επίλυση του.</w:t>
      </w:r>
    </w:p>
    <w:p w14:paraId="3095D995" w14:textId="2F07799C" w:rsidR="004A6E11" w:rsidRPr="0049417D" w:rsidRDefault="004A6E11" w:rsidP="004A7744">
      <w:pPr>
        <w:rPr>
          <w:lang w:val="el-GR"/>
        </w:rPr>
      </w:pPr>
      <w:r w:rsidRPr="00C775F0">
        <w:rPr>
          <w:lang w:val="el-GR"/>
        </w:rPr>
        <w:t xml:space="preserve">Το </w:t>
      </w:r>
      <w:r>
        <w:t>VRP</w:t>
      </w:r>
      <w:r w:rsidRPr="00C775F0">
        <w:rPr>
          <w:lang w:val="el-GR"/>
        </w:rPr>
        <w:t xml:space="preserve"> ορίζεται πάνω σε ένα μη κατευθυνόμενο γράφημα </w:t>
      </w:r>
      <w:r>
        <w:t>G</w:t>
      </w:r>
      <w:r w:rsidRPr="00C775F0">
        <w:rPr>
          <w:lang w:val="el-GR"/>
        </w:rPr>
        <w:t xml:space="preserve"> = (</w:t>
      </w:r>
      <w:r>
        <w:t>V</w:t>
      </w:r>
      <w:r w:rsidRPr="00C775F0">
        <w:rPr>
          <w:lang w:val="el-GR"/>
        </w:rPr>
        <w:t xml:space="preserve">, </w:t>
      </w:r>
      <w:r>
        <w:t>E</w:t>
      </w:r>
      <w:r w:rsidRPr="00C775F0">
        <w:rPr>
          <w:lang w:val="el-GR"/>
        </w:rPr>
        <w:t xml:space="preserve">) με ένα σύνολο κόμβων </w:t>
      </w:r>
      <w:r>
        <w:t>V</w:t>
      </w:r>
      <w:r w:rsidRPr="00C775F0">
        <w:rPr>
          <w:lang w:val="el-GR"/>
        </w:rPr>
        <w:t xml:space="preserve"> = 0, 1, · · · , </w:t>
      </w:r>
      <w:r>
        <w:t>n</w:t>
      </w:r>
      <w:r w:rsidRPr="00C775F0">
        <w:rPr>
          <w:lang w:val="el-GR"/>
        </w:rPr>
        <w:t xml:space="preserve"> και ένα σύνολο ακμών </w:t>
      </w:r>
      <w:r>
        <w:t>E</w:t>
      </w:r>
      <w:r w:rsidRPr="00C775F0">
        <w:rPr>
          <w:lang w:val="el-GR"/>
        </w:rPr>
        <w:t xml:space="preserve">. Ο κόμβος 0 είναι ο σταθμός με </w:t>
      </w:r>
      <w:r>
        <w:t>m</w:t>
      </w:r>
      <w:r w:rsidRPr="00C775F0">
        <w:rPr>
          <w:lang w:val="el-GR"/>
        </w:rPr>
        <w:t xml:space="preserve"> πανομοιότυπα οχήματα χωρητικότητας </w:t>
      </w:r>
      <w:r>
        <w:t>W</w:t>
      </w:r>
      <w:r w:rsidRPr="00C775F0">
        <w:rPr>
          <w:lang w:val="el-GR"/>
        </w:rPr>
        <w:t xml:space="preserve">. Κάθε άλλος κόμβος </w:t>
      </w:r>
      <w:r>
        <w:t>i</w:t>
      </w:r>
      <w:r w:rsidRPr="00C775F0">
        <w:rPr>
          <w:lang w:val="el-GR"/>
        </w:rPr>
        <w:t xml:space="preserve"> &gt; 0 αντιπροσωπεύει έναν πελάτη με μία μη αρνητική </w:t>
      </w:r>
      <w:r w:rsidRPr="00C775F0">
        <w:rPr>
          <w:lang w:val="el-GR"/>
        </w:rPr>
        <w:lastRenderedPageBreak/>
        <w:t>ζήτηση</w:t>
      </w:r>
      <w:r w:rsidR="005C55EB" w:rsidRPr="005C55EB">
        <w:rPr>
          <w:lang w:val="el-GR"/>
        </w:rPr>
        <w:t xml:space="preserve"> </w:t>
      </w:r>
      <m:oMath>
        <m:sSub>
          <m:sSubPr>
            <m:ctrlPr>
              <w:rPr>
                <w:rFonts w:ascii="Cambria Math" w:hAnsi="Cambria Math"/>
                <w:i/>
                <w:lang w:val="el-GR"/>
              </w:rPr>
            </m:ctrlPr>
          </m:sSubPr>
          <m:e>
            <m:r>
              <w:rPr>
                <w:rFonts w:ascii="Cambria Math" w:hAnsi="Cambria Math"/>
                <w:lang w:val="el-GR"/>
              </w:rPr>
              <m:t>q</m:t>
            </m:r>
          </m:e>
          <m:sub>
            <m:r>
              <w:rPr>
                <w:rFonts w:ascii="Cambria Math" w:hAnsi="Cambria Math"/>
                <w:lang w:val="el-GR"/>
              </w:rPr>
              <m:t>i</m:t>
            </m:r>
          </m:sub>
        </m:sSub>
      </m:oMath>
      <w:r w:rsidRPr="00C775F0">
        <w:rPr>
          <w:lang w:val="el-GR"/>
        </w:rPr>
        <w:t xml:space="preserve"> και σε κάθε ακμή (</w:t>
      </w:r>
      <w:r>
        <w:t>i</w:t>
      </w:r>
      <w:r w:rsidRPr="00C775F0">
        <w:rPr>
          <w:lang w:val="el-GR"/>
        </w:rPr>
        <w:t xml:space="preserve">, </w:t>
      </w:r>
      <w:r>
        <w:t>j</w:t>
      </w:r>
      <w:r w:rsidRPr="00C775F0">
        <w:rPr>
          <w:lang w:val="el-GR"/>
        </w:rPr>
        <w:t>) αντιστοιχεί μία μη αρνητική τιμή κόστος ταξιδιού</w:t>
      </w:r>
      <m:oMath>
        <m:r>
          <w:rPr>
            <w:rFonts w:ascii="Cambria Math" w:hAnsi="Cambria Math"/>
            <w:lang w:val="el-GR"/>
          </w:rPr>
          <m:t xml:space="preserve"> </m:t>
        </m:r>
        <m:sSub>
          <m:sSubPr>
            <m:ctrlPr>
              <w:rPr>
                <w:rFonts w:ascii="Cambria Math" w:hAnsi="Cambria Math"/>
                <w:i/>
                <w:lang w:val="el-GR"/>
              </w:rPr>
            </m:ctrlPr>
          </m:sSubPr>
          <m:e>
            <m:r>
              <w:rPr>
                <w:rFonts w:ascii="Cambria Math" w:hAnsi="Cambria Math"/>
                <w:lang w:val="el-GR"/>
              </w:rPr>
              <m:t>c</m:t>
            </m:r>
          </m:e>
          <m:sub>
            <m:r>
              <w:rPr>
                <w:rFonts w:ascii="Cambria Math" w:hAnsi="Cambria Math"/>
                <w:lang w:val="el-GR"/>
              </w:rPr>
              <m:t>ij</m:t>
            </m:r>
          </m:sub>
        </m:sSub>
        <m:r>
          <w:rPr>
            <w:rFonts w:ascii="Cambria Math" w:hAnsi="Cambria Math"/>
            <w:lang w:val="el-GR"/>
          </w:rPr>
          <m:t>=</m:t>
        </m:r>
        <m:sSub>
          <m:sSubPr>
            <m:ctrlPr>
              <w:rPr>
                <w:rFonts w:ascii="Cambria Math" w:hAnsi="Cambria Math"/>
                <w:i/>
                <w:lang w:val="el-GR"/>
              </w:rPr>
            </m:ctrlPr>
          </m:sSubPr>
          <m:e>
            <m:r>
              <w:rPr>
                <w:rFonts w:ascii="Cambria Math" w:hAnsi="Cambria Math"/>
                <w:lang w:val="el-GR"/>
              </w:rPr>
              <m:t>c</m:t>
            </m:r>
          </m:e>
          <m:sub>
            <m:r>
              <w:rPr>
                <w:rFonts w:ascii="Cambria Math" w:hAnsi="Cambria Math"/>
                <w:lang w:val="el-GR"/>
              </w:rPr>
              <m:t>ji</m:t>
            </m:r>
          </m:sub>
        </m:sSub>
      </m:oMath>
      <w:r w:rsidRPr="00C775F0">
        <w:rPr>
          <w:lang w:val="el-GR"/>
        </w:rPr>
        <w:t xml:space="preserve">. </w:t>
      </w:r>
      <w:r w:rsidRPr="0049417D">
        <w:rPr>
          <w:lang w:val="el-GR"/>
        </w:rPr>
        <w:t xml:space="preserve">Οι στόχοι κατά την επίλυση του </w:t>
      </w:r>
      <w:r>
        <w:t>VRP</w:t>
      </w:r>
      <w:r w:rsidRPr="0049417D">
        <w:rPr>
          <w:lang w:val="el-GR"/>
        </w:rPr>
        <w:t xml:space="preserve"> είναι:</w:t>
      </w:r>
    </w:p>
    <w:p w14:paraId="0097B186" w14:textId="6F55C347" w:rsidR="00C775F0" w:rsidRDefault="00C775F0" w:rsidP="00C775F0">
      <w:pPr>
        <w:pStyle w:val="ListParagraph"/>
        <w:numPr>
          <w:ilvl w:val="0"/>
          <w:numId w:val="27"/>
        </w:numPr>
        <w:rPr>
          <w:lang w:val="el-GR"/>
        </w:rPr>
      </w:pPr>
      <w:r w:rsidRPr="00C775F0">
        <w:rPr>
          <w:lang w:val="el-GR"/>
        </w:rPr>
        <w:t>η μείωση του συνολικού κόστους μεταφοράς</w:t>
      </w:r>
    </w:p>
    <w:p w14:paraId="27D153A3" w14:textId="7B72E423" w:rsidR="00C305A0" w:rsidRDefault="00A9640B" w:rsidP="00C775F0">
      <w:pPr>
        <w:pStyle w:val="ListParagraph"/>
        <w:numPr>
          <w:ilvl w:val="0"/>
          <w:numId w:val="27"/>
        </w:numPr>
        <w:rPr>
          <w:lang w:val="el-GR"/>
        </w:rPr>
      </w:pPr>
      <w:r w:rsidRPr="00A9640B">
        <w:rPr>
          <w:lang w:val="el-GR"/>
        </w:rPr>
        <w:t xml:space="preserve">η </w:t>
      </w:r>
      <w:r w:rsidR="0049417D" w:rsidRPr="00A9640B">
        <w:rPr>
          <w:lang w:val="el-GR"/>
        </w:rPr>
        <w:t>μείωση</w:t>
      </w:r>
      <w:r w:rsidRPr="00A9640B">
        <w:rPr>
          <w:lang w:val="el-GR"/>
        </w:rPr>
        <w:t xml:space="preserve"> των οχημάτων που χρειάζονται για την εξυπηρέτηση όλων των πελατών</w:t>
      </w:r>
    </w:p>
    <w:p w14:paraId="73C7962C" w14:textId="7D3FEDBE" w:rsidR="00A9640B" w:rsidRDefault="00232374" w:rsidP="00C775F0">
      <w:pPr>
        <w:pStyle w:val="ListParagraph"/>
        <w:numPr>
          <w:ilvl w:val="0"/>
          <w:numId w:val="27"/>
        </w:numPr>
        <w:rPr>
          <w:lang w:val="el-GR"/>
        </w:rPr>
      </w:pPr>
      <w:r w:rsidRPr="00232374">
        <w:rPr>
          <w:lang w:val="el-GR"/>
        </w:rPr>
        <w:t>η ελάχιστη διακύμανση του χρόνου ταξιδιού και του φόρτου των οχημάτων</w:t>
      </w:r>
    </w:p>
    <w:p w14:paraId="18907BE6" w14:textId="723F2E7F" w:rsidR="00175401" w:rsidRDefault="00175401" w:rsidP="00C775F0">
      <w:pPr>
        <w:pStyle w:val="ListParagraph"/>
        <w:numPr>
          <w:ilvl w:val="0"/>
          <w:numId w:val="27"/>
        </w:numPr>
        <w:rPr>
          <w:lang w:val="el-GR"/>
        </w:rPr>
      </w:pPr>
      <w:r w:rsidRPr="00175401">
        <w:rPr>
          <w:lang w:val="el-GR"/>
        </w:rPr>
        <w:t>η μείωση των ποινών για εξυπηρετήσεις κακής ποιότητας</w:t>
      </w:r>
    </w:p>
    <w:p w14:paraId="7CE7AE9A" w14:textId="25AEE5C0" w:rsidR="00413A3D" w:rsidRPr="005A123A" w:rsidRDefault="00413A3D" w:rsidP="00413A3D">
      <w:pPr>
        <w:rPr>
          <w:lang w:val="el-GR"/>
        </w:rPr>
      </w:pPr>
      <w:r w:rsidRPr="000D3212">
        <w:rPr>
          <w:lang w:val="el-GR"/>
        </w:rPr>
        <w:t xml:space="preserve">Το </w:t>
      </w:r>
      <w:r>
        <w:t>VRP</w:t>
      </w:r>
      <w:r w:rsidRPr="000D3212">
        <w:rPr>
          <w:lang w:val="el-GR"/>
        </w:rPr>
        <w:t xml:space="preserve"> διαθέτει επίσης και αρκετές παραλλαγές-εξειδικεύσεις μερικές από τις οποίες είναι οι εξής:</w:t>
      </w:r>
    </w:p>
    <w:p w14:paraId="41B0AB93" w14:textId="18983C88" w:rsidR="000D3212" w:rsidRDefault="00184FDA" w:rsidP="000D3212">
      <w:pPr>
        <w:pStyle w:val="ListParagraph"/>
        <w:numPr>
          <w:ilvl w:val="0"/>
          <w:numId w:val="28"/>
        </w:numPr>
        <w:rPr>
          <w:lang w:val="el-GR"/>
        </w:rPr>
      </w:pPr>
      <w:r>
        <w:t>Vehicle</w:t>
      </w:r>
      <w:r w:rsidRPr="00184FDA">
        <w:rPr>
          <w:lang w:val="el-GR"/>
        </w:rPr>
        <w:t xml:space="preserve"> </w:t>
      </w:r>
      <w:r>
        <w:t>Routing</w:t>
      </w:r>
      <w:r w:rsidRPr="00184FDA">
        <w:rPr>
          <w:lang w:val="el-GR"/>
        </w:rPr>
        <w:t xml:space="preserve"> </w:t>
      </w:r>
      <w:r>
        <w:t>Problem</w:t>
      </w:r>
      <w:r w:rsidRPr="00184FDA">
        <w:rPr>
          <w:lang w:val="el-GR"/>
        </w:rPr>
        <w:t xml:space="preserve"> </w:t>
      </w:r>
      <w:r>
        <w:t>with</w:t>
      </w:r>
      <w:r w:rsidRPr="00184FDA">
        <w:rPr>
          <w:lang w:val="el-GR"/>
        </w:rPr>
        <w:t xml:space="preserve"> </w:t>
      </w:r>
      <w:r>
        <w:t>Pickup</w:t>
      </w:r>
      <w:r w:rsidRPr="00184FDA">
        <w:rPr>
          <w:lang w:val="el-GR"/>
        </w:rPr>
        <w:t xml:space="preserve"> </w:t>
      </w:r>
      <w:r>
        <w:t>and</w:t>
      </w:r>
      <w:r w:rsidRPr="00184FDA">
        <w:rPr>
          <w:lang w:val="el-GR"/>
        </w:rPr>
        <w:t xml:space="preserve"> </w:t>
      </w:r>
      <w:r>
        <w:t>Delivery</w:t>
      </w:r>
      <w:r w:rsidRPr="00184FDA">
        <w:rPr>
          <w:lang w:val="el-GR"/>
        </w:rPr>
        <w:t xml:space="preserve"> (</w:t>
      </w:r>
      <w:r>
        <w:t>VRPPD</w:t>
      </w:r>
      <w:r w:rsidRPr="00184FDA">
        <w:rPr>
          <w:lang w:val="el-GR"/>
        </w:rPr>
        <w:t xml:space="preserve">): Μια ποσότητα από αγαθά πρέπει να μετακινηθεί </w:t>
      </w:r>
      <w:commentRangeStart w:id="1896"/>
      <w:r w:rsidRPr="00184FDA">
        <w:rPr>
          <w:lang w:val="el-GR"/>
        </w:rPr>
        <w:t xml:space="preserve">από ένα σημείο παραλαβής σε ένα σημείο παράδοσης. </w:t>
      </w:r>
      <w:r w:rsidRPr="00905095">
        <w:rPr>
          <w:lang w:val="el-GR"/>
        </w:rPr>
        <w:t>Στόχος είναι εύρεση των κατάλληλων διαδρομών έτσι ώστε τα οχήματα να επισκέπτονται και τα 2 σημεία.</w:t>
      </w:r>
      <w:commentRangeEnd w:id="1896"/>
      <w:r w:rsidR="00FC40B8">
        <w:rPr>
          <w:rStyle w:val="CommentReference"/>
        </w:rPr>
        <w:commentReference w:id="1896"/>
      </w:r>
    </w:p>
    <w:p w14:paraId="3B9568F1" w14:textId="227A3AFF" w:rsidR="00905095" w:rsidRDefault="00905095" w:rsidP="000D3212">
      <w:pPr>
        <w:pStyle w:val="ListParagraph"/>
        <w:numPr>
          <w:ilvl w:val="0"/>
          <w:numId w:val="28"/>
        </w:numPr>
        <w:rPr>
          <w:lang w:val="el-GR"/>
        </w:rPr>
      </w:pPr>
      <w:r>
        <w:t>Vehicle</w:t>
      </w:r>
      <w:r w:rsidRPr="00905095">
        <w:rPr>
          <w:lang w:val="el-GR"/>
        </w:rPr>
        <w:t xml:space="preserve"> </w:t>
      </w:r>
      <w:r>
        <w:t>Routing</w:t>
      </w:r>
      <w:r w:rsidRPr="00905095">
        <w:rPr>
          <w:lang w:val="el-GR"/>
        </w:rPr>
        <w:t xml:space="preserve"> </w:t>
      </w:r>
      <w:r>
        <w:t>Problem</w:t>
      </w:r>
      <w:r w:rsidRPr="00905095">
        <w:rPr>
          <w:lang w:val="el-GR"/>
        </w:rPr>
        <w:t xml:space="preserve"> </w:t>
      </w:r>
      <w:r>
        <w:t>with</w:t>
      </w:r>
      <w:r w:rsidRPr="00905095">
        <w:rPr>
          <w:lang w:val="el-GR"/>
        </w:rPr>
        <w:t xml:space="preserve"> </w:t>
      </w:r>
      <w:r>
        <w:t>LIFO</w:t>
      </w:r>
      <w:r w:rsidRPr="00905095">
        <w:rPr>
          <w:lang w:val="el-GR"/>
        </w:rPr>
        <w:t xml:space="preserve">: Είναι </w:t>
      </w:r>
      <w:r w:rsidR="003929EA">
        <w:rPr>
          <w:lang w:val="el-GR"/>
        </w:rPr>
        <w:t>παρόμοιο</w:t>
      </w:r>
      <w:r w:rsidRPr="00905095">
        <w:rPr>
          <w:lang w:val="el-GR"/>
        </w:rPr>
        <w:t xml:space="preserve"> με το </w:t>
      </w:r>
      <w:r>
        <w:t>VRPPD</w:t>
      </w:r>
      <w:r w:rsidRPr="00905095">
        <w:rPr>
          <w:lang w:val="el-GR"/>
        </w:rPr>
        <w:t xml:space="preserve"> </w:t>
      </w:r>
      <w:r w:rsidR="004629C9" w:rsidRPr="00905095">
        <w:rPr>
          <w:lang w:val="el-GR"/>
        </w:rPr>
        <w:t>αλλά</w:t>
      </w:r>
      <w:r w:rsidRPr="00905095">
        <w:rPr>
          <w:lang w:val="el-GR"/>
        </w:rPr>
        <w:t xml:space="preserve"> με μια μικρή προσθήκη καθώς τα αγαθά που </w:t>
      </w:r>
      <w:r w:rsidR="00626BDB" w:rsidRPr="00905095">
        <w:rPr>
          <w:lang w:val="el-GR"/>
        </w:rPr>
        <w:t>ξεφορτώνονται</w:t>
      </w:r>
      <w:r w:rsidRPr="00905095">
        <w:rPr>
          <w:lang w:val="el-GR"/>
        </w:rPr>
        <w:t xml:space="preserve"> </w:t>
      </w:r>
      <w:ins w:id="1897" w:author=" " w:date="2023-01-27T18:27:00Z">
        <w:del w:id="1898" w:author="Στάθης Καπ" w:date="2023-02-02T04:49:00Z">
          <w:r w:rsidR="00FC40B8" w:rsidDel="00E6380C">
            <w:rPr>
              <w:lang w:val="el-GR"/>
            </w:rPr>
            <w:delText>καθε</w:delText>
          </w:r>
        </w:del>
      </w:ins>
      <w:ins w:id="1899" w:author="Στάθης Καπ" w:date="2023-02-02T04:49:00Z">
        <w:r w:rsidR="00E6380C">
          <w:rPr>
            <w:lang w:val="el-GR"/>
          </w:rPr>
          <w:t xml:space="preserve">κάθε </w:t>
        </w:r>
      </w:ins>
      <w:del w:id="1900" w:author=" " w:date="2023-01-27T18:27:00Z">
        <w:r w:rsidRPr="00905095" w:rsidDel="00FC40B8">
          <w:rPr>
            <w:lang w:val="el-GR"/>
          </w:rPr>
          <w:delText xml:space="preserve">την εκάστοτε </w:delText>
        </w:r>
      </w:del>
      <w:r w:rsidRPr="00905095">
        <w:rPr>
          <w:lang w:val="el-GR"/>
        </w:rPr>
        <w:t>φορά στο σημείο παράδοσης πρέπει να είναι αυτά που παραλήφθηκαν τελευταία κάτι που μειώνει το χρόνο παράδοσης.</w:t>
      </w:r>
    </w:p>
    <w:p w14:paraId="1851957C" w14:textId="3110EE25" w:rsidR="00336C71" w:rsidRDefault="00034004" w:rsidP="000D3212">
      <w:pPr>
        <w:pStyle w:val="ListParagraph"/>
        <w:numPr>
          <w:ilvl w:val="0"/>
          <w:numId w:val="28"/>
        </w:numPr>
        <w:rPr>
          <w:lang w:val="el-GR"/>
        </w:rPr>
      </w:pPr>
      <w:r>
        <w:t>Vehicle</w:t>
      </w:r>
      <w:r w:rsidRPr="00034004">
        <w:rPr>
          <w:lang w:val="el-GR"/>
        </w:rPr>
        <w:t xml:space="preserve"> </w:t>
      </w:r>
      <w:r>
        <w:t>Routing</w:t>
      </w:r>
      <w:r w:rsidRPr="00034004">
        <w:rPr>
          <w:lang w:val="el-GR"/>
        </w:rPr>
        <w:t xml:space="preserve"> </w:t>
      </w:r>
      <w:r>
        <w:t>Problem</w:t>
      </w:r>
      <w:r w:rsidRPr="00034004">
        <w:rPr>
          <w:lang w:val="el-GR"/>
        </w:rPr>
        <w:t xml:space="preserve"> </w:t>
      </w:r>
      <w:r>
        <w:t>with</w:t>
      </w:r>
      <w:r w:rsidRPr="00034004">
        <w:rPr>
          <w:lang w:val="el-GR"/>
        </w:rPr>
        <w:t xml:space="preserve"> </w:t>
      </w:r>
      <w:r>
        <w:t>Time</w:t>
      </w:r>
      <w:r w:rsidRPr="00034004">
        <w:rPr>
          <w:lang w:val="el-GR"/>
        </w:rPr>
        <w:t xml:space="preserve"> </w:t>
      </w:r>
      <w:r>
        <w:t>Windows</w:t>
      </w:r>
      <w:r w:rsidR="00C1664F">
        <w:rPr>
          <w:lang w:val="el-GR"/>
        </w:rPr>
        <w:t xml:space="preserve"> </w:t>
      </w:r>
      <w:r w:rsidRPr="00034004">
        <w:rPr>
          <w:lang w:val="el-GR"/>
        </w:rPr>
        <w:t>(</w:t>
      </w:r>
      <w:r>
        <w:t>VRPTW</w:t>
      </w:r>
      <w:r w:rsidRPr="00034004">
        <w:rPr>
          <w:lang w:val="el-GR"/>
        </w:rPr>
        <w:t>): Οι τοποθεσίες παράδοσης διαθέτουν ένα χρονικό παράθυρο μέσα στο οποίο πρέπει και να γίνει η παράδοση</w:t>
      </w:r>
      <w:r w:rsidR="00C1664F">
        <w:rPr>
          <w:lang w:val="el-GR"/>
        </w:rPr>
        <w:t>.</w:t>
      </w:r>
    </w:p>
    <w:p w14:paraId="2E98A579" w14:textId="7C5EE56C" w:rsidR="00C1664F" w:rsidRDefault="0001153D" w:rsidP="000D3212">
      <w:pPr>
        <w:pStyle w:val="ListParagraph"/>
        <w:numPr>
          <w:ilvl w:val="0"/>
          <w:numId w:val="28"/>
        </w:numPr>
        <w:rPr>
          <w:lang w:val="el-GR"/>
        </w:rPr>
      </w:pPr>
      <w:r>
        <w:t>Capacitated</w:t>
      </w:r>
      <w:r w:rsidRPr="0001153D">
        <w:rPr>
          <w:lang w:val="el-GR"/>
        </w:rPr>
        <w:t xml:space="preserve"> </w:t>
      </w:r>
      <w:r>
        <w:t>Vehicle</w:t>
      </w:r>
      <w:r w:rsidRPr="0001153D">
        <w:rPr>
          <w:lang w:val="el-GR"/>
        </w:rPr>
        <w:t xml:space="preserve"> </w:t>
      </w:r>
      <w:r>
        <w:t>Routing</w:t>
      </w:r>
      <w:r w:rsidRPr="0001153D">
        <w:rPr>
          <w:lang w:val="el-GR"/>
        </w:rPr>
        <w:t xml:space="preserve"> </w:t>
      </w:r>
      <w:r>
        <w:t>Problem</w:t>
      </w:r>
      <w:r w:rsidR="009318C7">
        <w:rPr>
          <w:lang w:val="el-GR"/>
        </w:rPr>
        <w:t xml:space="preserve"> </w:t>
      </w:r>
      <w:r w:rsidRPr="0001153D">
        <w:rPr>
          <w:lang w:val="el-GR"/>
        </w:rPr>
        <w:t>(</w:t>
      </w:r>
      <w:r>
        <w:t>CVRP</w:t>
      </w:r>
      <w:r w:rsidRPr="0001153D">
        <w:rPr>
          <w:lang w:val="el-GR"/>
        </w:rPr>
        <w:t xml:space="preserve"> ή </w:t>
      </w:r>
      <w:r>
        <w:t>CVRPTW</w:t>
      </w:r>
      <w:r w:rsidRPr="0001153D">
        <w:rPr>
          <w:lang w:val="el-GR"/>
        </w:rPr>
        <w:t>):</w:t>
      </w:r>
      <w:r w:rsidR="00D66CC8">
        <w:rPr>
          <w:lang w:val="el-GR"/>
        </w:rPr>
        <w:t xml:space="preserve"> </w:t>
      </w:r>
      <w:r w:rsidRPr="0001153D">
        <w:rPr>
          <w:lang w:val="el-GR"/>
        </w:rPr>
        <w:t>Τα οχήματα διαθέτουν μία περιορισμένη χωρητικότητα για τα αγαθά που πρέπει να παραδώσουν.</w:t>
      </w:r>
    </w:p>
    <w:p w14:paraId="0799A6E5" w14:textId="012CBBA7" w:rsidR="00D16D37" w:rsidRDefault="00D16D37" w:rsidP="000D3212">
      <w:pPr>
        <w:pStyle w:val="ListParagraph"/>
        <w:numPr>
          <w:ilvl w:val="0"/>
          <w:numId w:val="28"/>
        </w:numPr>
        <w:rPr>
          <w:lang w:val="el-GR"/>
        </w:rPr>
      </w:pPr>
      <w:r>
        <w:t>Vehicle</w:t>
      </w:r>
      <w:r w:rsidRPr="00D16D37">
        <w:rPr>
          <w:lang w:val="el-GR"/>
        </w:rPr>
        <w:t xml:space="preserve"> </w:t>
      </w:r>
      <w:r>
        <w:t>Routing</w:t>
      </w:r>
      <w:r w:rsidRPr="00D16D37">
        <w:rPr>
          <w:lang w:val="el-GR"/>
        </w:rPr>
        <w:t xml:space="preserve"> </w:t>
      </w:r>
      <w:r>
        <w:t>Problem</w:t>
      </w:r>
      <w:r w:rsidRPr="00D16D37">
        <w:rPr>
          <w:lang w:val="el-GR"/>
        </w:rPr>
        <w:t xml:space="preserve"> </w:t>
      </w:r>
      <w:r>
        <w:t>with</w:t>
      </w:r>
      <w:r w:rsidRPr="00D16D37">
        <w:rPr>
          <w:lang w:val="el-GR"/>
        </w:rPr>
        <w:t xml:space="preserve"> </w:t>
      </w:r>
      <w:r>
        <w:t>Multiple</w:t>
      </w:r>
      <w:r w:rsidRPr="00D16D37">
        <w:rPr>
          <w:lang w:val="el-GR"/>
        </w:rPr>
        <w:t xml:space="preserve"> </w:t>
      </w:r>
      <w:r>
        <w:t>Trips</w:t>
      </w:r>
      <w:r w:rsidR="00CF20DC">
        <w:rPr>
          <w:lang w:val="el-GR"/>
        </w:rPr>
        <w:t xml:space="preserve"> </w:t>
      </w:r>
      <w:r w:rsidRPr="00D16D37">
        <w:rPr>
          <w:lang w:val="el-GR"/>
        </w:rPr>
        <w:t>(</w:t>
      </w:r>
      <w:r>
        <w:t>VRPMT</w:t>
      </w:r>
      <w:r w:rsidRPr="00D16D37">
        <w:rPr>
          <w:lang w:val="el-GR"/>
        </w:rPr>
        <w:t>): Κάθε όχημα μπορεί να πραγματοποιήσει παραπάνω από μία διαδρομή.</w:t>
      </w:r>
    </w:p>
    <w:p w14:paraId="2C27B7FC" w14:textId="6204F434" w:rsidR="002E01AD" w:rsidRDefault="002E01AD" w:rsidP="000D3212">
      <w:pPr>
        <w:pStyle w:val="ListParagraph"/>
        <w:numPr>
          <w:ilvl w:val="0"/>
          <w:numId w:val="28"/>
        </w:numPr>
        <w:rPr>
          <w:lang w:val="el-GR"/>
        </w:rPr>
      </w:pPr>
      <w:r>
        <w:t>Open</w:t>
      </w:r>
      <w:r w:rsidRPr="002E01AD">
        <w:rPr>
          <w:lang w:val="el-GR"/>
        </w:rPr>
        <w:t xml:space="preserve"> </w:t>
      </w:r>
      <w:r>
        <w:t>Vehicle</w:t>
      </w:r>
      <w:r w:rsidRPr="002E01AD">
        <w:rPr>
          <w:lang w:val="el-GR"/>
        </w:rPr>
        <w:t xml:space="preserve"> </w:t>
      </w:r>
      <w:r>
        <w:t>Routing</w:t>
      </w:r>
      <w:r w:rsidRPr="002E01AD">
        <w:rPr>
          <w:lang w:val="el-GR"/>
        </w:rPr>
        <w:t xml:space="preserve"> </w:t>
      </w:r>
      <w:r>
        <w:t>Problem</w:t>
      </w:r>
      <w:r w:rsidR="00262235" w:rsidRPr="00262235">
        <w:rPr>
          <w:lang w:val="el-GR"/>
        </w:rPr>
        <w:t xml:space="preserve"> </w:t>
      </w:r>
      <w:r w:rsidRPr="002E01AD">
        <w:rPr>
          <w:lang w:val="el-GR"/>
        </w:rPr>
        <w:t>(</w:t>
      </w:r>
      <w:r>
        <w:t>OVRP</w:t>
      </w:r>
      <w:r w:rsidRPr="002E01AD">
        <w:rPr>
          <w:lang w:val="el-GR"/>
        </w:rPr>
        <w:t>): Τα οχήματα δεν χρειάζεται να επιστρέψουν στον κόμβο-σταθμό.</w:t>
      </w:r>
    </w:p>
    <w:p w14:paraId="61C3343E" w14:textId="77777777" w:rsidR="00C34B4C" w:rsidRDefault="00492410" w:rsidP="00C34B4C">
      <w:pPr>
        <w:keepNext/>
      </w:pPr>
      <w:r>
        <w:rPr>
          <w:noProof/>
          <w:rPrChange w:id="1901" w:author="Στάθης Καπ" w:date="2023-02-01T06:01:00Z">
            <w:rPr>
              <w:noProof/>
              <w:lang w:val="el-GR" w:eastAsia="el-GR"/>
            </w:rPr>
          </w:rPrChange>
        </w:rPr>
        <w:lastRenderedPageBreak/>
        <w:drawing>
          <wp:inline distT="0" distB="0" distL="0" distR="0" wp14:anchorId="1727EFBB" wp14:editId="59C5D47B">
            <wp:extent cx="5612130" cy="3921125"/>
            <wp:effectExtent l="0" t="0" r="7620" b="3175"/>
            <wp:docPr id="12" name="Picture 12" descr="A map showing the relationship between common VRP sub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map showing the relationship between common VRP subproblem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921125"/>
                    </a:xfrm>
                    <a:prstGeom prst="rect">
                      <a:avLst/>
                    </a:prstGeom>
                    <a:noFill/>
                    <a:ln>
                      <a:noFill/>
                    </a:ln>
                  </pic:spPr>
                </pic:pic>
              </a:graphicData>
            </a:graphic>
          </wp:inline>
        </w:drawing>
      </w:r>
    </w:p>
    <w:p w14:paraId="73195DA2" w14:textId="154ADBB8" w:rsidR="00940570" w:rsidRPr="00940570" w:rsidRDefault="00C34B4C" w:rsidP="00C34B4C">
      <w:pPr>
        <w:pStyle w:val="Caption"/>
        <w:rPr>
          <w:lang w:val="el-GR"/>
        </w:rPr>
      </w:pPr>
      <w:r w:rsidRPr="00C34B4C">
        <w:rPr>
          <w:lang w:val="el-GR"/>
        </w:rPr>
        <w:t xml:space="preserve">Εικόνα </w:t>
      </w:r>
      <w:r>
        <w:fldChar w:fldCharType="begin"/>
      </w:r>
      <w:r w:rsidRPr="00C34B4C">
        <w:rPr>
          <w:lang w:val="el-GR"/>
        </w:rPr>
        <w:instrText xml:space="preserve"> </w:instrText>
      </w:r>
      <w:r>
        <w:instrText>SEQ</w:instrText>
      </w:r>
      <w:r w:rsidRPr="00C34B4C">
        <w:rPr>
          <w:lang w:val="el-GR"/>
        </w:rPr>
        <w:instrText xml:space="preserve"> Εικόνα \* </w:instrText>
      </w:r>
      <w:r>
        <w:instrText>ARABIC</w:instrText>
      </w:r>
      <w:r w:rsidRPr="00C34B4C">
        <w:rPr>
          <w:lang w:val="el-GR"/>
        </w:rPr>
        <w:instrText xml:space="preserve"> </w:instrText>
      </w:r>
      <w:r>
        <w:fldChar w:fldCharType="separate"/>
      </w:r>
      <w:ins w:id="1902" w:author="Στάθης Καπ" w:date="2023-02-12T06:03:00Z">
        <w:r w:rsidR="00237FE3" w:rsidRPr="00237FE3">
          <w:rPr>
            <w:noProof/>
            <w:lang w:val="el-GR"/>
            <w:rPrChange w:id="1903" w:author="Στάθης Καπ" w:date="2023-02-12T06:06:00Z">
              <w:rPr>
                <w:noProof/>
              </w:rPr>
            </w:rPrChange>
          </w:rPr>
          <w:t>1</w:t>
        </w:r>
      </w:ins>
      <w:del w:id="1904" w:author="Στάθης Καπ" w:date="2023-02-07T22:28:00Z">
        <w:r w:rsidR="003760EA" w:rsidRPr="003760EA" w:rsidDel="008D021C">
          <w:rPr>
            <w:noProof/>
            <w:lang w:val="el-GR"/>
          </w:rPr>
          <w:delText>1</w:delText>
        </w:r>
      </w:del>
      <w:r>
        <w:fldChar w:fldCharType="end"/>
      </w:r>
      <w:r>
        <w:rPr>
          <w:lang w:val="el-GR"/>
        </w:rPr>
        <w:t xml:space="preserve">: Σχέσεις μεταξύ των </w:t>
      </w:r>
      <w:r>
        <w:t>VRP</w:t>
      </w:r>
      <w:r w:rsidRPr="00C34B4C">
        <w:rPr>
          <w:lang w:val="el-GR"/>
        </w:rPr>
        <w:t xml:space="preserve"> </w:t>
      </w:r>
      <w:r>
        <w:rPr>
          <w:lang w:val="el-GR"/>
        </w:rPr>
        <w:t>υποπροβλημάτων</w:t>
      </w:r>
    </w:p>
    <w:p w14:paraId="486C4616" w14:textId="5FFE7622" w:rsidR="00E14E8B" w:rsidRPr="00F67EFB" w:rsidRDefault="00E14E8B" w:rsidP="00E14E8B">
      <w:pPr>
        <w:pStyle w:val="Heading3"/>
        <w:rPr>
          <w:lang w:val="el-GR"/>
        </w:rPr>
      </w:pPr>
      <w:bookmarkStart w:id="1905" w:name="_Toc124915376"/>
      <w:r>
        <w:rPr>
          <w:lang w:val="el-GR"/>
        </w:rPr>
        <w:t>2.1.</w:t>
      </w:r>
      <w:r w:rsidR="00F67EFB" w:rsidRPr="0094165C">
        <w:rPr>
          <w:lang w:val="el-GR"/>
        </w:rPr>
        <w:t>1</w:t>
      </w:r>
      <w:r>
        <w:rPr>
          <w:lang w:val="el-GR"/>
        </w:rPr>
        <w:t xml:space="preserve"> Το πρόβλημα Δυναμικής Δρομολόγησης Οχημάτων (</w:t>
      </w:r>
      <w:r>
        <w:t>DVRP</w:t>
      </w:r>
      <w:r>
        <w:rPr>
          <w:lang w:val="el-GR"/>
        </w:rPr>
        <w:t>)</w:t>
      </w:r>
      <w:bookmarkEnd w:id="1905"/>
    </w:p>
    <w:p w14:paraId="545CCA01" w14:textId="5C50BBD9" w:rsidR="0094165C" w:rsidRDefault="00F55597" w:rsidP="000E5B7C">
      <w:pPr>
        <w:rPr>
          <w:lang w:val="el-GR"/>
        </w:rPr>
      </w:pPr>
      <w:r w:rsidRPr="009070D1">
        <w:rPr>
          <w:lang w:val="el-GR"/>
        </w:rPr>
        <w:t>Από τα τέλη της 10ετίας του ΄70 τα προβλήματα δυναμικής δρομολόγησης οχημάτων (</w:t>
      </w:r>
      <w:r>
        <w:t>DVRP</w:t>
      </w:r>
      <w:r w:rsidRPr="009070D1">
        <w:rPr>
          <w:lang w:val="el-GR"/>
        </w:rPr>
        <w:t xml:space="preserve">) έχουν αποκτήσει σημαντικό ενδιαφέρον το οποίο φαίνεται να κορυφώνεται από το 2000 και μετά. Σύμφωνα με τον </w:t>
      </w:r>
      <w:r>
        <w:t>Psaraftis</w:t>
      </w:r>
      <w:r w:rsidRPr="009070D1">
        <w:rPr>
          <w:lang w:val="el-GR"/>
        </w:rPr>
        <w:t xml:space="preserve"> (1988) ένα </w:t>
      </w:r>
      <w:r>
        <w:t>VRP</w:t>
      </w:r>
      <w:r w:rsidRPr="009070D1">
        <w:rPr>
          <w:lang w:val="el-GR"/>
        </w:rPr>
        <w:t xml:space="preserve"> θεωρείται δυναμικό όταν οι πληροφορίες εισόδου λαμβάνονται και ανανεώνονται ταυτόχρονα με τη παραγωγή του πλάνου διαδρομών. Η πρώτη αναφορά στο </w:t>
      </w:r>
      <w:r>
        <w:t>DVRP</w:t>
      </w:r>
      <w:r w:rsidRPr="009070D1">
        <w:rPr>
          <w:lang w:val="el-GR"/>
        </w:rPr>
        <w:t xml:space="preserve"> έγινε από τους </w:t>
      </w:r>
      <w:r>
        <w:t>Wilson</w:t>
      </w:r>
      <w:r w:rsidRPr="009070D1">
        <w:rPr>
          <w:lang w:val="el-GR"/>
        </w:rPr>
        <w:t xml:space="preserve"> και </w:t>
      </w:r>
      <w:r>
        <w:t>Colvin</w:t>
      </w:r>
      <w:r w:rsidRPr="009070D1">
        <w:rPr>
          <w:lang w:val="el-GR"/>
        </w:rPr>
        <w:t xml:space="preserve"> το 1977. Παρ΄ όλα αυτά σύμφωνα με τους </w:t>
      </w:r>
      <w:r>
        <w:t>Pillac</w:t>
      </w:r>
      <w:r w:rsidRPr="009070D1">
        <w:rPr>
          <w:lang w:val="el-GR"/>
        </w:rPr>
        <w:t xml:space="preserve"> </w:t>
      </w:r>
      <w:r>
        <w:t>et</w:t>
      </w:r>
      <w:r w:rsidRPr="009070D1">
        <w:rPr>
          <w:lang w:val="el-GR"/>
        </w:rPr>
        <w:t xml:space="preserve"> </w:t>
      </w:r>
      <w:r>
        <w:t>al</w:t>
      </w:r>
      <w:r w:rsidRPr="009070D1">
        <w:rPr>
          <w:lang w:val="el-GR"/>
        </w:rPr>
        <w:t xml:space="preserve">. (2013) ο πρώτος αλγόριθμος για την αντιμετώπιση της δυναμικής εκδοχής των </w:t>
      </w:r>
      <w:r>
        <w:t>dial</w:t>
      </w:r>
      <w:r w:rsidRPr="009070D1">
        <w:rPr>
          <w:lang w:val="el-GR"/>
        </w:rPr>
        <w:t>-</w:t>
      </w:r>
      <w:r>
        <w:t>a</w:t>
      </w:r>
      <w:r w:rsidRPr="009070D1">
        <w:rPr>
          <w:lang w:val="el-GR"/>
        </w:rPr>
        <w:t>-</w:t>
      </w:r>
      <w:r>
        <w:t>ride</w:t>
      </w:r>
      <w:r w:rsidRPr="009070D1">
        <w:rPr>
          <w:lang w:val="el-GR"/>
        </w:rPr>
        <w:t xml:space="preserve"> προβλημάτων, εφαρμόστηκε από τον </w:t>
      </w:r>
      <w:r>
        <w:t>Psaraftis</w:t>
      </w:r>
      <w:r w:rsidRPr="009070D1">
        <w:rPr>
          <w:lang w:val="el-GR"/>
        </w:rPr>
        <w:t xml:space="preserve"> (1980) και βασίζεται σε δυναμικό προγραμματισμό.</w:t>
      </w:r>
    </w:p>
    <w:p w14:paraId="0D856942" w14:textId="22011717" w:rsidR="002228FB" w:rsidRDefault="00DF6BE4" w:rsidP="000E5B7C">
      <w:pPr>
        <w:rPr>
          <w:lang w:val="el-GR"/>
        </w:rPr>
      </w:pPr>
      <w:r w:rsidRPr="00B62831">
        <w:rPr>
          <w:lang w:val="el-GR"/>
        </w:rPr>
        <w:t>Σύμφωνα</w:t>
      </w:r>
      <w:r w:rsidR="00891E02" w:rsidRPr="00B62831">
        <w:rPr>
          <w:lang w:val="el-GR"/>
        </w:rPr>
        <w:t xml:space="preserve"> με τους </w:t>
      </w:r>
      <w:r w:rsidR="00891E02">
        <w:t>Psaraftis</w:t>
      </w:r>
      <w:r w:rsidR="00891E02" w:rsidRPr="00B62831">
        <w:rPr>
          <w:lang w:val="el-GR"/>
        </w:rPr>
        <w:t xml:space="preserve"> </w:t>
      </w:r>
      <w:r w:rsidR="00891E02">
        <w:t>et</w:t>
      </w:r>
      <w:r w:rsidR="00891E02" w:rsidRPr="00B62831">
        <w:rPr>
          <w:lang w:val="el-GR"/>
        </w:rPr>
        <w:t xml:space="preserve"> </w:t>
      </w:r>
      <w:r w:rsidR="00891E02">
        <w:t>al</w:t>
      </w:r>
      <w:r w:rsidR="00891E02" w:rsidRPr="00B62831">
        <w:rPr>
          <w:lang w:val="el-GR"/>
        </w:rPr>
        <w:t xml:space="preserve">. (2016), υπάρχουν 11 κριτήρια ταξινόμησης των </w:t>
      </w:r>
      <w:r w:rsidR="00891E02">
        <w:t>DVRP</w:t>
      </w:r>
      <w:r w:rsidR="00891E02" w:rsidRPr="00B62831">
        <w:rPr>
          <w:lang w:val="el-GR"/>
        </w:rPr>
        <w:t xml:space="preserve"> τα οποία είναι </w:t>
      </w:r>
      <w:r w:rsidR="002228FB">
        <w:rPr>
          <w:lang w:val="el-GR"/>
        </w:rPr>
        <w:t>τα εξής:</w:t>
      </w:r>
    </w:p>
    <w:p w14:paraId="493AA800" w14:textId="7CCC4488" w:rsidR="00A074BC" w:rsidRDefault="00FE771D" w:rsidP="002228FB">
      <w:pPr>
        <w:pStyle w:val="ListParagraph"/>
        <w:numPr>
          <w:ilvl w:val="0"/>
          <w:numId w:val="29"/>
        </w:numPr>
        <w:rPr>
          <w:lang w:val="el-GR"/>
        </w:rPr>
      </w:pPr>
      <w:r>
        <w:rPr>
          <w:b/>
          <w:bCs/>
          <w:lang w:val="el-GR"/>
        </w:rPr>
        <w:t>Τ</w:t>
      </w:r>
      <w:r w:rsidR="002228FB" w:rsidRPr="0024511E">
        <w:rPr>
          <w:b/>
          <w:bCs/>
          <w:lang w:val="el-GR"/>
        </w:rPr>
        <w:t>ύπος του προβλήματος</w:t>
      </w:r>
      <w:r w:rsidR="002F7F38">
        <w:rPr>
          <w:lang w:val="el-GR"/>
        </w:rPr>
        <w:t xml:space="preserve">: </w:t>
      </w:r>
      <w:r w:rsidR="0024511E" w:rsidRPr="004F6842">
        <w:rPr>
          <w:lang w:val="el-GR"/>
        </w:rPr>
        <w:t>Ένα</w:t>
      </w:r>
      <w:r w:rsidR="002228FB" w:rsidRPr="004F6842">
        <w:rPr>
          <w:lang w:val="el-GR"/>
        </w:rPr>
        <w:t xml:space="preserve"> πρόβλημα δρομολόγησης οχημάτων μπορεί να είναι στατικό ή δυναμικό, στοχαστικό ή ντετερμινιστικό. </w:t>
      </w:r>
      <w:r w:rsidR="002228FB" w:rsidRPr="00A074BC">
        <w:rPr>
          <w:lang w:val="el-GR"/>
        </w:rPr>
        <w:t>Οι συνδυασμοί που προκύπτουν λοιπόν είναι οι εξής:</w:t>
      </w:r>
    </w:p>
    <w:p w14:paraId="23E15A62" w14:textId="7E31723C" w:rsidR="007F65DF" w:rsidRPr="007F65DF" w:rsidRDefault="006541AD" w:rsidP="00A074BC">
      <w:pPr>
        <w:pStyle w:val="ListParagraph"/>
        <w:numPr>
          <w:ilvl w:val="1"/>
          <w:numId w:val="29"/>
        </w:numPr>
        <w:rPr>
          <w:lang w:val="el-GR"/>
        </w:rPr>
      </w:pPr>
      <w:r>
        <w:rPr>
          <w:lang w:val="el-GR"/>
        </w:rPr>
        <w:t>στατικό</w:t>
      </w:r>
      <w:r w:rsidR="00A074BC">
        <w:t xml:space="preserve"> και ντετερμινιστικό (SD)</w:t>
      </w:r>
    </w:p>
    <w:p w14:paraId="45859200" w14:textId="1F8F3DBB" w:rsidR="00F835EB" w:rsidRPr="00F835EB" w:rsidRDefault="008B04DA" w:rsidP="00A074BC">
      <w:pPr>
        <w:pStyle w:val="ListParagraph"/>
        <w:numPr>
          <w:ilvl w:val="1"/>
          <w:numId w:val="29"/>
        </w:numPr>
        <w:rPr>
          <w:lang w:val="el-GR"/>
        </w:rPr>
      </w:pPr>
      <w:r>
        <w:rPr>
          <w:lang w:val="el-GR"/>
        </w:rPr>
        <w:t>στατικό</w:t>
      </w:r>
      <w:r w:rsidR="007F65DF">
        <w:t xml:space="preserve"> και </w:t>
      </w:r>
      <w:r w:rsidR="00542E00">
        <w:rPr>
          <w:lang w:val="el-GR"/>
        </w:rPr>
        <w:t>στοχαστικό</w:t>
      </w:r>
      <w:r w:rsidR="007F65DF">
        <w:t xml:space="preserve"> (SS)</w:t>
      </w:r>
    </w:p>
    <w:p w14:paraId="2CFE27F3" w14:textId="7CE2005F" w:rsidR="0035299C" w:rsidRPr="0035299C" w:rsidRDefault="008B55DF" w:rsidP="00A074BC">
      <w:pPr>
        <w:pStyle w:val="ListParagraph"/>
        <w:numPr>
          <w:ilvl w:val="1"/>
          <w:numId w:val="29"/>
        </w:numPr>
        <w:rPr>
          <w:lang w:val="el-GR"/>
        </w:rPr>
      </w:pPr>
      <w:r>
        <w:rPr>
          <w:lang w:val="el-GR"/>
        </w:rPr>
        <w:t>δυναμικό</w:t>
      </w:r>
      <w:r w:rsidR="00F835EB">
        <w:t xml:space="preserve"> και ντετερμινιστικό (DD)</w:t>
      </w:r>
    </w:p>
    <w:p w14:paraId="0CC7A3DA" w14:textId="0E79335A" w:rsidR="0058596A" w:rsidRPr="003A3900" w:rsidRDefault="004C652E" w:rsidP="00A074BC">
      <w:pPr>
        <w:pStyle w:val="ListParagraph"/>
        <w:numPr>
          <w:ilvl w:val="1"/>
          <w:numId w:val="29"/>
        </w:numPr>
        <w:rPr>
          <w:lang w:val="el-GR"/>
        </w:rPr>
      </w:pPr>
      <w:r>
        <w:rPr>
          <w:lang w:val="el-GR"/>
        </w:rPr>
        <w:lastRenderedPageBreak/>
        <w:t>δυναμικό</w:t>
      </w:r>
      <w:r w:rsidR="0035299C">
        <w:t xml:space="preserve"> και </w:t>
      </w:r>
      <w:r w:rsidR="004F2F76">
        <w:rPr>
          <w:lang w:val="el-GR"/>
        </w:rPr>
        <w:t>στοχαστικό</w:t>
      </w:r>
      <w:r w:rsidR="0035299C">
        <w:t xml:space="preserve"> (DS)</w:t>
      </w:r>
    </w:p>
    <w:p w14:paraId="5B2CB6A9" w14:textId="51180F9E" w:rsidR="003A3900" w:rsidRPr="0024511E" w:rsidRDefault="003A3900" w:rsidP="003A3900">
      <w:pPr>
        <w:ind w:left="720"/>
        <w:rPr>
          <w:lang w:val="el-GR"/>
        </w:rPr>
      </w:pPr>
      <w:r w:rsidRPr="0024511E">
        <w:rPr>
          <w:lang w:val="el-GR"/>
        </w:rPr>
        <w:t xml:space="preserve">Η διαφορά μεταξύ των στοχαστικών και των ντετερμινιστικών προβλημάτων </w:t>
      </w:r>
      <w:r>
        <w:t>VRP</w:t>
      </w:r>
      <w:r w:rsidRPr="0024511E">
        <w:rPr>
          <w:lang w:val="el-GR"/>
        </w:rPr>
        <w:t xml:space="preserve"> είναι πως στα πρώτα, οι πληροφορίες εισόδου μπορεί να ποικίλουν βάσει πιθανοτήτων. Η </w:t>
      </w:r>
      <w:r w:rsidR="008906E1">
        <w:rPr>
          <w:lang w:val="el-GR"/>
        </w:rPr>
        <w:t>στοχαστικότητα</w:t>
      </w:r>
      <w:r w:rsidRPr="0024511E">
        <w:rPr>
          <w:lang w:val="el-GR"/>
        </w:rPr>
        <w:t xml:space="preserve"> σε ένα πρόβλημα </w:t>
      </w:r>
      <w:r>
        <w:t>VRP</w:t>
      </w:r>
      <w:r w:rsidRPr="0024511E">
        <w:rPr>
          <w:lang w:val="el-GR"/>
        </w:rPr>
        <w:t xml:space="preserve"> μπορεί να αφορά διάφορα δεδομένα εισόδου όπως τη παρουσία των κόμβων, το βάρος και το μέγεθος των </w:t>
      </w:r>
      <w:r w:rsidR="003624DC" w:rsidRPr="0024511E">
        <w:rPr>
          <w:lang w:val="el-GR"/>
        </w:rPr>
        <w:t>προϊόντων</w:t>
      </w:r>
      <w:r w:rsidRPr="0024511E">
        <w:rPr>
          <w:lang w:val="el-GR"/>
        </w:rPr>
        <w:t xml:space="preserve">, τη ζήτηση των </w:t>
      </w:r>
      <w:r w:rsidR="003624DC" w:rsidRPr="0024511E">
        <w:rPr>
          <w:lang w:val="el-GR"/>
        </w:rPr>
        <w:t>προϊόντων</w:t>
      </w:r>
      <w:r w:rsidRPr="0024511E">
        <w:rPr>
          <w:lang w:val="el-GR"/>
        </w:rPr>
        <w:t xml:space="preserve"> κ.α.</w:t>
      </w:r>
    </w:p>
    <w:p w14:paraId="0BF26291" w14:textId="630A0C9F" w:rsidR="00E835F0" w:rsidRDefault="00741421" w:rsidP="00E835F0">
      <w:pPr>
        <w:ind w:left="720"/>
        <w:rPr>
          <w:lang w:val="el-GR"/>
        </w:rPr>
      </w:pPr>
      <w:r w:rsidRPr="001E47BE">
        <w:rPr>
          <w:lang w:val="el-GR"/>
        </w:rPr>
        <w:t xml:space="preserve">Η διαφορά μεταξύ των δυναμικών και των </w:t>
      </w:r>
      <w:del w:id="1906" w:author="Charalampos Konstantopoulos" w:date="2023-02-01T06:01:00Z">
        <w:r w:rsidRPr="001E47BE">
          <w:rPr>
            <w:lang w:val="el-GR"/>
          </w:rPr>
          <w:delText>στατιστικών</w:delText>
        </w:r>
      </w:del>
      <w:ins w:id="1907" w:author="Charalampos Konstantopoulos" w:date="2023-02-01T06:01:00Z">
        <w:r w:rsidRPr="001E47BE">
          <w:rPr>
            <w:lang w:val="el-GR"/>
          </w:rPr>
          <w:t>στατι</w:t>
        </w:r>
      </w:ins>
      <w:ins w:id="1908" w:author=" " w:date="2023-01-27T18:34:00Z">
        <w:r w:rsidR="00FC40B8">
          <w:rPr>
            <w:lang w:val="el-GR"/>
          </w:rPr>
          <w:t>κών</w:t>
        </w:r>
      </w:ins>
      <w:del w:id="1909" w:author=" " w:date="2023-01-27T18:33:00Z">
        <w:r w:rsidRPr="001E47BE" w:rsidDel="00FC40B8">
          <w:rPr>
            <w:lang w:val="el-GR"/>
          </w:rPr>
          <w:delText>στικών</w:delText>
        </w:r>
      </w:del>
      <w:r w:rsidRPr="001E47BE">
        <w:rPr>
          <w:lang w:val="el-GR"/>
        </w:rPr>
        <w:t xml:space="preserve"> προβλημάτων </w:t>
      </w:r>
      <w:r>
        <w:t>VRP</w:t>
      </w:r>
      <w:r w:rsidRPr="001E47BE">
        <w:rPr>
          <w:lang w:val="el-GR"/>
        </w:rPr>
        <w:t xml:space="preserve"> είναι πως στα πρώτα, οι πληροφορίες εισόδου ενημερώνονται με τη πάροδο του χρόνου ακόμα και μετά τη κατασκευή των διαδρομών.</w:t>
      </w:r>
    </w:p>
    <w:p w14:paraId="07413AF6" w14:textId="71975C7D" w:rsidR="003624DC" w:rsidRPr="00CF4600" w:rsidRDefault="00FE771D" w:rsidP="003624DC">
      <w:pPr>
        <w:pStyle w:val="ListParagraph"/>
        <w:numPr>
          <w:ilvl w:val="0"/>
          <w:numId w:val="29"/>
        </w:numPr>
        <w:rPr>
          <w:b/>
          <w:bCs/>
          <w:lang w:val="el-GR"/>
        </w:rPr>
      </w:pPr>
      <w:commentRangeStart w:id="1910"/>
      <w:del w:id="1911" w:author="Στάθης Καπ" w:date="2023-02-02T04:48:00Z">
        <w:r w:rsidDel="0033399D">
          <w:rPr>
            <w:b/>
            <w:bCs/>
            <w:lang w:val="el-GR"/>
          </w:rPr>
          <w:delText>Δ</w:delText>
        </w:r>
        <w:r w:rsidR="003624DC" w:rsidRPr="003624DC" w:rsidDel="0033399D">
          <w:rPr>
            <w:b/>
            <w:bCs/>
            <w:lang w:val="el-GR"/>
          </w:rPr>
          <w:delText xml:space="preserve">ιοικητικό </w:delText>
        </w:r>
      </w:del>
      <w:ins w:id="1912" w:author="Στάθης Καπ" w:date="2023-02-02T04:48:00Z">
        <w:r w:rsidR="0033399D">
          <w:rPr>
            <w:b/>
            <w:bCs/>
            <w:lang w:val="el-GR"/>
          </w:rPr>
          <w:t>Λογιστικό</w:t>
        </w:r>
        <w:r w:rsidR="0033399D" w:rsidRPr="003624DC">
          <w:rPr>
            <w:b/>
            <w:bCs/>
            <w:lang w:val="el-GR"/>
          </w:rPr>
          <w:t xml:space="preserve"> </w:t>
        </w:r>
      </w:ins>
      <w:r w:rsidR="003624DC" w:rsidRPr="003624DC">
        <w:rPr>
          <w:b/>
          <w:bCs/>
          <w:lang w:val="el-GR"/>
        </w:rPr>
        <w:t>πλαίσιο</w:t>
      </w:r>
      <w:commentRangeEnd w:id="1910"/>
      <w:r w:rsidR="00FC40B8">
        <w:rPr>
          <w:rStyle w:val="CommentReference"/>
        </w:rPr>
        <w:commentReference w:id="1910"/>
      </w:r>
      <w:r w:rsidR="003624DC" w:rsidRPr="003624DC">
        <w:rPr>
          <w:b/>
          <w:bCs/>
          <w:lang w:val="el-GR"/>
        </w:rPr>
        <w:t>:</w:t>
      </w:r>
      <w:r w:rsidR="003624DC">
        <w:rPr>
          <w:b/>
          <w:bCs/>
          <w:lang w:val="el-GR"/>
        </w:rPr>
        <w:t xml:space="preserve"> </w:t>
      </w:r>
      <w:r w:rsidR="003624DC" w:rsidRPr="00FC40B8">
        <w:rPr>
          <w:highlight w:val="yellow"/>
          <w:lang w:val="el-GR"/>
          <w:rPrChange w:id="1913" w:author=" " w:date="2023-02-01T06:01:00Z">
            <w:rPr>
              <w:lang w:val="el-GR"/>
            </w:rPr>
          </w:rPrChange>
        </w:rPr>
        <w:t xml:space="preserve">Το </w:t>
      </w:r>
      <w:ins w:id="1914" w:author="Στάθης Καπ" w:date="2023-02-02T04:48:00Z">
        <w:r w:rsidR="0033399D">
          <w:rPr>
            <w:highlight w:val="yellow"/>
            <w:lang w:val="el-GR"/>
          </w:rPr>
          <w:t>λογιστικό</w:t>
        </w:r>
      </w:ins>
      <w:del w:id="1915" w:author="Στάθης Καπ" w:date="2023-02-02T04:48:00Z">
        <w:r w:rsidR="003624DC" w:rsidRPr="00FC40B8" w:rsidDel="0033399D">
          <w:rPr>
            <w:highlight w:val="yellow"/>
            <w:lang w:val="el-GR"/>
            <w:rPrChange w:id="1916" w:author=" " w:date="2023-02-01T06:01:00Z">
              <w:rPr>
                <w:lang w:val="el-GR"/>
              </w:rPr>
            </w:rPrChange>
          </w:rPr>
          <w:delText>διοικητικό</w:delText>
        </w:r>
      </w:del>
      <w:r w:rsidR="003624DC" w:rsidRPr="00FC40B8">
        <w:rPr>
          <w:highlight w:val="yellow"/>
          <w:lang w:val="el-GR"/>
          <w:rPrChange w:id="1917" w:author=" " w:date="2023-02-01T06:01:00Z">
            <w:rPr>
              <w:lang w:val="el-GR"/>
            </w:rPr>
          </w:rPrChange>
        </w:rPr>
        <w:t xml:space="preserve"> πλαίσιο</w:t>
      </w:r>
      <w:r w:rsidR="003624DC" w:rsidRPr="002C1FF0">
        <w:rPr>
          <w:lang w:val="el-GR"/>
        </w:rPr>
        <w:t xml:space="preserve"> θεωρείται πως </w:t>
      </w:r>
      <w:del w:id="1918" w:author="Στάθης Καπ" w:date="2023-02-02T04:48:00Z">
        <w:r w:rsidR="003624DC" w:rsidRPr="002C1FF0" w:rsidDel="006E537B">
          <w:rPr>
            <w:lang w:val="el-GR"/>
          </w:rPr>
          <w:delText xml:space="preserve">προσδίδει </w:delText>
        </w:r>
      </w:del>
      <w:ins w:id="1919" w:author="Στάθης Καπ" w:date="2023-02-02T04:48:00Z">
        <w:r w:rsidR="006E537B">
          <w:rPr>
            <w:lang w:val="el-GR"/>
          </w:rPr>
          <w:t xml:space="preserve">παρέχει επιπρόσθετες </w:t>
        </w:r>
      </w:ins>
      <w:del w:id="1920" w:author="Στάθης Καπ" w:date="2023-02-02T04:48:00Z">
        <w:r w:rsidR="003624DC" w:rsidRPr="002C1FF0" w:rsidDel="006E537B">
          <w:rPr>
            <w:lang w:val="el-GR"/>
          </w:rPr>
          <w:delText xml:space="preserve">επιπλέον </w:delText>
        </w:r>
      </w:del>
      <w:r w:rsidR="003624DC" w:rsidRPr="002C1FF0">
        <w:rPr>
          <w:lang w:val="el-GR"/>
        </w:rPr>
        <w:t xml:space="preserve">πληροφορίες για τη φύση του προβλήματος. </w:t>
      </w:r>
      <w:r w:rsidR="00B21335" w:rsidRPr="002C1FF0">
        <w:rPr>
          <w:lang w:val="el-GR"/>
        </w:rPr>
        <w:t>Ένα</w:t>
      </w:r>
      <w:r w:rsidR="003624DC" w:rsidRPr="002C1FF0">
        <w:rPr>
          <w:lang w:val="el-GR"/>
        </w:rPr>
        <w:t xml:space="preserve"> </w:t>
      </w:r>
      <w:r w:rsidR="003624DC">
        <w:t>VRP</w:t>
      </w:r>
      <w:r w:rsidR="003624DC" w:rsidRPr="002C1FF0">
        <w:rPr>
          <w:lang w:val="el-GR"/>
        </w:rPr>
        <w:t xml:space="preserve"> πρόβλημα μπορεί να είναι: πρόβλημα μονάχα παραλαβής ή μονάχα παράδοσης (</w:t>
      </w:r>
      <w:r w:rsidR="003624DC">
        <w:t>P</w:t>
      </w:r>
      <w:r w:rsidR="003624DC" w:rsidRPr="002C1FF0">
        <w:rPr>
          <w:lang w:val="el-GR"/>
        </w:rPr>
        <w:t>/</w:t>
      </w:r>
      <w:r w:rsidR="003624DC">
        <w:t>D</w:t>
      </w:r>
      <w:r w:rsidR="003624DC" w:rsidRPr="002C1FF0">
        <w:rPr>
          <w:lang w:val="el-GR"/>
        </w:rPr>
        <w:t>), πρόβλημα και παραλαβής και παράδοσης (</w:t>
      </w:r>
      <w:r w:rsidR="003624DC">
        <w:t>PD</w:t>
      </w:r>
      <w:r w:rsidR="003624DC" w:rsidRPr="002C1FF0">
        <w:rPr>
          <w:lang w:val="el-GR"/>
        </w:rPr>
        <w:t>,</w:t>
      </w:r>
      <w:r w:rsidR="003624DC">
        <w:t>PD</w:t>
      </w:r>
      <w:del w:id="1921" w:author="Charalampos Konstantopoulos" w:date="2023-02-01T06:01:00Z">
        <w:r w:rsidR="003624DC" w:rsidRPr="002C1FF0">
          <w:rPr>
            <w:lang w:val="el-GR"/>
          </w:rPr>
          <w:delText>*),</w:delText>
        </w:r>
      </w:del>
      <w:commentRangeStart w:id="1922"/>
      <w:ins w:id="1923" w:author="Charalampos Konstantopoulos" w:date="2023-02-01T06:01:00Z">
        <w:r w:rsidR="003624DC" w:rsidRPr="002C1FF0">
          <w:rPr>
            <w:lang w:val="el-GR"/>
          </w:rPr>
          <w:t>*</w:t>
        </w:r>
        <w:commentRangeEnd w:id="1922"/>
        <w:r w:rsidR="000527AB">
          <w:rPr>
            <w:rStyle w:val="CommentReference"/>
          </w:rPr>
          <w:commentReference w:id="1922"/>
        </w:r>
        <w:r w:rsidR="003624DC" w:rsidRPr="002C1FF0">
          <w:rPr>
            <w:lang w:val="el-GR"/>
          </w:rPr>
          <w:t>),</w:t>
        </w:r>
      </w:ins>
      <w:r w:rsidR="003624DC" w:rsidRPr="002C1FF0">
        <w:rPr>
          <w:lang w:val="el-GR"/>
        </w:rPr>
        <w:t xml:space="preserve"> πρόβλημα δρομολόγησης με εκτιμήσεις τοποθεσιών/εξοπλισμού, πρόβλημα δρομολόγησης με εκτιμήσεις αναμονής, </w:t>
      </w:r>
      <w:r w:rsidR="00B21335" w:rsidRPr="002C1FF0">
        <w:rPr>
          <w:lang w:val="el-GR"/>
        </w:rPr>
        <w:t>πρόβλημα</w:t>
      </w:r>
      <w:r w:rsidR="003624DC" w:rsidRPr="002C1FF0">
        <w:rPr>
          <w:lang w:val="el-GR"/>
        </w:rPr>
        <w:t xml:space="preserve"> δρομολόγησης ακμών κ.α.</w:t>
      </w:r>
      <w:r w:rsidR="00670206">
        <w:rPr>
          <w:lang w:val="el-GR"/>
        </w:rPr>
        <w:t xml:space="preserve"> .</w:t>
      </w:r>
    </w:p>
    <w:p w14:paraId="0B418158" w14:textId="62995746" w:rsidR="00CF4600" w:rsidRPr="0056097E" w:rsidRDefault="00FE771D" w:rsidP="003624DC">
      <w:pPr>
        <w:pStyle w:val="ListParagraph"/>
        <w:numPr>
          <w:ilvl w:val="0"/>
          <w:numId w:val="29"/>
        </w:numPr>
        <w:rPr>
          <w:b/>
          <w:bCs/>
          <w:lang w:val="el-GR"/>
        </w:rPr>
      </w:pPr>
      <w:r>
        <w:rPr>
          <w:b/>
          <w:bCs/>
          <w:lang w:val="el-GR"/>
        </w:rPr>
        <w:t>Τ</w:t>
      </w:r>
      <w:r w:rsidR="00CF4600">
        <w:rPr>
          <w:b/>
          <w:bCs/>
          <w:lang w:val="el-GR"/>
        </w:rPr>
        <w:t xml:space="preserve">ρόπος μεταφοράς: </w:t>
      </w:r>
      <w:r w:rsidR="00CF4600" w:rsidRPr="00B21335">
        <w:rPr>
          <w:lang w:val="el-GR"/>
        </w:rPr>
        <w:t xml:space="preserve">Η μεταφορά των αγαθών μπορεί να είναι οδική, θαλάσσια, εναέρια αλλά και πεζή με τη πρώτη να είναι η επικρατέστερη σε μελέτες του </w:t>
      </w:r>
      <w:r w:rsidR="00CF4600">
        <w:t>VRP</w:t>
      </w:r>
      <w:r w:rsidR="00CF4600" w:rsidRPr="00B21335">
        <w:rPr>
          <w:lang w:val="el-GR"/>
        </w:rPr>
        <w:t xml:space="preserve">. Η οδική μεταφορά είναι η καταλληλότερη για υπηρεσίες </w:t>
      </w:r>
      <w:r w:rsidR="00CF4600">
        <w:t>courier</w:t>
      </w:r>
      <w:r w:rsidR="00CF4600" w:rsidRPr="00B21335">
        <w:rPr>
          <w:lang w:val="el-GR"/>
        </w:rPr>
        <w:t>, για υπηρεσίες λεωφορείων και γενικότερα για υπηρεσίες της πόλης.</w:t>
      </w:r>
    </w:p>
    <w:p w14:paraId="2FB60C7F" w14:textId="5D9B248B" w:rsidR="0056097E" w:rsidRPr="00CC2ABA" w:rsidRDefault="00BF5452" w:rsidP="003624DC">
      <w:pPr>
        <w:pStyle w:val="ListParagraph"/>
        <w:numPr>
          <w:ilvl w:val="0"/>
          <w:numId w:val="29"/>
        </w:numPr>
        <w:rPr>
          <w:b/>
          <w:bCs/>
          <w:lang w:val="el-GR"/>
        </w:rPr>
      </w:pPr>
      <w:r>
        <w:rPr>
          <w:b/>
          <w:bCs/>
          <w:lang w:val="el-GR"/>
        </w:rPr>
        <w:t>Αντικειμενική Συνάρτηση:</w:t>
      </w:r>
      <w:r w:rsidR="00CF6E93">
        <w:rPr>
          <w:b/>
          <w:bCs/>
          <w:lang w:val="el-GR"/>
        </w:rPr>
        <w:t xml:space="preserve"> </w:t>
      </w:r>
      <w:r w:rsidR="00CF6E93" w:rsidRPr="00CC2ABA">
        <w:rPr>
          <w:lang w:val="el-GR"/>
        </w:rPr>
        <w:t xml:space="preserve">Οι αντικειμενικές συναρτήσεις της πλειοψηφίας των ερευνών που φαινομενικά ασχολούνται κατά βάση με το δυναμικό </w:t>
      </w:r>
      <w:r w:rsidR="00CF6E93">
        <w:t>VRP</w:t>
      </w:r>
      <w:r w:rsidR="00CF6E93" w:rsidRPr="00CC2ABA">
        <w:rPr>
          <w:lang w:val="el-GR"/>
        </w:rPr>
        <w:t xml:space="preserve">, είναι παρόμοιες με τις αντικειμενικές συναρτήσεις των ερευνών που ασχολούνται με το στατικό. </w:t>
      </w:r>
      <w:r w:rsidR="001636E3">
        <w:rPr>
          <w:lang w:val="el-GR"/>
        </w:rPr>
        <w:t>Μερικές από αυτές είναι:</w:t>
      </w:r>
    </w:p>
    <w:p w14:paraId="4D43490B" w14:textId="19853D96" w:rsidR="00CC2ABA" w:rsidRPr="00323E6B" w:rsidRDefault="005F5E54" w:rsidP="00CC2ABA">
      <w:pPr>
        <w:pStyle w:val="ListParagraph"/>
        <w:numPr>
          <w:ilvl w:val="1"/>
          <w:numId w:val="29"/>
        </w:numPr>
        <w:rPr>
          <w:b/>
          <w:bCs/>
          <w:lang w:val="el-GR"/>
        </w:rPr>
      </w:pPr>
      <w:r>
        <w:rPr>
          <w:lang w:val="el-GR"/>
        </w:rPr>
        <w:t>Ελαχιστοποίηση</w:t>
      </w:r>
    </w:p>
    <w:p w14:paraId="6B36B26F" w14:textId="39E4411B" w:rsidR="00323E6B" w:rsidRPr="002835BE" w:rsidRDefault="002608F4" w:rsidP="00323E6B">
      <w:pPr>
        <w:pStyle w:val="ListParagraph"/>
        <w:numPr>
          <w:ilvl w:val="2"/>
          <w:numId w:val="29"/>
        </w:numPr>
        <w:rPr>
          <w:b/>
          <w:bCs/>
          <w:lang w:val="el-GR"/>
        </w:rPr>
      </w:pPr>
      <w:r>
        <w:rPr>
          <w:lang w:val="el-GR"/>
        </w:rPr>
        <w:t>τ</w:t>
      </w:r>
      <w:r w:rsidR="007E2C77">
        <w:rPr>
          <w:lang w:val="el-GR"/>
        </w:rPr>
        <w:t>ου κόστους διαδρομής</w:t>
      </w:r>
    </w:p>
    <w:p w14:paraId="174FB60D" w14:textId="06F686C3" w:rsidR="002835BE" w:rsidRPr="005F6904" w:rsidRDefault="002835BE" w:rsidP="00323E6B">
      <w:pPr>
        <w:pStyle w:val="ListParagraph"/>
        <w:numPr>
          <w:ilvl w:val="2"/>
          <w:numId w:val="29"/>
        </w:numPr>
        <w:rPr>
          <w:b/>
          <w:bCs/>
          <w:lang w:val="el-GR"/>
        </w:rPr>
      </w:pPr>
      <w:r>
        <w:rPr>
          <w:lang w:val="el-GR"/>
        </w:rPr>
        <w:t>της απόστασης διαδρομής</w:t>
      </w:r>
    </w:p>
    <w:p w14:paraId="3A9C8C01" w14:textId="54A67C98" w:rsidR="005F6904" w:rsidRPr="005F6904" w:rsidRDefault="005F6904" w:rsidP="00323E6B">
      <w:pPr>
        <w:pStyle w:val="ListParagraph"/>
        <w:numPr>
          <w:ilvl w:val="2"/>
          <w:numId w:val="29"/>
        </w:numPr>
        <w:rPr>
          <w:b/>
          <w:bCs/>
          <w:lang w:val="el-GR"/>
        </w:rPr>
      </w:pPr>
      <w:r>
        <w:rPr>
          <w:lang w:val="el-GR"/>
        </w:rPr>
        <w:t>της συνολικής καθυστέρησης</w:t>
      </w:r>
    </w:p>
    <w:p w14:paraId="1206C2B7" w14:textId="59A011FA" w:rsidR="005F6904" w:rsidRPr="005F6904" w:rsidRDefault="005F6904" w:rsidP="00323E6B">
      <w:pPr>
        <w:pStyle w:val="ListParagraph"/>
        <w:numPr>
          <w:ilvl w:val="2"/>
          <w:numId w:val="29"/>
        </w:numPr>
        <w:rPr>
          <w:b/>
          <w:bCs/>
          <w:lang w:val="el-GR"/>
        </w:rPr>
      </w:pPr>
      <w:r>
        <w:rPr>
          <w:lang w:val="el-GR"/>
        </w:rPr>
        <w:t>του αριθμού οχημάτων</w:t>
      </w:r>
    </w:p>
    <w:p w14:paraId="6CDE7BC9" w14:textId="16CA2C11" w:rsidR="005F6904" w:rsidRPr="005F6904" w:rsidRDefault="005F6904" w:rsidP="00323E6B">
      <w:pPr>
        <w:pStyle w:val="ListParagraph"/>
        <w:numPr>
          <w:ilvl w:val="2"/>
          <w:numId w:val="29"/>
        </w:numPr>
        <w:rPr>
          <w:b/>
          <w:bCs/>
          <w:lang w:val="el-GR"/>
        </w:rPr>
      </w:pPr>
      <w:r>
        <w:rPr>
          <w:lang w:val="el-GR"/>
        </w:rPr>
        <w:t>του κόστους της εξυπηρέτησης συν την ποινή</w:t>
      </w:r>
    </w:p>
    <w:p w14:paraId="650937FA" w14:textId="5B43B8AD" w:rsidR="005F6904" w:rsidRPr="005F6904" w:rsidRDefault="005F6904" w:rsidP="00323E6B">
      <w:pPr>
        <w:pStyle w:val="ListParagraph"/>
        <w:numPr>
          <w:ilvl w:val="2"/>
          <w:numId w:val="29"/>
        </w:numPr>
        <w:rPr>
          <w:b/>
          <w:bCs/>
          <w:lang w:val="el-GR"/>
        </w:rPr>
      </w:pPr>
      <w:r>
        <w:rPr>
          <w:lang w:val="el-GR"/>
        </w:rPr>
        <w:t>της δυσαρέσκειας του πελάτη</w:t>
      </w:r>
    </w:p>
    <w:p w14:paraId="5010A7FA" w14:textId="11CCF250" w:rsidR="005F6904" w:rsidRPr="005F6904" w:rsidRDefault="005F6904" w:rsidP="00323E6B">
      <w:pPr>
        <w:pStyle w:val="ListParagraph"/>
        <w:numPr>
          <w:ilvl w:val="2"/>
          <w:numId w:val="29"/>
        </w:numPr>
        <w:rPr>
          <w:b/>
          <w:bCs/>
          <w:lang w:val="el-GR"/>
        </w:rPr>
      </w:pPr>
      <w:r>
        <w:rPr>
          <w:lang w:val="el-GR"/>
        </w:rPr>
        <w:t>του συνολικού χρόνου ολοκλήρωσης</w:t>
      </w:r>
    </w:p>
    <w:p w14:paraId="7E78A660" w14:textId="35942FB3" w:rsidR="005F6904" w:rsidRPr="005F6904" w:rsidRDefault="005F6904" w:rsidP="005F6904">
      <w:pPr>
        <w:pStyle w:val="ListParagraph"/>
        <w:numPr>
          <w:ilvl w:val="1"/>
          <w:numId w:val="29"/>
        </w:numPr>
        <w:rPr>
          <w:b/>
          <w:bCs/>
          <w:lang w:val="el-GR"/>
        </w:rPr>
      </w:pPr>
      <w:r>
        <w:rPr>
          <w:lang w:val="el-GR"/>
        </w:rPr>
        <w:t>Μεγιστοποίηση</w:t>
      </w:r>
    </w:p>
    <w:p w14:paraId="10F6AE43" w14:textId="24797445" w:rsidR="005F6904" w:rsidRPr="005F6904" w:rsidRDefault="005F6904" w:rsidP="005F6904">
      <w:pPr>
        <w:pStyle w:val="ListParagraph"/>
        <w:numPr>
          <w:ilvl w:val="2"/>
          <w:numId w:val="29"/>
        </w:numPr>
        <w:rPr>
          <w:b/>
          <w:bCs/>
          <w:lang w:val="el-GR"/>
        </w:rPr>
      </w:pPr>
      <w:r>
        <w:rPr>
          <w:lang w:val="el-GR"/>
        </w:rPr>
        <w:t>της ποιότητας της εξυπηρέτησης</w:t>
      </w:r>
    </w:p>
    <w:p w14:paraId="626E44DE" w14:textId="1B6AB5FE" w:rsidR="005F6904" w:rsidRPr="005F6904" w:rsidRDefault="005F6904" w:rsidP="005F6904">
      <w:pPr>
        <w:pStyle w:val="ListParagraph"/>
        <w:numPr>
          <w:ilvl w:val="2"/>
          <w:numId w:val="29"/>
        </w:numPr>
        <w:rPr>
          <w:b/>
          <w:bCs/>
          <w:lang w:val="el-GR"/>
        </w:rPr>
      </w:pPr>
      <w:r>
        <w:rPr>
          <w:lang w:val="el-GR"/>
        </w:rPr>
        <w:t>του κέρδους</w:t>
      </w:r>
    </w:p>
    <w:p w14:paraId="67D4954E" w14:textId="6FF2B514" w:rsidR="005F6904" w:rsidRPr="007B623C" w:rsidRDefault="005F6904" w:rsidP="005F6904">
      <w:pPr>
        <w:pStyle w:val="ListParagraph"/>
        <w:numPr>
          <w:ilvl w:val="0"/>
          <w:numId w:val="29"/>
        </w:numPr>
        <w:rPr>
          <w:b/>
          <w:bCs/>
          <w:lang w:val="el-GR"/>
        </w:rPr>
      </w:pPr>
      <w:r w:rsidRPr="005F6904">
        <w:rPr>
          <w:b/>
          <w:bCs/>
          <w:lang w:val="el-GR"/>
        </w:rPr>
        <w:t>Μέγεθος του στόλου:</w:t>
      </w:r>
      <w:r>
        <w:rPr>
          <w:b/>
          <w:bCs/>
          <w:lang w:val="el-GR"/>
        </w:rPr>
        <w:t xml:space="preserve"> </w:t>
      </w:r>
      <w:r w:rsidR="007B623C">
        <w:rPr>
          <w:lang w:val="el-GR"/>
        </w:rPr>
        <w:t>Στη βιβλιογραφία συναντώνται συνήθως τρία σενάρια:</w:t>
      </w:r>
    </w:p>
    <w:p w14:paraId="6C54AE66" w14:textId="313C534D" w:rsidR="007B623C" w:rsidRPr="007B623C" w:rsidRDefault="007B623C" w:rsidP="007B623C">
      <w:pPr>
        <w:pStyle w:val="ListParagraph"/>
        <w:numPr>
          <w:ilvl w:val="1"/>
          <w:numId w:val="29"/>
        </w:numPr>
        <w:rPr>
          <w:b/>
          <w:bCs/>
          <w:lang w:val="el-GR"/>
        </w:rPr>
      </w:pPr>
      <w:r>
        <w:rPr>
          <w:lang w:val="el-GR"/>
        </w:rPr>
        <w:t>Ένα όχημα</w:t>
      </w:r>
    </w:p>
    <w:p w14:paraId="7254748E" w14:textId="61B750CF" w:rsidR="007B623C" w:rsidRPr="007B623C" w:rsidRDefault="007B623C" w:rsidP="007B623C">
      <w:pPr>
        <w:pStyle w:val="ListParagraph"/>
        <w:numPr>
          <w:ilvl w:val="1"/>
          <w:numId w:val="29"/>
        </w:numPr>
        <w:rPr>
          <w:b/>
          <w:bCs/>
          <w:lang w:val="el-GR"/>
        </w:rPr>
      </w:pPr>
      <w:r>
        <w:rPr>
          <w:lang w:val="el-GR"/>
        </w:rPr>
        <w:t>Πολλαπλά αλλά περιορισμένα οχήματα</w:t>
      </w:r>
    </w:p>
    <w:p w14:paraId="41A73801" w14:textId="77777777" w:rsidR="007B623C" w:rsidRPr="007B623C" w:rsidRDefault="007B623C" w:rsidP="007B623C">
      <w:pPr>
        <w:pStyle w:val="ListParagraph"/>
        <w:numPr>
          <w:ilvl w:val="1"/>
          <w:numId w:val="29"/>
        </w:numPr>
        <w:rPr>
          <w:b/>
          <w:bCs/>
          <w:lang w:val="el-GR"/>
        </w:rPr>
      </w:pPr>
      <w:r>
        <w:rPr>
          <w:lang w:val="el-GR"/>
        </w:rPr>
        <w:t>Πολλαπλά και επαρκή οχήματα (ή άπειρα)</w:t>
      </w:r>
    </w:p>
    <w:p w14:paraId="156E4660" w14:textId="1DC9F51F" w:rsidR="007B623C" w:rsidRPr="007B623C" w:rsidRDefault="007B623C" w:rsidP="007B623C">
      <w:pPr>
        <w:pStyle w:val="ListParagraph"/>
        <w:rPr>
          <w:b/>
          <w:bCs/>
          <w:lang w:val="el-GR"/>
        </w:rPr>
      </w:pPr>
      <w:r w:rsidRPr="007B623C">
        <w:rPr>
          <w:lang w:val="el-GR"/>
        </w:rPr>
        <w:t>Σύμφωνα με τους συγγραφείς, οι περισσότερες μελέτες αφορούν τ</w:t>
      </w:r>
      <w:r w:rsidR="00F0293E">
        <w:rPr>
          <w:lang w:val="el-GR"/>
        </w:rPr>
        <w:t>ο</w:t>
      </w:r>
      <w:r w:rsidRPr="007B623C">
        <w:rPr>
          <w:lang w:val="el-GR"/>
        </w:rPr>
        <w:t xml:space="preserve"> δεύτερ</w:t>
      </w:r>
      <w:r w:rsidR="00F0293E">
        <w:rPr>
          <w:lang w:val="el-GR"/>
        </w:rPr>
        <w:t>ο</w:t>
      </w:r>
      <w:r w:rsidRPr="007B623C">
        <w:rPr>
          <w:lang w:val="el-GR"/>
        </w:rPr>
        <w:t xml:space="preserve"> </w:t>
      </w:r>
      <w:r w:rsidR="00F0293E">
        <w:rPr>
          <w:lang w:val="el-GR"/>
        </w:rPr>
        <w:t>σενάριο</w:t>
      </w:r>
      <w:r w:rsidRPr="007B623C">
        <w:rPr>
          <w:lang w:val="el-GR"/>
        </w:rPr>
        <w:t>.</w:t>
      </w:r>
    </w:p>
    <w:p w14:paraId="5D6ABFB6" w14:textId="5F53A33F" w:rsidR="007B623C" w:rsidRPr="008B1DD4" w:rsidRDefault="00445878" w:rsidP="007B623C">
      <w:pPr>
        <w:pStyle w:val="ListParagraph"/>
        <w:numPr>
          <w:ilvl w:val="0"/>
          <w:numId w:val="31"/>
        </w:numPr>
        <w:rPr>
          <w:b/>
          <w:bCs/>
          <w:lang w:val="el-GR"/>
        </w:rPr>
      </w:pPr>
      <w:r w:rsidRPr="00445878">
        <w:rPr>
          <w:b/>
          <w:bCs/>
          <w:lang w:val="el-GR"/>
        </w:rPr>
        <w:t xml:space="preserve">Χρονικοί περιορισμοί: </w:t>
      </w:r>
      <w:r w:rsidRPr="008B1DD4">
        <w:rPr>
          <w:lang w:val="el-GR"/>
        </w:rPr>
        <w:t xml:space="preserve">Το κριτήριο αυτό αφορά το χρονικό περιορισμό της εκάστοτε αίτησης-ζήτησης. </w:t>
      </w:r>
      <w:r w:rsidR="00CD201F">
        <w:rPr>
          <w:lang w:val="el-GR"/>
        </w:rPr>
        <w:t>Οι περιπτώσεις που συναντώνται είναι οι εξής</w:t>
      </w:r>
      <w:r>
        <w:t>:</w:t>
      </w:r>
    </w:p>
    <w:p w14:paraId="513CD8C8" w14:textId="48642DCB" w:rsidR="008B1DD4" w:rsidRPr="00EA1E52" w:rsidRDefault="00EA1E52" w:rsidP="008B1DD4">
      <w:pPr>
        <w:pStyle w:val="ListParagraph"/>
        <w:numPr>
          <w:ilvl w:val="1"/>
          <w:numId w:val="31"/>
        </w:numPr>
        <w:rPr>
          <w:b/>
          <w:bCs/>
          <w:lang w:val="el-GR"/>
        </w:rPr>
      </w:pPr>
      <w:r>
        <w:rPr>
          <w:lang w:val="el-GR"/>
        </w:rPr>
        <w:t>χωρίς χρονικούς περιορισμούς</w:t>
      </w:r>
    </w:p>
    <w:p w14:paraId="463D9A3D" w14:textId="747EB88B" w:rsidR="00EA1E52" w:rsidRPr="00EA1E52" w:rsidRDefault="00EA1E52" w:rsidP="008B1DD4">
      <w:pPr>
        <w:pStyle w:val="ListParagraph"/>
        <w:numPr>
          <w:ilvl w:val="1"/>
          <w:numId w:val="31"/>
        </w:numPr>
        <w:rPr>
          <w:b/>
          <w:bCs/>
          <w:lang w:val="el-GR"/>
        </w:rPr>
      </w:pPr>
      <w:r>
        <w:rPr>
          <w:lang w:val="el-GR"/>
        </w:rPr>
        <w:t>με αυστηρό παράθυρο χρόνου</w:t>
      </w:r>
    </w:p>
    <w:p w14:paraId="3C7A9C84" w14:textId="0B3BAFFB" w:rsidR="00EA1E52" w:rsidRPr="00EA1E52" w:rsidRDefault="00EA1E52" w:rsidP="008B1DD4">
      <w:pPr>
        <w:pStyle w:val="ListParagraph"/>
        <w:numPr>
          <w:ilvl w:val="1"/>
          <w:numId w:val="31"/>
        </w:numPr>
        <w:rPr>
          <w:b/>
          <w:bCs/>
          <w:lang w:val="el-GR"/>
        </w:rPr>
      </w:pPr>
      <w:r>
        <w:rPr>
          <w:lang w:val="el-GR"/>
        </w:rPr>
        <w:lastRenderedPageBreak/>
        <w:t>με χαλαρό παράθυρο χρόνου</w:t>
      </w:r>
    </w:p>
    <w:p w14:paraId="5A579D6D" w14:textId="25731697" w:rsidR="00EA1E52" w:rsidRPr="00EA1E52" w:rsidRDefault="00EA1E52" w:rsidP="00EA1E52">
      <w:pPr>
        <w:pStyle w:val="ListParagraph"/>
        <w:numPr>
          <w:ilvl w:val="1"/>
          <w:numId w:val="31"/>
        </w:numPr>
        <w:rPr>
          <w:b/>
          <w:bCs/>
          <w:lang w:val="el-GR"/>
        </w:rPr>
      </w:pPr>
      <w:r>
        <w:rPr>
          <w:lang w:val="el-GR"/>
        </w:rPr>
        <w:t>με άλλους τύπους χρονικών περιορισμών</w:t>
      </w:r>
    </w:p>
    <w:p w14:paraId="4B367134" w14:textId="5D921A2D" w:rsidR="00EA1E52" w:rsidRDefault="006E7AC7" w:rsidP="00EA1E52">
      <w:pPr>
        <w:pStyle w:val="ListParagraph"/>
        <w:rPr>
          <w:lang w:val="el-GR"/>
        </w:rPr>
      </w:pPr>
      <w:r>
        <w:rPr>
          <w:lang w:val="el-GR"/>
        </w:rPr>
        <w:t>Το κριτήριο αυτό αλληλεξαρτάται με το μέγεθος του στόλου και την ικανότητας απόρριψης πελατών, καθώς σε ένα δυναμικό σενάριο χρειάζονται είτε χαλαρά παράθυρα, είτε καθόλου χρονικά παράθυρα εκτός και αν διατίθεται ένα άπειρο πλήθος οχημάτων ή εάν επιτρέπεται η απόρριψη πελατών. Παρ’ όλα αυτά, οι δύο τελευταίες περιπτώσεις συναντώνται λιγότερο συχνά σε προβλήματα της καθημερινότητας.</w:t>
      </w:r>
    </w:p>
    <w:p w14:paraId="490325FC" w14:textId="42D4B1A2" w:rsidR="00E40E4A" w:rsidRDefault="00E40E4A" w:rsidP="00E40E4A">
      <w:pPr>
        <w:pStyle w:val="ListParagraph"/>
        <w:numPr>
          <w:ilvl w:val="0"/>
          <w:numId w:val="31"/>
        </w:numPr>
        <w:rPr>
          <w:b/>
          <w:bCs/>
          <w:lang w:val="el-GR"/>
        </w:rPr>
      </w:pPr>
      <w:r>
        <w:rPr>
          <w:b/>
          <w:bCs/>
          <w:lang w:val="el-GR"/>
        </w:rPr>
        <w:t>Χωρητικότητα του  οχήματος:</w:t>
      </w:r>
      <w:r w:rsidR="00E62E14" w:rsidRPr="00E62E14">
        <w:rPr>
          <w:b/>
          <w:bCs/>
          <w:lang w:val="el-GR"/>
        </w:rPr>
        <w:t xml:space="preserve"> </w:t>
      </w:r>
      <w:r w:rsidR="00E62E14">
        <w:rPr>
          <w:lang w:val="el-GR"/>
        </w:rPr>
        <w:t xml:space="preserve">Σε περιπτώσεις προβλημάτων όπου τα αγαθά θεωρούνται μικρά σε σχέση με τη χωρητικότητα του οχήματος, μπορεί να υποτεθεί πως η </w:t>
      </w:r>
      <w:r w:rsidR="004E1B7F">
        <w:rPr>
          <w:lang w:val="el-GR"/>
        </w:rPr>
        <w:t>χωρητικότητα</w:t>
      </w:r>
      <w:r w:rsidR="00E62E14">
        <w:rPr>
          <w:lang w:val="el-GR"/>
        </w:rPr>
        <w:t xml:space="preserve"> του οχήματος είναι άπειρη και πως το όχημα είναι ικανό να εξυπηρετήσει όσους πελάτες χρειαστεί. Παρ’ όλα αυτά σύμφωνα με τους συγγραφείς στην πλειοψηφία της βιβλιογραφίας , θέτονται περιορισμοί στη χωρητικότητα του οχήματος</w:t>
      </w:r>
      <w:r w:rsidR="00946BF8">
        <w:rPr>
          <w:b/>
          <w:bCs/>
          <w:lang w:val="el-GR"/>
        </w:rPr>
        <w:t>.</w:t>
      </w:r>
    </w:p>
    <w:p w14:paraId="74AF6825" w14:textId="2D76D751" w:rsidR="00946BF8" w:rsidRPr="00946BF8" w:rsidRDefault="00946BF8" w:rsidP="00E40E4A">
      <w:pPr>
        <w:pStyle w:val="ListParagraph"/>
        <w:numPr>
          <w:ilvl w:val="0"/>
          <w:numId w:val="31"/>
        </w:numPr>
        <w:rPr>
          <w:b/>
          <w:bCs/>
          <w:lang w:val="el-GR"/>
        </w:rPr>
      </w:pPr>
      <w:r>
        <w:rPr>
          <w:b/>
          <w:bCs/>
          <w:lang w:val="el-GR"/>
        </w:rPr>
        <w:t xml:space="preserve">Ικανότητα απόρριψης πελατών: </w:t>
      </w:r>
      <w:r>
        <w:rPr>
          <w:lang w:val="el-GR"/>
        </w:rPr>
        <w:t>Η απόρριψη πελατών είναι πιθανή σε προβλήματα που διαθέτουν αυστηρά χρονικά παράθυρα ή/και περιορισμένο αριθμό οχημάτων ή/και περιορισμένη χωρητικότητα στα οχήματα. Η απαγόρευση, λοιπόν, της απόρριψης πελατών σε ένα πρόβλημα που διαθέτει ένα συνδυασμό από τα παραπάνω μπορεί να καταστήσει το πρόβλημα αδύνατο. Σύμφωνα με τους συγγραφείς, η πλειοψηφία της βιβλιογραφίας δεν επιτρέπει την απόρριψη πελατών.</w:t>
      </w:r>
    </w:p>
    <w:p w14:paraId="432F0BD4" w14:textId="16745A09" w:rsidR="00946BF8" w:rsidRPr="00EE7220" w:rsidRDefault="00946BF8" w:rsidP="00E40E4A">
      <w:pPr>
        <w:pStyle w:val="ListParagraph"/>
        <w:numPr>
          <w:ilvl w:val="0"/>
          <w:numId w:val="31"/>
        </w:numPr>
        <w:rPr>
          <w:b/>
          <w:bCs/>
          <w:lang w:val="el-GR"/>
        </w:rPr>
      </w:pPr>
      <w:r>
        <w:rPr>
          <w:b/>
          <w:bCs/>
          <w:lang w:val="el-GR"/>
        </w:rPr>
        <w:t xml:space="preserve">Φύση δυναμικού στοιχείου: </w:t>
      </w:r>
      <w:r w:rsidR="00EE7220">
        <w:rPr>
          <w:lang w:val="el-GR"/>
        </w:rPr>
        <w:t>Το δυναμικό στοιχείο σε προβλήματα Δυναμικής Δρομολόγησης Οχημάτων μπορεί να συναντηθεί με πολλές μορφές:</w:t>
      </w:r>
    </w:p>
    <w:p w14:paraId="08AEC93D" w14:textId="70551876" w:rsidR="00EE7220" w:rsidRPr="00467D26" w:rsidRDefault="00EE7220" w:rsidP="00EE7220">
      <w:pPr>
        <w:pStyle w:val="ListParagraph"/>
        <w:numPr>
          <w:ilvl w:val="1"/>
          <w:numId w:val="31"/>
        </w:numPr>
        <w:rPr>
          <w:b/>
          <w:bCs/>
          <w:lang w:val="el-GR"/>
        </w:rPr>
      </w:pPr>
      <w:r w:rsidRPr="00774AC4">
        <w:rPr>
          <w:lang w:val="el-GR"/>
        </w:rPr>
        <w:t>Δυναμικές απαιτήσεις:</w:t>
      </w:r>
      <w:r>
        <w:rPr>
          <w:b/>
          <w:bCs/>
          <w:lang w:val="el-GR"/>
        </w:rPr>
        <w:t xml:space="preserve"> </w:t>
      </w:r>
      <w:r>
        <w:rPr>
          <w:lang w:val="el-GR"/>
        </w:rPr>
        <w:t>ακυρώσεις απαιτήσεων, αλλαγές στις τοποθεσίες των πελατών ή/και των απαιτήσεων</w:t>
      </w:r>
    </w:p>
    <w:p w14:paraId="0B986C78" w14:textId="421C5243" w:rsidR="00467D26" w:rsidRPr="00774AC4" w:rsidRDefault="00467D26" w:rsidP="00EE7220">
      <w:pPr>
        <w:pStyle w:val="ListParagraph"/>
        <w:numPr>
          <w:ilvl w:val="1"/>
          <w:numId w:val="31"/>
        </w:numPr>
        <w:rPr>
          <w:lang w:val="el-GR"/>
        </w:rPr>
      </w:pPr>
      <w:r w:rsidRPr="00774AC4">
        <w:rPr>
          <w:lang w:val="el-GR"/>
        </w:rPr>
        <w:t>Δυναμικοί χρόνοι ταξιδιού ή/και εξυπηρέτησης</w:t>
      </w:r>
    </w:p>
    <w:p w14:paraId="538CA0FE" w14:textId="545772D1" w:rsidR="00C663B4" w:rsidRDefault="00C663B4" w:rsidP="00EE7220">
      <w:pPr>
        <w:pStyle w:val="ListParagraph"/>
        <w:numPr>
          <w:ilvl w:val="1"/>
          <w:numId w:val="31"/>
        </w:numPr>
        <w:rPr>
          <w:lang w:val="el-GR"/>
        </w:rPr>
      </w:pPr>
      <w:r w:rsidRPr="00774AC4">
        <w:rPr>
          <w:lang w:val="el-GR"/>
        </w:rPr>
        <w:t>Δυναμική διαθεσιμότητα ή έλλειψη οχημάτων</w:t>
      </w:r>
    </w:p>
    <w:p w14:paraId="39DC9FE1" w14:textId="07C22A3F" w:rsidR="00184027" w:rsidRPr="00C6306D" w:rsidRDefault="00184027" w:rsidP="00184027">
      <w:pPr>
        <w:pStyle w:val="ListParagraph"/>
        <w:numPr>
          <w:ilvl w:val="0"/>
          <w:numId w:val="31"/>
        </w:numPr>
        <w:rPr>
          <w:b/>
          <w:bCs/>
          <w:lang w:val="el-GR"/>
        </w:rPr>
      </w:pPr>
      <w:r w:rsidRPr="00184027">
        <w:rPr>
          <w:b/>
          <w:bCs/>
          <w:lang w:val="el-GR"/>
        </w:rPr>
        <w:t>Φύση της στοχαστικότητας:</w:t>
      </w:r>
      <w:r w:rsidR="00581D5C">
        <w:rPr>
          <w:lang w:val="el-GR"/>
        </w:rPr>
        <w:t xml:space="preserve"> </w:t>
      </w:r>
      <w:r w:rsidR="00C6306D">
        <w:rPr>
          <w:lang w:val="el-GR"/>
        </w:rPr>
        <w:t xml:space="preserve">Σε προβλήματα </w:t>
      </w:r>
      <w:r w:rsidR="00C6306D">
        <w:t>VRP</w:t>
      </w:r>
      <w:r w:rsidR="00C6306D" w:rsidRPr="00C6306D">
        <w:rPr>
          <w:lang w:val="el-GR"/>
        </w:rPr>
        <w:t xml:space="preserve"> </w:t>
      </w:r>
      <w:r w:rsidR="00C6306D">
        <w:rPr>
          <w:lang w:val="el-GR"/>
        </w:rPr>
        <w:t xml:space="preserve">τύπου </w:t>
      </w:r>
      <w:r w:rsidR="00C6306D">
        <w:t>DS</w:t>
      </w:r>
      <w:r w:rsidR="00C6306D" w:rsidRPr="00C6306D">
        <w:rPr>
          <w:lang w:val="el-GR"/>
        </w:rPr>
        <w:t xml:space="preserve"> </w:t>
      </w:r>
      <w:r w:rsidR="00C6306D">
        <w:rPr>
          <w:lang w:val="el-GR"/>
        </w:rPr>
        <w:t xml:space="preserve">ή </w:t>
      </w:r>
      <w:r w:rsidR="00C6306D">
        <w:t>SS</w:t>
      </w:r>
      <w:r w:rsidR="00C6306D">
        <w:rPr>
          <w:lang w:val="el-GR"/>
        </w:rPr>
        <w:t>, οι στοχαστικές μεταβλητές μπορεί να είναι οι εξής:</w:t>
      </w:r>
    </w:p>
    <w:p w14:paraId="3EDB78A5" w14:textId="5A5EA850" w:rsidR="00C6306D" w:rsidRPr="00C6306D" w:rsidRDefault="00C6306D" w:rsidP="00C6306D">
      <w:pPr>
        <w:pStyle w:val="ListParagraph"/>
        <w:numPr>
          <w:ilvl w:val="1"/>
          <w:numId w:val="31"/>
        </w:numPr>
        <w:rPr>
          <w:lang w:val="el-GR"/>
        </w:rPr>
      </w:pPr>
      <w:r w:rsidRPr="00C6306D">
        <w:rPr>
          <w:lang w:val="el-GR"/>
        </w:rPr>
        <w:t>Οι τοποθεσίες πελατών</w:t>
      </w:r>
    </w:p>
    <w:p w14:paraId="7C6BF5E7" w14:textId="19AC1CEE" w:rsidR="00C6306D" w:rsidRPr="00C6306D" w:rsidRDefault="00C6306D" w:rsidP="00C6306D">
      <w:pPr>
        <w:pStyle w:val="ListParagraph"/>
        <w:numPr>
          <w:ilvl w:val="1"/>
          <w:numId w:val="31"/>
        </w:numPr>
        <w:rPr>
          <w:lang w:val="el-GR"/>
        </w:rPr>
      </w:pPr>
      <w:r w:rsidRPr="00C6306D">
        <w:rPr>
          <w:lang w:val="el-GR"/>
        </w:rPr>
        <w:t>Το μέγεθος της ζήτησης</w:t>
      </w:r>
    </w:p>
    <w:p w14:paraId="7ADE9027" w14:textId="3540A3F0" w:rsidR="00C6306D" w:rsidRDefault="00C6306D" w:rsidP="00C6306D">
      <w:pPr>
        <w:pStyle w:val="ListParagraph"/>
        <w:numPr>
          <w:ilvl w:val="1"/>
          <w:numId w:val="31"/>
        </w:numPr>
        <w:rPr>
          <w:lang w:val="el-GR"/>
        </w:rPr>
      </w:pPr>
      <w:r w:rsidRPr="00C6306D">
        <w:rPr>
          <w:lang w:val="el-GR"/>
        </w:rPr>
        <w:t>Ο χρόνος ταξιδιού</w:t>
      </w:r>
    </w:p>
    <w:p w14:paraId="0BDE1152" w14:textId="0836EA55" w:rsidR="00C6306D" w:rsidRDefault="00C6306D" w:rsidP="00C6306D">
      <w:pPr>
        <w:pStyle w:val="ListParagraph"/>
        <w:numPr>
          <w:ilvl w:val="0"/>
          <w:numId w:val="31"/>
        </w:numPr>
        <w:rPr>
          <w:lang w:val="el-GR"/>
        </w:rPr>
      </w:pPr>
      <w:r>
        <w:rPr>
          <w:lang w:val="el-GR"/>
        </w:rPr>
        <w:t xml:space="preserve">Μέθοδοι επίλυσης: Για την επίλυση του </w:t>
      </w:r>
      <w:r>
        <w:t>VRP</w:t>
      </w:r>
      <w:r w:rsidRPr="00C6306D">
        <w:rPr>
          <w:lang w:val="el-GR"/>
        </w:rPr>
        <w:t xml:space="preserve"> </w:t>
      </w:r>
      <w:r>
        <w:rPr>
          <w:lang w:val="el-GR"/>
        </w:rPr>
        <w:t xml:space="preserve">αλλά και του </w:t>
      </w:r>
      <w:r>
        <w:t>DVRP</w:t>
      </w:r>
      <w:r>
        <w:rPr>
          <w:lang w:val="el-GR"/>
        </w:rPr>
        <w:t xml:space="preserve">, έχουν αναπτυχθεί διάφορες μέθοδοι, </w:t>
      </w:r>
      <w:r w:rsidR="007F3CEF">
        <w:rPr>
          <w:lang w:val="el-GR"/>
        </w:rPr>
        <w:t xml:space="preserve">με την πλειοψηφία τους να είναι ευρετικές λόγω της δυσκολίας του προβλήματος σε συνδυασμό με την ανάγκη εύρεσης λύσης σε μικρό χρονικό διάστημα. Οι </w:t>
      </w:r>
      <w:r w:rsidR="007F3CEF">
        <w:t>Psaraftis</w:t>
      </w:r>
      <w:r w:rsidR="007F3CEF" w:rsidRPr="007F3CEF">
        <w:rPr>
          <w:lang w:val="el-GR"/>
        </w:rPr>
        <w:t xml:space="preserve"> </w:t>
      </w:r>
      <w:r w:rsidR="007F3CEF">
        <w:t>et</w:t>
      </w:r>
      <w:r w:rsidR="007F3CEF" w:rsidRPr="007F3CEF">
        <w:rPr>
          <w:lang w:val="el-GR"/>
        </w:rPr>
        <w:t xml:space="preserve"> </w:t>
      </w:r>
      <w:r w:rsidR="007F3CEF">
        <w:t>al</w:t>
      </w:r>
      <w:r w:rsidR="007F3CEF" w:rsidRPr="007F3CEF">
        <w:rPr>
          <w:lang w:val="el-GR"/>
        </w:rPr>
        <w:t>.</w:t>
      </w:r>
      <w:r w:rsidR="007F3CEF">
        <w:rPr>
          <w:lang w:val="el-GR"/>
        </w:rPr>
        <w:t xml:space="preserve"> </w:t>
      </w:r>
      <w:r w:rsidR="007F3CEF" w:rsidRPr="007F3CEF">
        <w:rPr>
          <w:lang w:val="el-GR"/>
        </w:rPr>
        <w:t>(2016)</w:t>
      </w:r>
      <w:r w:rsidR="007F3CEF">
        <w:rPr>
          <w:lang w:val="el-GR"/>
        </w:rPr>
        <w:t xml:space="preserve"> αναφέρουν μερικές από τις κύριες αυτές μεθόδους:</w:t>
      </w:r>
    </w:p>
    <w:p w14:paraId="3DC87365" w14:textId="68F63335" w:rsidR="007F3CEF" w:rsidRDefault="007F3CEF" w:rsidP="007F3CEF">
      <w:pPr>
        <w:pStyle w:val="ListParagraph"/>
        <w:numPr>
          <w:ilvl w:val="1"/>
          <w:numId w:val="31"/>
        </w:numPr>
      </w:pPr>
      <w:r>
        <w:t>Tabu search (TS) Including Parallel TS</w:t>
      </w:r>
    </w:p>
    <w:p w14:paraId="48177037" w14:textId="18CEB853" w:rsidR="007F3CEF" w:rsidRDefault="007F3CEF" w:rsidP="007F3CEF">
      <w:pPr>
        <w:pStyle w:val="ListParagraph"/>
        <w:numPr>
          <w:ilvl w:val="1"/>
          <w:numId w:val="31"/>
        </w:numPr>
      </w:pPr>
      <w:r>
        <w:t>Various Neighborhood Search (NS) approaches, including Adaptive NS, Variable NS, Large NS, etc.</w:t>
      </w:r>
    </w:p>
    <w:p w14:paraId="4D82133B" w14:textId="3CD61EDD" w:rsidR="007F3CEF" w:rsidRDefault="007F3CEF" w:rsidP="007F3CEF">
      <w:pPr>
        <w:pStyle w:val="ListParagraph"/>
        <w:numPr>
          <w:ilvl w:val="1"/>
          <w:numId w:val="31"/>
        </w:numPr>
      </w:pPr>
      <w:r>
        <w:t>Insertion Methods</w:t>
      </w:r>
    </w:p>
    <w:p w14:paraId="7D6AD488" w14:textId="5FD3953D" w:rsidR="007F3CEF" w:rsidRDefault="007F3CEF" w:rsidP="007F3CEF">
      <w:pPr>
        <w:pStyle w:val="ListParagraph"/>
        <w:numPr>
          <w:ilvl w:val="1"/>
          <w:numId w:val="31"/>
        </w:numPr>
      </w:pPr>
      <w:r>
        <w:t>Nearest Neighbor (NN)</w:t>
      </w:r>
    </w:p>
    <w:p w14:paraId="53111D20" w14:textId="2BB7AD40" w:rsidR="007F3CEF" w:rsidRDefault="007F3CEF" w:rsidP="007F3CEF">
      <w:pPr>
        <w:pStyle w:val="ListParagraph"/>
        <w:numPr>
          <w:ilvl w:val="1"/>
          <w:numId w:val="31"/>
        </w:numPr>
      </w:pPr>
      <w:r>
        <w:t>Column Generation (CG)</w:t>
      </w:r>
    </w:p>
    <w:p w14:paraId="407E4B5D" w14:textId="72C29FBA" w:rsidR="007F3CEF" w:rsidRDefault="007F3CEF" w:rsidP="007F3CEF">
      <w:pPr>
        <w:pStyle w:val="ListParagraph"/>
        <w:numPr>
          <w:ilvl w:val="1"/>
          <w:numId w:val="31"/>
        </w:numPr>
      </w:pPr>
      <w:r>
        <w:t>Genetic Algorithms (GA)</w:t>
      </w:r>
    </w:p>
    <w:p w14:paraId="2F76A34C" w14:textId="69987921" w:rsidR="007F3CEF" w:rsidRDefault="007F3CEF" w:rsidP="007F3CEF">
      <w:pPr>
        <w:pStyle w:val="ListParagraph"/>
        <w:numPr>
          <w:ilvl w:val="1"/>
          <w:numId w:val="31"/>
        </w:numPr>
      </w:pPr>
      <w:r>
        <w:t>Ant Colony Optimization (ACO)</w:t>
      </w:r>
    </w:p>
    <w:p w14:paraId="196BC70D" w14:textId="3F2E3529" w:rsidR="007F3CEF" w:rsidRDefault="007F3CEF" w:rsidP="007F3CEF">
      <w:pPr>
        <w:pStyle w:val="ListParagraph"/>
        <w:numPr>
          <w:ilvl w:val="1"/>
          <w:numId w:val="31"/>
        </w:numPr>
      </w:pPr>
      <w:r>
        <w:t>Particle Swarm Optimization (PSO)</w:t>
      </w:r>
    </w:p>
    <w:p w14:paraId="6ABA3936" w14:textId="4C7D58A3" w:rsidR="007F3CEF" w:rsidRDefault="007F3CEF" w:rsidP="007F3CEF">
      <w:pPr>
        <w:pStyle w:val="ListParagraph"/>
        <w:numPr>
          <w:ilvl w:val="1"/>
          <w:numId w:val="31"/>
        </w:numPr>
      </w:pPr>
      <w:r>
        <w:t>Waiting-Relocation Strategies</w:t>
      </w:r>
    </w:p>
    <w:p w14:paraId="7FBE3CF4" w14:textId="376DA82E" w:rsidR="007F3CEF" w:rsidRDefault="007F3CEF" w:rsidP="007F3CEF">
      <w:pPr>
        <w:pStyle w:val="ListParagraph"/>
        <w:numPr>
          <w:ilvl w:val="1"/>
          <w:numId w:val="31"/>
        </w:numPr>
      </w:pPr>
      <w:r>
        <w:t>Markov Decision Processes</w:t>
      </w:r>
    </w:p>
    <w:p w14:paraId="04D9C85A" w14:textId="3D2FE088" w:rsidR="007F3CEF" w:rsidRDefault="007F3CEF" w:rsidP="007F3CEF">
      <w:pPr>
        <w:pStyle w:val="ListParagraph"/>
        <w:numPr>
          <w:ilvl w:val="1"/>
          <w:numId w:val="31"/>
        </w:numPr>
      </w:pPr>
      <w:r>
        <w:lastRenderedPageBreak/>
        <w:t>Dynamic Programming (DP)-Based</w:t>
      </w:r>
      <w:r w:rsidR="003C099B">
        <w:rPr>
          <w:lang w:val="el-GR"/>
        </w:rPr>
        <w:t xml:space="preserve"> </w:t>
      </w:r>
      <w:r>
        <w:t>Approaches</w:t>
      </w:r>
    </w:p>
    <w:p w14:paraId="177745C3" w14:textId="43EBDA90" w:rsidR="007F3CEF" w:rsidRPr="007F3CEF" w:rsidRDefault="007F3CEF" w:rsidP="007F3CEF">
      <w:pPr>
        <w:pStyle w:val="ListParagraph"/>
        <w:numPr>
          <w:ilvl w:val="1"/>
          <w:numId w:val="31"/>
        </w:numPr>
      </w:pPr>
      <w:r>
        <w:t>Queueing-Polling Strategies</w:t>
      </w:r>
    </w:p>
    <w:p w14:paraId="44390117" w14:textId="4BC26E22" w:rsidR="00AF2D24" w:rsidRDefault="005F1598" w:rsidP="00F01EBF">
      <w:pPr>
        <w:rPr>
          <w:lang w:val="el-GR"/>
        </w:rPr>
      </w:pPr>
      <w:r>
        <w:rPr>
          <w:lang w:val="el-GR"/>
        </w:rPr>
        <w:t xml:space="preserve">Όπως αναφέρθηκε και στην αρχή της υποενότητας, ένας τρόπος προσέγγισης των προβλημάτων Δυναμικής Βελτιστοποίησης είναι ο χωρισμός του συνολικού διαθέσιμου χρόνου σε μικρότερα χρονικά τμήματα και η εκτέλεση του αλγορίθμου βελτιστοποίησης για το εκάστοτε στατικό πρόβλημα στην αρχή του κάθε τμήματος. Η έννοια λοιπόν του «δυναμικού αλγορίθμου», σύμφωνα με τους </w:t>
      </w:r>
      <w:r>
        <w:t>Psaraftis</w:t>
      </w:r>
      <w:r w:rsidRPr="005F1598">
        <w:rPr>
          <w:lang w:val="el-GR"/>
        </w:rPr>
        <w:t xml:space="preserve"> </w:t>
      </w:r>
      <w:r>
        <w:t>et</w:t>
      </w:r>
      <w:r w:rsidRPr="005F1598">
        <w:rPr>
          <w:lang w:val="el-GR"/>
        </w:rPr>
        <w:t xml:space="preserve"> </w:t>
      </w:r>
      <w:r>
        <w:t>al</w:t>
      </w:r>
      <w:r w:rsidRPr="005F1598">
        <w:rPr>
          <w:lang w:val="el-GR"/>
        </w:rPr>
        <w:t>.</w:t>
      </w:r>
      <w:r>
        <w:rPr>
          <w:lang w:val="el-GR"/>
        </w:rPr>
        <w:t xml:space="preserve"> </w:t>
      </w:r>
      <w:r w:rsidRPr="005F1598">
        <w:rPr>
          <w:lang w:val="el-GR"/>
        </w:rPr>
        <w:t xml:space="preserve">(2016), </w:t>
      </w:r>
      <w:r>
        <w:rPr>
          <w:lang w:val="el-GR"/>
        </w:rPr>
        <w:t>θα μπορούσε να προσδοθεί μόνο στις τελευταίες τέσσερις μεθόδους επίλυσης που αποτελούν τη μειονότητα των ερευνών.</w:t>
      </w:r>
    </w:p>
    <w:p w14:paraId="7D07FE71" w14:textId="0901C008" w:rsidR="00914A3A" w:rsidRDefault="00914A3A" w:rsidP="00F01EBF">
      <w:pPr>
        <w:rPr>
          <w:rFonts w:eastAsiaTheme="minorEastAsia"/>
          <w:lang w:val="el-GR"/>
        </w:rPr>
      </w:pPr>
      <w:r>
        <w:rPr>
          <w:lang w:val="el-GR"/>
        </w:rPr>
        <w:t>Οι</w:t>
      </w:r>
      <w:r w:rsidRPr="00FF27A9">
        <w:rPr>
          <w:lang w:val="el-GR"/>
        </w:rPr>
        <w:t xml:space="preserve"> </w:t>
      </w:r>
      <w:r>
        <w:t>Attanasio</w:t>
      </w:r>
      <w:r w:rsidRPr="00FF27A9">
        <w:rPr>
          <w:lang w:val="el-GR"/>
        </w:rPr>
        <w:t xml:space="preserve"> </w:t>
      </w:r>
      <w:r>
        <w:t>et</w:t>
      </w:r>
      <w:r w:rsidRPr="00FF27A9">
        <w:rPr>
          <w:lang w:val="el-GR"/>
        </w:rPr>
        <w:t xml:space="preserve"> </w:t>
      </w:r>
      <w:r>
        <w:t>al</w:t>
      </w:r>
      <w:r w:rsidRPr="00FF27A9">
        <w:rPr>
          <w:lang w:val="el-GR"/>
        </w:rPr>
        <w:t>.(2004)</w:t>
      </w:r>
      <w:customXmlInsRangeStart w:id="1924" w:author="Στάθης Καπ" w:date="2023-02-01T06:01:00Z"/>
      <w:sdt>
        <w:sdtPr>
          <w:rPr>
            <w:lang w:val="el-GR"/>
          </w:rPr>
          <w:id w:val="1003474184"/>
          <w:citation/>
        </w:sdtPr>
        <w:sdtEndPr/>
        <w:sdtContent>
          <w:customXmlInsRangeEnd w:id="1924"/>
          <w:ins w:id="1925" w:author="Στάθης Καπ" w:date="2023-02-01T06:01:00Z">
            <w:r w:rsidR="002F4017">
              <w:rPr>
                <w:lang w:val="el-GR"/>
              </w:rPr>
              <w:fldChar w:fldCharType="begin"/>
            </w:r>
            <w:r w:rsidR="002F4017" w:rsidRPr="002F4017">
              <w:rPr>
                <w:lang w:val="el-GR"/>
              </w:rPr>
              <w:instrText xml:space="preserve"> </w:instrText>
            </w:r>
            <w:r w:rsidR="002F4017">
              <w:instrText>CITATION</w:instrText>
            </w:r>
            <w:r w:rsidR="002F4017" w:rsidRPr="002F4017">
              <w:rPr>
                <w:lang w:val="el-GR"/>
              </w:rPr>
              <w:instrText xml:space="preserve"> </w:instrText>
            </w:r>
            <w:r w:rsidR="002F4017">
              <w:instrText>And</w:instrText>
            </w:r>
            <w:r w:rsidR="002F4017" w:rsidRPr="002F4017">
              <w:rPr>
                <w:lang w:val="el-GR"/>
              </w:rPr>
              <w:instrText>04 \</w:instrText>
            </w:r>
            <w:r w:rsidR="002F4017">
              <w:instrText>l</w:instrText>
            </w:r>
            <w:r w:rsidR="002F4017" w:rsidRPr="002F4017">
              <w:rPr>
                <w:lang w:val="el-GR"/>
              </w:rPr>
              <w:instrText xml:space="preserve"> 1033 </w:instrText>
            </w:r>
            <w:r w:rsidR="002F4017">
              <w:rPr>
                <w:lang w:val="el-GR"/>
              </w:rPr>
              <w:fldChar w:fldCharType="separate"/>
            </w:r>
          </w:ins>
          <w:r w:rsidR="000B0B60" w:rsidRPr="000B0B60">
            <w:rPr>
              <w:noProof/>
              <w:lang w:val="el-GR"/>
              <w:rPrChange w:id="1926" w:author="Στάθης Καπ" w:date="2023-02-01T08:30:00Z">
                <w:rPr>
                  <w:noProof/>
                </w:rPr>
              </w:rPrChange>
            </w:rPr>
            <w:t xml:space="preserve"> (</w:t>
          </w:r>
          <w:r w:rsidR="000B0B60">
            <w:rPr>
              <w:noProof/>
            </w:rPr>
            <w:t>Andrea</w:t>
          </w:r>
          <w:r w:rsidR="000B0B60" w:rsidRPr="000B0B60">
            <w:rPr>
              <w:noProof/>
              <w:lang w:val="el-GR"/>
              <w:rPrChange w:id="1927" w:author="Στάθης Καπ" w:date="2023-02-01T08:30:00Z">
                <w:rPr>
                  <w:noProof/>
                </w:rPr>
              </w:rPrChange>
            </w:rPr>
            <w:t xml:space="preserve"> </w:t>
          </w:r>
          <w:r w:rsidR="000B0B60">
            <w:rPr>
              <w:noProof/>
            </w:rPr>
            <w:t>Attanasio</w:t>
          </w:r>
          <w:r w:rsidR="000B0B60" w:rsidRPr="000B0B60">
            <w:rPr>
              <w:noProof/>
              <w:lang w:val="el-GR"/>
              <w:rPrChange w:id="1928" w:author="Στάθης Καπ" w:date="2023-02-01T08:30:00Z">
                <w:rPr>
                  <w:noProof/>
                </w:rPr>
              </w:rPrChange>
            </w:rPr>
            <w:t>, 2004)</w:t>
          </w:r>
          <w:ins w:id="1929" w:author="Στάθης Καπ" w:date="2023-02-01T06:01:00Z">
            <w:r w:rsidR="002F4017">
              <w:rPr>
                <w:lang w:val="el-GR"/>
              </w:rPr>
              <w:fldChar w:fldCharType="end"/>
            </w:r>
          </w:ins>
          <w:customXmlInsRangeStart w:id="1930" w:author="Στάθης Καπ" w:date="2023-02-01T06:01:00Z"/>
        </w:sdtContent>
      </w:sdt>
      <w:customXmlInsRangeEnd w:id="1930"/>
      <w:r w:rsidR="00D95278" w:rsidRPr="00FF27A9">
        <w:rPr>
          <w:lang w:val="el-GR"/>
        </w:rPr>
        <w:t xml:space="preserve"> </w:t>
      </w:r>
      <w:r w:rsidR="00D95278">
        <w:rPr>
          <w:lang w:val="el-GR"/>
        </w:rPr>
        <w:t>μελέτησαν</w:t>
      </w:r>
      <w:r w:rsidR="00D95278" w:rsidRPr="00FF27A9">
        <w:rPr>
          <w:lang w:val="el-GR"/>
        </w:rPr>
        <w:t xml:space="preserve"> </w:t>
      </w:r>
      <w:r w:rsidR="00D95278">
        <w:rPr>
          <w:lang w:val="el-GR"/>
        </w:rPr>
        <w:t>το</w:t>
      </w:r>
      <w:r w:rsidR="00D95278" w:rsidRPr="00FF27A9">
        <w:rPr>
          <w:lang w:val="el-GR"/>
        </w:rPr>
        <w:t xml:space="preserve"> </w:t>
      </w:r>
      <w:r w:rsidR="00D95278">
        <w:t>Dial</w:t>
      </w:r>
      <w:r w:rsidR="00D95278" w:rsidRPr="00FF27A9">
        <w:rPr>
          <w:lang w:val="el-GR"/>
        </w:rPr>
        <w:t>-</w:t>
      </w:r>
      <w:r w:rsidR="00D95278">
        <w:t>a</w:t>
      </w:r>
      <w:r w:rsidR="00FF27A9" w:rsidRPr="00FF27A9">
        <w:rPr>
          <w:lang w:val="el-GR"/>
        </w:rPr>
        <w:t>-</w:t>
      </w:r>
      <w:r w:rsidR="00FF27A9">
        <w:t>Ride</w:t>
      </w:r>
      <w:r w:rsidR="00FF27A9" w:rsidRPr="00FF27A9">
        <w:rPr>
          <w:lang w:val="el-GR"/>
        </w:rPr>
        <w:t xml:space="preserve"> </w:t>
      </w:r>
      <w:r w:rsidR="00FF27A9">
        <w:rPr>
          <w:lang w:val="el-GR"/>
        </w:rPr>
        <w:t xml:space="preserve">πρόβλημα </w:t>
      </w:r>
      <w:r w:rsidR="00FF27A9" w:rsidRPr="00FF27A9">
        <w:rPr>
          <w:lang w:val="el-GR"/>
        </w:rPr>
        <w:t>(</w:t>
      </w:r>
      <w:r w:rsidR="00FF27A9">
        <w:t>DARP</w:t>
      </w:r>
      <w:r w:rsidR="00FF27A9" w:rsidRPr="00FF27A9">
        <w:rPr>
          <w:lang w:val="el-GR"/>
        </w:rPr>
        <w:t xml:space="preserve">) </w:t>
      </w:r>
      <w:r w:rsidR="00FF27A9">
        <w:rPr>
          <w:lang w:val="el-GR"/>
        </w:rPr>
        <w:t xml:space="preserve">και ανέπτυξαν έναν αλγόριθμο παράλληλης Αναζήτησης Ταμπού για τη δυναμική εκδοχή του, που βασίζεται στην αναζήτηση Ταμπού των </w:t>
      </w:r>
      <w:r w:rsidR="00FF27A9">
        <w:t>Cordeau</w:t>
      </w:r>
      <w:r w:rsidR="00FF27A9" w:rsidRPr="00FF27A9">
        <w:rPr>
          <w:lang w:val="el-GR"/>
        </w:rPr>
        <w:t xml:space="preserve"> &amp; </w:t>
      </w:r>
      <w:r w:rsidR="00FF27A9">
        <w:t>Laporte</w:t>
      </w:r>
      <w:r w:rsidR="00FF27A9" w:rsidRPr="00FF27A9">
        <w:rPr>
          <w:lang w:val="el-GR"/>
        </w:rPr>
        <w:t xml:space="preserve"> (2003), </w:t>
      </w:r>
      <w:r w:rsidR="00FF27A9">
        <w:rPr>
          <w:lang w:val="el-GR"/>
        </w:rPr>
        <w:t xml:space="preserve">με πρωταρχικό σκοπό την εξυπηρέτηση των όσο δυνατόν περισσότερων πελατών. Ο αλγόριθμος των </w:t>
      </w:r>
      <w:r w:rsidR="00FF27A9">
        <w:t>Cordeau</w:t>
      </w:r>
      <w:r w:rsidR="00FF27A9" w:rsidRPr="00DA136A">
        <w:rPr>
          <w:lang w:val="el-GR"/>
        </w:rPr>
        <w:t xml:space="preserve"> &amp; </w:t>
      </w:r>
      <w:r w:rsidR="00FF27A9">
        <w:t>Laporte</w:t>
      </w:r>
      <w:r w:rsidR="00FF27A9" w:rsidRPr="00DA136A">
        <w:rPr>
          <w:lang w:val="el-GR"/>
        </w:rPr>
        <w:t xml:space="preserve"> (2003)</w:t>
      </w:r>
      <w:r w:rsidR="00DA136A" w:rsidRPr="00DA136A">
        <w:rPr>
          <w:lang w:val="el-GR"/>
        </w:rPr>
        <w:t xml:space="preserve"> </w:t>
      </w:r>
      <w:r w:rsidR="00DA136A">
        <w:rPr>
          <w:lang w:val="el-GR"/>
        </w:rPr>
        <w:t xml:space="preserve">για το στατικό </w:t>
      </w:r>
      <w:r w:rsidR="00DA136A">
        <w:t>DARP</w:t>
      </w:r>
      <w:r w:rsidR="00DA136A" w:rsidRPr="00DA136A">
        <w:rPr>
          <w:lang w:val="el-GR"/>
        </w:rPr>
        <w:t xml:space="preserve">, </w:t>
      </w:r>
      <w:r w:rsidR="00DA136A">
        <w:rPr>
          <w:lang w:val="el-GR"/>
        </w:rPr>
        <w:t xml:space="preserve">σε κάθε επανάληψη </w:t>
      </w:r>
      <w:r w:rsidR="00DA136A">
        <w:t>t</w:t>
      </w:r>
      <w:r w:rsidR="00DA136A">
        <w:rPr>
          <w:lang w:val="el-GR"/>
        </w:rPr>
        <w:t xml:space="preserve">, επιλέγει τη βέλτιστη λύση από τη γειτονιά λύσεων </w:t>
      </w:r>
      <w:r w:rsidR="00DA136A">
        <w:t>N</w:t>
      </w:r>
      <w:r w:rsidR="00DA136A" w:rsidRPr="00DA136A">
        <w:rPr>
          <w:lang w:val="el-GR"/>
        </w:rPr>
        <w:t>(</w:t>
      </w:r>
      <m:oMath>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t</m:t>
            </m:r>
          </m:sub>
        </m:sSub>
      </m:oMath>
      <w:r w:rsidR="00DA136A" w:rsidRPr="00DA136A">
        <w:rPr>
          <w:lang w:val="el-GR"/>
        </w:rPr>
        <w:t xml:space="preserve">) </w:t>
      </w:r>
      <w:r w:rsidR="00DA136A">
        <w:rPr>
          <w:lang w:val="el-GR"/>
        </w:rPr>
        <w:t xml:space="preserve">της λύσης </w:t>
      </w:r>
      <m:oMath>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t</m:t>
            </m:r>
          </m:sub>
        </m:sSub>
      </m:oMath>
      <w:r w:rsidR="00DA136A" w:rsidRPr="00DA136A">
        <w:rPr>
          <w:rFonts w:eastAsiaTheme="minorEastAsia"/>
          <w:lang w:val="el-GR"/>
        </w:rPr>
        <w:t xml:space="preserve"> </w:t>
      </w:r>
      <w:r w:rsidR="00DA136A">
        <w:rPr>
          <w:rFonts w:eastAsiaTheme="minorEastAsia"/>
          <w:lang w:val="el-GR"/>
        </w:rPr>
        <w:t xml:space="preserve">ενώ για την αποφυγή της ανακύκλωσης απαγορεύει τις λύσεις που περιέχουν χαρακτηριστικά πρόσφατων λύσεων για θ επαναλήψεις, εκτός και εάν οι λύσεις αυτές είναι καλύτερες. Πιο συγκεκριμένα, εάν κατά τη διάρκεια παραγωγής της γειτονιάς λύσεων μιας λύσης </w:t>
      </w:r>
      <w:r w:rsidR="00DA136A">
        <w:rPr>
          <w:rFonts w:eastAsiaTheme="minorEastAsia"/>
        </w:rPr>
        <w:t>s</w:t>
      </w:r>
      <w:r w:rsidR="00DA136A">
        <w:rPr>
          <w:rFonts w:eastAsiaTheme="minorEastAsia"/>
          <w:lang w:val="el-GR"/>
        </w:rPr>
        <w:t xml:space="preserve">, ένα ζεύγος κόμβων (παραλαβή-παράδοση) αποφασισθεί να αφαιρεθεί από μία διαδρομή </w:t>
      </w:r>
      <w:r w:rsidR="00DA136A">
        <w:rPr>
          <w:rFonts w:eastAsiaTheme="minorEastAsia"/>
        </w:rPr>
        <w:t>k</w:t>
      </w:r>
      <w:r w:rsidR="00DA136A" w:rsidRPr="00DA136A">
        <w:rPr>
          <w:rFonts w:eastAsiaTheme="minorEastAsia"/>
          <w:lang w:val="el-GR"/>
        </w:rPr>
        <w:t xml:space="preserve"> </w:t>
      </w:r>
      <w:r w:rsidR="00DA136A">
        <w:rPr>
          <w:rFonts w:eastAsiaTheme="minorEastAsia"/>
          <w:lang w:val="el-GR"/>
        </w:rPr>
        <w:t xml:space="preserve"> και να εισαχθεί σε μια διαδρομή </w:t>
      </w:r>
      <w:r w:rsidR="00DA136A">
        <w:rPr>
          <w:rFonts w:eastAsiaTheme="minorEastAsia"/>
        </w:rPr>
        <w:t>k</w:t>
      </w:r>
      <w:r w:rsidR="00DA136A" w:rsidRPr="00DA136A">
        <w:rPr>
          <w:rFonts w:eastAsiaTheme="minorEastAsia"/>
          <w:lang w:val="el-GR"/>
        </w:rPr>
        <w:t>’</w:t>
      </w:r>
      <w:r w:rsidR="00DA136A">
        <w:rPr>
          <w:rFonts w:eastAsiaTheme="minorEastAsia"/>
          <w:lang w:val="el-GR"/>
        </w:rPr>
        <w:t xml:space="preserve">, τότε το ζεύγος αυτό απαγορεύεται να επιστρέψει στη διαδρομή </w:t>
      </w:r>
      <w:r w:rsidR="00DA136A">
        <w:rPr>
          <w:rFonts w:eastAsiaTheme="minorEastAsia"/>
        </w:rPr>
        <w:t>k</w:t>
      </w:r>
      <w:r w:rsidR="00DA136A" w:rsidRPr="00DA136A">
        <w:rPr>
          <w:rFonts w:eastAsiaTheme="minorEastAsia"/>
          <w:lang w:val="el-GR"/>
        </w:rPr>
        <w:t xml:space="preserve"> </w:t>
      </w:r>
      <w:r w:rsidR="00DA136A">
        <w:rPr>
          <w:rFonts w:eastAsiaTheme="minorEastAsia"/>
          <w:lang w:val="el-GR"/>
        </w:rPr>
        <w:t xml:space="preserve">για θ επαναλήψεις </w:t>
      </w:r>
      <w:commentRangeStart w:id="1931"/>
      <w:r w:rsidR="00DA136A">
        <w:rPr>
          <w:rFonts w:eastAsiaTheme="minorEastAsia"/>
          <w:lang w:val="el-GR"/>
        </w:rPr>
        <w:t xml:space="preserve">εκτός και αν από την κίνηση αυτή προέκυπτε μια λύση καλύτερη από όλες που έχουν το ζεύγος αυτό στη διαδρομή </w:t>
      </w:r>
      <w:r w:rsidR="00DA136A">
        <w:rPr>
          <w:rFonts w:eastAsiaTheme="minorEastAsia"/>
        </w:rPr>
        <w:t>k</w:t>
      </w:r>
      <w:r w:rsidR="00DA136A" w:rsidRPr="00DA136A">
        <w:rPr>
          <w:rFonts w:eastAsiaTheme="minorEastAsia"/>
          <w:lang w:val="el-GR"/>
        </w:rPr>
        <w:t xml:space="preserve">. </w:t>
      </w:r>
      <w:commentRangeEnd w:id="1931"/>
      <w:r w:rsidR="002451D2">
        <w:rPr>
          <w:rStyle w:val="CommentReference"/>
        </w:rPr>
        <w:commentReference w:id="1931"/>
      </w:r>
      <w:r w:rsidR="00DA136A">
        <w:rPr>
          <w:rFonts w:eastAsiaTheme="minorEastAsia"/>
          <w:lang w:val="el-GR"/>
        </w:rPr>
        <w:t xml:space="preserve">Για τη διαφοροποίηση των λύσεων, αποθαρρύνεται η επαναλαμβανόμενη προσθήκη μιας αίτησης σε μία λύση </w:t>
      </w:r>
      <w:r w:rsidR="00DA136A">
        <w:rPr>
          <w:rFonts w:eastAsiaTheme="minorEastAsia"/>
        </w:rPr>
        <w:t>s</w:t>
      </w:r>
      <w:r w:rsidR="00DA136A" w:rsidRPr="00DA136A">
        <w:rPr>
          <w:rFonts w:eastAsiaTheme="minorEastAsia"/>
          <w:lang w:val="el-GR"/>
        </w:rPr>
        <w:t xml:space="preserve"> </w:t>
      </w:r>
      <w:r w:rsidR="00DA136A">
        <w:rPr>
          <w:rFonts w:eastAsiaTheme="minorEastAsia"/>
          <w:lang w:val="el-GR"/>
        </w:rPr>
        <w:t>κατά τη διάρκεια μιας αναζήτησης.</w:t>
      </w:r>
      <w:r w:rsidR="00A0654F">
        <w:rPr>
          <w:rFonts w:eastAsiaTheme="minorEastAsia"/>
          <w:lang w:val="el-GR"/>
        </w:rPr>
        <w:t xml:space="preserve"> Η παράλληλη υλοποίηση του στατικού </w:t>
      </w:r>
      <w:r w:rsidR="00A0654F">
        <w:rPr>
          <w:rFonts w:eastAsiaTheme="minorEastAsia"/>
        </w:rPr>
        <w:t>DARP</w:t>
      </w:r>
      <w:r w:rsidR="00A0654F">
        <w:rPr>
          <w:rFonts w:eastAsiaTheme="minorEastAsia"/>
          <w:lang w:val="el-GR"/>
        </w:rPr>
        <w:t xml:space="preserve"> αποτελείται από δύο στρατηγικές:</w:t>
      </w:r>
    </w:p>
    <w:p w14:paraId="690366C1" w14:textId="67F650FD" w:rsidR="00A0654F" w:rsidRDefault="00A0654F" w:rsidP="00A0654F">
      <w:pPr>
        <w:pStyle w:val="ListParagraph"/>
        <w:numPr>
          <w:ilvl w:val="0"/>
          <w:numId w:val="32"/>
        </w:numPr>
        <w:rPr>
          <w:lang w:val="el-GR"/>
        </w:rPr>
      </w:pPr>
      <w:r>
        <w:t>p</w:t>
      </w:r>
      <w:r w:rsidRPr="00A0654F">
        <w:rPr>
          <w:lang w:val="el-GR"/>
        </w:rPr>
        <w:t>-</w:t>
      </w:r>
      <w:r>
        <w:t>C</w:t>
      </w:r>
      <w:r w:rsidRPr="00A0654F">
        <w:rPr>
          <w:lang w:val="el-GR"/>
        </w:rPr>
        <w:t>/</w:t>
      </w:r>
      <w:r>
        <w:t>C</w:t>
      </w:r>
      <w:r w:rsidRPr="00A0654F">
        <w:rPr>
          <w:lang w:val="el-GR"/>
        </w:rPr>
        <w:t>/</w:t>
      </w:r>
      <w:r>
        <w:t>SPMS</w:t>
      </w:r>
      <w:r w:rsidRPr="00A0654F">
        <w:rPr>
          <w:lang w:val="el-GR"/>
        </w:rPr>
        <w:t xml:space="preserve">: </w:t>
      </w:r>
      <w:r>
        <w:rPr>
          <w:lang w:val="el-GR"/>
        </w:rPr>
        <w:t>Σε αυτή τη στρατηγική, η αναζήτηση πραγματοποιείται από πολλαπλούς επεξεργαστές (</w:t>
      </w:r>
      <w:r>
        <w:t>p</w:t>
      </w:r>
      <w:r w:rsidRPr="00A0654F">
        <w:rPr>
          <w:lang w:val="el-GR"/>
        </w:rPr>
        <w:t>-</w:t>
      </w:r>
      <w:r>
        <w:t>C</w:t>
      </w:r>
      <w:r>
        <w:rPr>
          <w:lang w:val="el-GR"/>
        </w:rPr>
        <w:t>)</w:t>
      </w:r>
      <w:r w:rsidRPr="00A0654F">
        <w:rPr>
          <w:lang w:val="el-GR"/>
        </w:rPr>
        <w:t xml:space="preserve">. </w:t>
      </w:r>
      <w:r>
        <w:rPr>
          <w:lang w:val="el-GR"/>
        </w:rPr>
        <w:t xml:space="preserve">Κάθε επεξεργαστής πραγματοποιεί διαφορετική αναζήτηση ξεκινώντας από το ίδιο σημείο </w:t>
      </w:r>
      <w:r w:rsidRPr="00A0654F">
        <w:rPr>
          <w:lang w:val="el-GR"/>
        </w:rPr>
        <w:t>(</w:t>
      </w:r>
      <w:r>
        <w:t>SPMS</w:t>
      </w:r>
      <w:r w:rsidRPr="00A0654F">
        <w:rPr>
          <w:lang w:val="el-GR"/>
        </w:rPr>
        <w:t>).</w:t>
      </w:r>
      <w:r>
        <w:rPr>
          <w:lang w:val="el-GR"/>
        </w:rPr>
        <w:t xml:space="preserve"> Όταν κάποιος επεξεργαστής βρει μία νέα βέλτιστη λύση, τότε αποστέλλεται μονάχα αυτή στους υπόλοιπους επεξεργαστές χωρίς επιπρόσθετες πληροφορίες (</w:t>
      </w:r>
      <w:r>
        <w:t>C</w:t>
      </w:r>
      <w:r>
        <w:rPr>
          <w:lang w:val="el-GR"/>
        </w:rPr>
        <w:t>)</w:t>
      </w:r>
      <w:r w:rsidRPr="00A0654F">
        <w:rPr>
          <w:lang w:val="el-GR"/>
        </w:rPr>
        <w:t>.</w:t>
      </w:r>
    </w:p>
    <w:p w14:paraId="6F8DF9A9" w14:textId="38FB2D40" w:rsidR="00A0654F" w:rsidRDefault="00A0654F" w:rsidP="00A0654F">
      <w:pPr>
        <w:pStyle w:val="ListParagraph"/>
        <w:numPr>
          <w:ilvl w:val="0"/>
          <w:numId w:val="32"/>
        </w:numPr>
        <w:rPr>
          <w:lang w:val="el-GR"/>
        </w:rPr>
      </w:pPr>
      <w:r>
        <w:t>p</w:t>
      </w:r>
      <w:r w:rsidRPr="00A0654F">
        <w:rPr>
          <w:lang w:val="el-GR"/>
        </w:rPr>
        <w:t>-</w:t>
      </w:r>
      <w:r>
        <w:t>C</w:t>
      </w:r>
      <w:r w:rsidRPr="00A0654F">
        <w:rPr>
          <w:lang w:val="el-GR"/>
        </w:rPr>
        <w:t>/</w:t>
      </w:r>
      <w:r>
        <w:t>C</w:t>
      </w:r>
      <w:r w:rsidRPr="00A0654F">
        <w:rPr>
          <w:lang w:val="el-GR"/>
        </w:rPr>
        <w:t>/</w:t>
      </w:r>
      <w:r>
        <w:t>MPMS</w:t>
      </w:r>
      <w:r>
        <w:rPr>
          <w:lang w:val="el-GR"/>
        </w:rPr>
        <w:t xml:space="preserve">: Η διαφορά αυτής της </w:t>
      </w:r>
      <w:del w:id="1932" w:author="Charalampos Konstantopoulos" w:date="2023-02-01T06:01:00Z">
        <w:r>
          <w:rPr>
            <w:lang w:val="el-GR"/>
          </w:rPr>
          <w:delText>στρατηγικές</w:delText>
        </w:r>
      </w:del>
      <w:ins w:id="1933" w:author="Charalampos Konstantopoulos" w:date="2023-02-01T06:01:00Z">
        <w:r>
          <w:rPr>
            <w:lang w:val="el-GR"/>
          </w:rPr>
          <w:t>στρατηγικ</w:t>
        </w:r>
      </w:ins>
      <w:ins w:id="1934" w:author=" " w:date="2023-01-27T19:00:00Z">
        <w:r w:rsidR="002451D2">
          <w:rPr>
            <w:lang w:val="el-GR"/>
          </w:rPr>
          <w:t>ής</w:t>
        </w:r>
      </w:ins>
      <w:del w:id="1935" w:author=" " w:date="2023-01-27T19:00:00Z">
        <w:r w:rsidDel="002451D2">
          <w:rPr>
            <w:lang w:val="el-GR"/>
          </w:rPr>
          <w:delText>ές</w:delText>
        </w:r>
      </w:del>
      <w:r>
        <w:rPr>
          <w:lang w:val="el-GR"/>
        </w:rPr>
        <w:t xml:space="preserve"> από την πρώτη, είναι πως ο κάθε επεξεργαστής ξεκινάει την αναζήτησή του από μία διαφορετική αρχική λύση (</w:t>
      </w:r>
      <w:r>
        <w:t>MPMS</w:t>
      </w:r>
      <w:r>
        <w:rPr>
          <w:lang w:val="el-GR"/>
        </w:rPr>
        <w:t>)</w:t>
      </w:r>
      <w:r w:rsidRPr="00A0654F">
        <w:rPr>
          <w:lang w:val="el-GR"/>
        </w:rPr>
        <w:t>.</w:t>
      </w:r>
    </w:p>
    <w:p w14:paraId="028B7AD8" w14:textId="17A4A580" w:rsidR="00227BA3" w:rsidRDefault="00227BA3" w:rsidP="00227BA3">
      <w:pPr>
        <w:rPr>
          <w:lang w:val="el-GR"/>
        </w:rPr>
      </w:pPr>
      <w:r>
        <w:rPr>
          <w:lang w:val="el-GR"/>
        </w:rPr>
        <w:t xml:space="preserve">Ο συνολικός αλγόριθμος, λοιπόν, των </w:t>
      </w:r>
      <w:r>
        <w:t>Attanasio</w:t>
      </w:r>
      <w:r w:rsidRPr="00227BA3">
        <w:rPr>
          <w:lang w:val="el-GR"/>
        </w:rPr>
        <w:t xml:space="preserve"> </w:t>
      </w:r>
      <w:r>
        <w:t>et</w:t>
      </w:r>
      <w:r w:rsidRPr="00227BA3">
        <w:rPr>
          <w:lang w:val="el-GR"/>
        </w:rPr>
        <w:t xml:space="preserve"> </w:t>
      </w:r>
      <w:r>
        <w:t>al</w:t>
      </w:r>
      <w:r w:rsidRPr="00227BA3">
        <w:rPr>
          <w:lang w:val="el-GR"/>
        </w:rPr>
        <w:t>.</w:t>
      </w:r>
      <w:r>
        <w:rPr>
          <w:lang w:val="el-GR"/>
        </w:rPr>
        <w:t>, αρχικά κατασκευάζει μία στατική λύση για τις ήδη γνωστές αιτήσεις (</w:t>
      </w:r>
      <w:r>
        <w:t>requests</w:t>
      </w:r>
      <w:r>
        <w:rPr>
          <w:lang w:val="el-GR"/>
        </w:rPr>
        <w:t xml:space="preserve">) εφαρμόζοντας τις παραπάνω στρατηγικές. Στην περίπτωση που καταφθάσει μία νέα αίτηση, πραγματοποιείται ένας παράλληλος έλεγχος εφικτότητας της εισαγωγής της αίτησης στη τρέχουσα βέλτιστη λύση. Τέλος, κατά τη φάση της μετα-βελτιστοποίησης </w:t>
      </w:r>
      <w:r w:rsidR="00C40486">
        <w:rPr>
          <w:lang w:val="el-GR"/>
        </w:rPr>
        <w:t>εφαρμόζεται</w:t>
      </w:r>
      <w:r>
        <w:rPr>
          <w:lang w:val="el-GR"/>
        </w:rPr>
        <w:t xml:space="preserve"> και πάλι η παραλληλοποίηση του στατικού </w:t>
      </w:r>
      <w:r>
        <w:t>DARP</w:t>
      </w:r>
      <w:r w:rsidRPr="00227BA3">
        <w:rPr>
          <w:lang w:val="el-GR"/>
        </w:rPr>
        <w:t xml:space="preserve"> </w:t>
      </w:r>
      <w:r>
        <w:rPr>
          <w:lang w:val="el-GR"/>
        </w:rPr>
        <w:t>για την περαιτέρω μείωση του κόστους των διαδρομών.</w:t>
      </w:r>
    </w:p>
    <w:p w14:paraId="226DD9B9" w14:textId="3C9E3C40" w:rsidR="0016712D" w:rsidRDefault="0016712D" w:rsidP="00227BA3">
      <w:pPr>
        <w:rPr>
          <w:lang w:val="el-GR"/>
        </w:rPr>
      </w:pPr>
      <w:r>
        <w:rPr>
          <w:lang w:val="el-GR"/>
        </w:rPr>
        <w:t xml:space="preserve">Οι </w:t>
      </w:r>
      <w:r>
        <w:t>Potvin</w:t>
      </w:r>
      <w:r w:rsidRPr="00E64A9A">
        <w:rPr>
          <w:lang w:val="el-GR"/>
        </w:rPr>
        <w:t xml:space="preserve"> </w:t>
      </w:r>
      <w:r>
        <w:t>et</w:t>
      </w:r>
      <w:r w:rsidRPr="00E64A9A">
        <w:rPr>
          <w:lang w:val="el-GR"/>
        </w:rPr>
        <w:t xml:space="preserve"> </w:t>
      </w:r>
      <w:r>
        <w:t>al</w:t>
      </w:r>
      <w:r w:rsidRPr="00E64A9A">
        <w:rPr>
          <w:lang w:val="el-GR"/>
        </w:rPr>
        <w:t>.</w:t>
      </w:r>
      <w:r>
        <w:rPr>
          <w:lang w:val="el-GR"/>
        </w:rPr>
        <w:t xml:space="preserve"> </w:t>
      </w:r>
      <w:r w:rsidRPr="00E64A9A">
        <w:rPr>
          <w:lang w:val="el-GR"/>
        </w:rPr>
        <w:t>(</w:t>
      </w:r>
      <w:del w:id="1936" w:author="Charalampos Konstantopoulos" w:date="2023-02-01T06:01:00Z">
        <w:r w:rsidRPr="00E64A9A">
          <w:rPr>
            <w:lang w:val="el-GR"/>
          </w:rPr>
          <w:delText>2006</w:delText>
        </w:r>
      </w:del>
      <w:ins w:id="1937" w:author="Charalampos Konstantopoulos" w:date="2023-02-01T06:01:00Z">
        <w:r w:rsidRPr="00E64A9A">
          <w:rPr>
            <w:lang w:val="el-GR"/>
          </w:rPr>
          <w:t>200</w:t>
        </w:r>
      </w:ins>
      <w:del w:id="1938" w:author=" " w:date="2023-01-27T19:04:00Z">
        <w:r w:rsidR="00D17D06" w:rsidRPr="00D17D06" w:rsidDel="002451D2">
          <w:rPr>
            <w:lang w:val="el-GR"/>
          </w:rPr>
          <w:delText>/</w:delText>
        </w:r>
      </w:del>
      <w:ins w:id="1939" w:author="Charalampos Konstantopoulos" w:date="2023-02-01T06:01:00Z">
        <w:r w:rsidRPr="00E64A9A">
          <w:rPr>
            <w:lang w:val="el-GR"/>
          </w:rPr>
          <w:t>6</w:t>
        </w:r>
      </w:ins>
      <w:r w:rsidRPr="00E64A9A">
        <w:rPr>
          <w:lang w:val="el-GR"/>
        </w:rPr>
        <w:t>)</w:t>
      </w:r>
      <w:r w:rsidR="00E64A9A">
        <w:rPr>
          <w:lang w:val="el-GR"/>
        </w:rPr>
        <w:t xml:space="preserve"> μελέτησαν το </w:t>
      </w:r>
      <w:r w:rsidR="00E64A9A">
        <w:t>DVRP</w:t>
      </w:r>
      <w:r w:rsidR="00E64A9A" w:rsidRPr="00E64A9A">
        <w:rPr>
          <w:lang w:val="el-GR"/>
        </w:rPr>
        <w:t xml:space="preserve"> </w:t>
      </w:r>
      <w:r w:rsidR="00E64A9A">
        <w:rPr>
          <w:lang w:val="el-GR"/>
        </w:rPr>
        <w:t xml:space="preserve">θέλοντας να μοντελοποιήσουν μία υπηρεσία </w:t>
      </w:r>
      <w:r w:rsidR="00E64A9A">
        <w:t>courier</w:t>
      </w:r>
      <w:r w:rsidR="00E64A9A" w:rsidRPr="00E64A9A">
        <w:rPr>
          <w:lang w:val="el-GR"/>
        </w:rPr>
        <w:t xml:space="preserve"> </w:t>
      </w:r>
      <w:r w:rsidR="00E64A9A">
        <w:rPr>
          <w:lang w:val="el-GR"/>
        </w:rPr>
        <w:t xml:space="preserve">η οποία αναλαμβάνει τη συλλογή αλληλογραφίας και τη μεταφορά της στον κεντρικό σταθμό </w:t>
      </w:r>
      <w:r w:rsidR="00E64A9A" w:rsidRPr="00E64A9A">
        <w:rPr>
          <w:lang w:val="el-GR"/>
        </w:rPr>
        <w:t>(</w:t>
      </w:r>
      <w:r w:rsidR="00E64A9A">
        <w:t>depot</w:t>
      </w:r>
      <w:r w:rsidR="00E64A9A" w:rsidRPr="00E64A9A">
        <w:rPr>
          <w:lang w:val="el-GR"/>
        </w:rPr>
        <w:t>)</w:t>
      </w:r>
      <w:r w:rsidR="00E64A9A">
        <w:rPr>
          <w:lang w:val="el-GR"/>
        </w:rPr>
        <w:t xml:space="preserve"> με σκοπό την αποστολή στον προορισμό της. Το στατικό πρόβλημα της συλλογής αλληλογραφίας από διάφορα σημεία, μπορεί να μοντελοποιηθεί από το </w:t>
      </w:r>
      <w:r w:rsidR="00E64A9A">
        <w:t>VRPTW</w:t>
      </w:r>
      <w:r w:rsidR="00E64A9A" w:rsidRPr="00E64A9A">
        <w:rPr>
          <w:lang w:val="el-GR"/>
        </w:rPr>
        <w:t xml:space="preserve"> </w:t>
      </w:r>
      <w:r w:rsidR="00E64A9A">
        <w:rPr>
          <w:lang w:val="el-GR"/>
        </w:rPr>
        <w:t xml:space="preserve">με πρωταρχικό σκοπό τη μείωση του συνολικού χρόνου ταξιδιού και της συνολικής αργοπορίας στον πελάτη και </w:t>
      </w:r>
      <w:r w:rsidR="00E64A9A">
        <w:rPr>
          <w:lang w:val="el-GR"/>
        </w:rPr>
        <w:lastRenderedPageBreak/>
        <w:t xml:space="preserve">στο σταθμό. Για τη κατασκευή της αρχικής λύσης του στατικού προβλήματος εφαρμόζεται αρχικά ένας ευρετικός αλγόριθμος εισαγωγής ο οποίος επιλέγει τυχαία κόμβους και τους εισάγει στις καλύτερες δυνατές θέσεις. Ακολουθεί μια διαδικασία βελτιστοποίησης που αποτελείται από μια τεχνική ανταλλαγής </w:t>
      </w:r>
      <w:r w:rsidR="00E64A9A">
        <w:t>CROSS</w:t>
      </w:r>
      <w:r w:rsidR="00E64A9A">
        <w:rPr>
          <w:lang w:val="el-GR"/>
        </w:rPr>
        <w:t xml:space="preserve"> και από μια διαδικασία αναδιοργάνωσης των κόμβων κάθε διαδρομής. Οι </w:t>
      </w:r>
      <w:r w:rsidR="00E64A9A">
        <w:t>Potvin</w:t>
      </w:r>
      <w:r w:rsidR="00E64A9A" w:rsidRPr="00E64A9A">
        <w:rPr>
          <w:lang w:val="el-GR"/>
        </w:rPr>
        <w:t xml:space="preserve"> </w:t>
      </w:r>
      <w:r w:rsidR="00E64A9A">
        <w:t>et</w:t>
      </w:r>
      <w:r w:rsidR="00E64A9A" w:rsidRPr="00E64A9A">
        <w:rPr>
          <w:lang w:val="el-GR"/>
        </w:rPr>
        <w:t xml:space="preserve"> </w:t>
      </w:r>
      <w:r w:rsidR="00E64A9A">
        <w:t>al</w:t>
      </w:r>
      <w:r w:rsidR="00E64A9A" w:rsidRPr="00E64A9A">
        <w:rPr>
          <w:lang w:val="el-GR"/>
        </w:rPr>
        <w:t xml:space="preserve">.(2006) </w:t>
      </w:r>
      <w:r w:rsidR="00E64A9A">
        <w:rPr>
          <w:lang w:val="el-GR"/>
        </w:rPr>
        <w:t>υλοποίησαν κάποιες λειτουργίες σε περίπτωση που συμβούν τα εξής:</w:t>
      </w:r>
    </w:p>
    <w:p w14:paraId="578B944F" w14:textId="749967B0" w:rsidR="00273B21" w:rsidRDefault="00273B21" w:rsidP="00273B21">
      <w:pPr>
        <w:pStyle w:val="ListParagraph"/>
        <w:numPr>
          <w:ilvl w:val="0"/>
          <w:numId w:val="33"/>
        </w:numPr>
        <w:rPr>
          <w:lang w:val="el-GR"/>
        </w:rPr>
      </w:pPr>
      <w:r>
        <w:rPr>
          <w:lang w:val="el-GR"/>
        </w:rPr>
        <w:t>Εμφάνιση νέας αίτησης: Ο νέος κόμβος εισάγεται στη βέλτιστη θέση καθώς εφαρμόζεται ο αλγόριθμος εισαγωγής που αναφέρθηκε παραπάνω. Στη συνέχεια ακολουθεί και η διαδικασία βελτιστοποίησης για τις διαδρομές που επηρεάστηκαν λόγω της εισαγωγής.</w:t>
      </w:r>
    </w:p>
    <w:p w14:paraId="3C2BB303" w14:textId="6F71A75D" w:rsidR="00273B21" w:rsidRPr="00D72AC7" w:rsidRDefault="00273B21" w:rsidP="00273B21">
      <w:pPr>
        <w:pStyle w:val="ListParagraph"/>
        <w:numPr>
          <w:ilvl w:val="0"/>
          <w:numId w:val="33"/>
        </w:numPr>
        <w:rPr>
          <w:lang w:val="el-GR"/>
        </w:rPr>
      </w:pPr>
      <w:r>
        <w:rPr>
          <w:lang w:val="el-GR"/>
        </w:rPr>
        <w:t xml:space="preserve">Εξάντληση του χρονικού αποθέματος μιας διαδρομής ενός οχήματος </w:t>
      </w:r>
      <w:r>
        <w:t>k</w:t>
      </w:r>
      <w:r w:rsidRPr="00273B21">
        <w:rPr>
          <w:lang w:val="el-GR"/>
        </w:rPr>
        <w:t>:</w:t>
      </w:r>
      <w:r>
        <w:rPr>
          <w:lang w:val="el-GR"/>
        </w:rPr>
        <w:t xml:space="preserve"> </w:t>
      </w:r>
      <w:commentRangeStart w:id="1940"/>
      <w:r>
        <w:rPr>
          <w:lang w:val="el-GR"/>
        </w:rPr>
        <w:t xml:space="preserve">Ο πελάτης που είναι επόμενος στη σειρά για να επισκεφθεί ένα όχημα </w:t>
      </w:r>
      <w:r>
        <w:t>k</w:t>
      </w:r>
      <w:r w:rsidRPr="00273B21">
        <w:rPr>
          <w:lang w:val="el-GR"/>
        </w:rPr>
        <w:t xml:space="preserve"> (</w:t>
      </w:r>
      <m:oMath>
        <m:sSup>
          <m:sSupPr>
            <m:ctrlPr>
              <w:rPr>
                <w:rFonts w:ascii="Cambria Math" w:hAnsi="Cambria Math"/>
                <w:i/>
                <w:lang w:val="el-GR"/>
              </w:rPr>
            </m:ctrlPr>
          </m:sSupPr>
          <m:e>
            <m:r>
              <w:rPr>
                <w:rFonts w:ascii="Cambria Math" w:hAnsi="Cambria Math"/>
                <w:lang w:val="el-GR"/>
              </w:rPr>
              <m:t>j</m:t>
            </m:r>
          </m:e>
          <m:sup>
            <m:r>
              <w:rPr>
                <w:rFonts w:ascii="Cambria Math" w:hAnsi="Cambria Math"/>
                <w:lang w:val="el-GR"/>
              </w:rPr>
              <m:t>k</m:t>
            </m:r>
          </m:sup>
        </m:sSup>
      </m:oMath>
      <w:r w:rsidRPr="00273B21">
        <w:rPr>
          <w:lang w:val="el-GR"/>
        </w:rPr>
        <w:t>)</w:t>
      </w:r>
      <w:r w:rsidR="00F24C5A">
        <w:rPr>
          <w:lang w:val="el-GR"/>
        </w:rPr>
        <w:t xml:space="preserve">, αφαιρείται από αυτήν και προστίθεται σε μία άλλη διαδρομή ενός οχήματος </w:t>
      </w:r>
      <w:r w:rsidR="00F24C5A">
        <w:t>k</w:t>
      </w:r>
      <w:r w:rsidR="00F24C5A" w:rsidRPr="00F24C5A">
        <w:rPr>
          <w:lang w:val="el-GR"/>
        </w:rPr>
        <w:t xml:space="preserve">’. </w:t>
      </w:r>
      <w:r w:rsidR="00F24C5A">
        <w:rPr>
          <w:lang w:val="el-GR"/>
        </w:rPr>
        <w:t xml:space="preserve">Παρ’ όλα αυτά το όχημα </w:t>
      </w:r>
      <w:r w:rsidR="00F24C5A">
        <w:t>k</w:t>
      </w:r>
      <w:r w:rsidR="00F24C5A" w:rsidRPr="00F24C5A">
        <w:rPr>
          <w:lang w:val="el-GR"/>
        </w:rPr>
        <w:t xml:space="preserve"> </w:t>
      </w:r>
      <w:r w:rsidR="00F24C5A">
        <w:rPr>
          <w:lang w:val="el-GR"/>
        </w:rPr>
        <w:t xml:space="preserve">είναι αναγκασμένο να περάσει από αυτόν τον </w:t>
      </w:r>
      <w:r w:rsidR="00A86418">
        <w:rPr>
          <w:lang w:val="el-GR"/>
        </w:rPr>
        <w:t xml:space="preserve">πελάτη χωρίς όμως να τον εξυπηρετήσει </w:t>
      </w:r>
      <w:r w:rsidR="00A86418" w:rsidRPr="00A86418">
        <w:rPr>
          <w:lang w:val="el-GR"/>
        </w:rPr>
        <w:t>(</w:t>
      </w:r>
      <m:oMath>
        <m:sSup>
          <m:sSupPr>
            <m:ctrlPr>
              <w:rPr>
                <w:rFonts w:ascii="Cambria Math" w:hAnsi="Cambria Math"/>
                <w:i/>
                <w:lang w:val="el-GR"/>
              </w:rPr>
            </m:ctrlPr>
          </m:sSupPr>
          <m:e>
            <m:r>
              <w:rPr>
                <w:rFonts w:ascii="Cambria Math" w:hAnsi="Cambria Math"/>
                <w:lang w:val="el-GR"/>
              </w:rPr>
              <m:t>i</m:t>
            </m:r>
          </m:e>
          <m:sup>
            <m:r>
              <w:rPr>
                <w:rFonts w:ascii="Cambria Math" w:hAnsi="Cambria Math"/>
                <w:lang w:val="el-GR"/>
              </w:rPr>
              <m:t>k</m:t>
            </m:r>
          </m:sup>
        </m:sSup>
        <m:r>
          <w:rPr>
            <w:rFonts w:ascii="Cambria Math" w:hAnsi="Cambria Math"/>
            <w:lang w:val="el-GR"/>
          </w:rPr>
          <m:t>-τρέχων προορισμός</m:t>
        </m:r>
      </m:oMath>
      <w:r w:rsidR="00A86418" w:rsidRPr="00A86418">
        <w:rPr>
          <w:lang w:val="el-GR"/>
        </w:rPr>
        <w:t>)</w:t>
      </w:r>
      <w:r w:rsidR="00A86418">
        <w:rPr>
          <w:lang w:val="el-GR"/>
        </w:rPr>
        <w:t xml:space="preserve">. Πλέον, για το όχημα </w:t>
      </w:r>
      <w:r w:rsidR="00A86418">
        <w:t>k</w:t>
      </w:r>
      <w:r w:rsidR="00A86418" w:rsidRPr="0085584B">
        <w:rPr>
          <w:lang w:val="el-GR"/>
        </w:rPr>
        <w:t xml:space="preserve"> </w:t>
      </w:r>
      <w:r w:rsidR="0085584B">
        <w:rPr>
          <w:lang w:val="el-GR"/>
        </w:rPr>
        <w:t xml:space="preserve">ο επόμενος πελάτης προς εξυπηρέτηση θεωρείται ο επόμενος του πελάτη που αφαιρέθηκε από το </w:t>
      </w:r>
      <w:r w:rsidR="0085584B">
        <w:t>k</w:t>
      </w:r>
      <w:r w:rsidR="0085584B" w:rsidRPr="0085584B">
        <w:rPr>
          <w:lang w:val="el-GR"/>
        </w:rPr>
        <w:t xml:space="preserve"> </w:t>
      </w:r>
      <w:r w:rsidR="0085584B">
        <w:rPr>
          <w:lang w:val="el-GR"/>
        </w:rPr>
        <w:t xml:space="preserve">ή αλλιώς </w:t>
      </w:r>
      <m:oMath>
        <m:sSup>
          <m:sSupPr>
            <m:ctrlPr>
              <w:rPr>
                <w:rFonts w:ascii="Cambria Math" w:hAnsi="Cambria Math"/>
                <w:i/>
                <w:lang w:val="el-GR"/>
              </w:rPr>
            </m:ctrlPr>
          </m:sSupPr>
          <m:e>
            <m:r>
              <w:rPr>
                <w:rFonts w:ascii="Cambria Math" w:hAnsi="Cambria Math"/>
                <w:lang w:val="el-GR"/>
              </w:rPr>
              <m:t>j</m:t>
            </m:r>
          </m:e>
          <m:sup>
            <m:r>
              <w:rPr>
                <w:rFonts w:ascii="Cambria Math" w:hAnsi="Cambria Math"/>
                <w:lang w:val="el-GR"/>
              </w:rPr>
              <m:t>k</m:t>
            </m:r>
          </m:sup>
        </m:sSup>
        <m:r>
          <w:rPr>
            <w:rFonts w:ascii="Cambria Math" w:hAnsi="Cambria Math"/>
            <w:lang w:val="el-GR"/>
          </w:rPr>
          <m:t>←</m:t>
        </m:r>
        <m:sSup>
          <m:sSupPr>
            <m:ctrlPr>
              <w:rPr>
                <w:rFonts w:ascii="Cambria Math" w:hAnsi="Cambria Math"/>
                <w:i/>
                <w:lang w:val="el-GR"/>
              </w:rPr>
            </m:ctrlPr>
          </m:sSupPr>
          <m:e>
            <m:d>
              <m:dPr>
                <m:ctrlPr>
                  <w:rPr>
                    <w:rFonts w:ascii="Cambria Math" w:hAnsi="Cambria Math"/>
                    <w:i/>
                    <w:lang w:val="el-GR"/>
                  </w:rPr>
                </m:ctrlPr>
              </m:dPr>
              <m:e>
                <m:r>
                  <w:rPr>
                    <w:rFonts w:ascii="Cambria Math" w:hAnsi="Cambria Math"/>
                    <w:lang w:val="el-GR"/>
                  </w:rPr>
                  <m:t>j+1</m:t>
                </m:r>
              </m:e>
            </m:d>
          </m:e>
          <m:sup>
            <m:r>
              <w:rPr>
                <w:rFonts w:ascii="Cambria Math" w:hAnsi="Cambria Math"/>
                <w:lang w:val="el-GR"/>
              </w:rPr>
              <m:t>k</m:t>
            </m:r>
          </m:sup>
        </m:sSup>
      </m:oMath>
      <w:r w:rsidR="00D72AC7" w:rsidRPr="00D72AC7">
        <w:rPr>
          <w:rFonts w:eastAsiaTheme="minorEastAsia"/>
          <w:lang w:val="el-GR"/>
        </w:rPr>
        <w:t xml:space="preserve">. </w:t>
      </w:r>
      <w:commentRangeEnd w:id="1940"/>
      <w:r w:rsidR="007B3493">
        <w:rPr>
          <w:rStyle w:val="CommentReference"/>
        </w:rPr>
        <w:commentReference w:id="1940"/>
      </w:r>
      <w:r w:rsidR="00D72AC7">
        <w:rPr>
          <w:rFonts w:eastAsiaTheme="minorEastAsia"/>
          <w:lang w:val="el-GR"/>
        </w:rPr>
        <w:t>Έπειτα εφαρμόζεται πάλι η διαδικασία βελτιστοποίησης.</w:t>
      </w:r>
    </w:p>
    <w:p w14:paraId="01623042" w14:textId="77777777" w:rsidR="00A76A05" w:rsidRDefault="0006033C" w:rsidP="00273B21">
      <w:pPr>
        <w:pStyle w:val="ListParagraph"/>
        <w:numPr>
          <w:ilvl w:val="0"/>
          <w:numId w:val="33"/>
        </w:numPr>
        <w:rPr>
          <w:lang w:val="el-GR"/>
        </w:rPr>
      </w:pPr>
      <w:r>
        <w:rPr>
          <w:lang w:val="el-GR"/>
        </w:rPr>
        <w:t xml:space="preserve">Άφιξη οχήματος στον επόμενο προορισμό του: Ο χρόνος ταξιδιού μεταξύ δύο πελατών καθορίζεται με βάση τρεις παράγοντες. Ο πρώτος παράγοντας είναι οι μακροπρόθεσμες προβλέψεις που είναι χρονικά εξαρτώμενες, γνωστές εξ’ αρχής και ποικίλλουν ανάλογα με την περίοδο της ημέρας. Ο δεύτερος παράγοντας είναι οι βραχυπρόθεσμες προβλέψεις που λαμβάνουν χώρα όταν το όχημα πρόκειται να φύγει από τον τελευταίο πελάτη του και λαμβάνει υπόψιν διάφορες πληροφορίες μέχρι εκείνη τη στιγμή. Ο τελευταίος παράγοντας είναι η δυναμική διαταραχή που αντιστοιχεί σε τυχόν απρόβλεπτα γεγονότα που μπορεί να συμβούν κατά τη διάρκεια ενός ταξιδιού και γίνεται γνωστή μόνο όταν φτάσει στον προορισμό </w:t>
      </w:r>
      <w:r w:rsidR="00E55A70">
        <w:rPr>
          <w:lang w:val="el-GR"/>
        </w:rPr>
        <w:t>της</w:t>
      </w:r>
      <w:r>
        <w:rPr>
          <w:lang w:val="el-GR"/>
        </w:rPr>
        <w:t>.</w:t>
      </w:r>
      <w:r w:rsidR="00CA41DF">
        <w:rPr>
          <w:lang w:val="el-GR"/>
        </w:rPr>
        <w:t xml:space="preserve"> Λόγω λοιπόν της δυναμικότητας των χρόνων ταξιδιού, κάθε φορά που ένα όχημα </w:t>
      </w:r>
      <w:r w:rsidR="00CA41DF">
        <w:t>k</w:t>
      </w:r>
      <w:r w:rsidR="00CA41DF" w:rsidRPr="00CA41DF">
        <w:rPr>
          <w:lang w:val="el-GR"/>
        </w:rPr>
        <w:t xml:space="preserve"> </w:t>
      </w:r>
      <w:r w:rsidR="00CA41DF">
        <w:rPr>
          <w:lang w:val="el-GR"/>
        </w:rPr>
        <w:t>καταφθάνει σε έναν πελάτη ελέγχεται εάν η τελική ώρα άφιξης διαφέρει από την προβλεπόμενη. Εάν ναι, τότε ανανεώνει τις ώρες άφιξης των επόμενων επισκέψεων.</w:t>
      </w:r>
    </w:p>
    <w:p w14:paraId="762E8E2C" w14:textId="44E9B03B" w:rsidR="00D72AC7" w:rsidRDefault="0006033C" w:rsidP="00273B21">
      <w:pPr>
        <w:pStyle w:val="ListParagraph"/>
        <w:numPr>
          <w:ilvl w:val="0"/>
          <w:numId w:val="33"/>
        </w:numPr>
        <w:rPr>
          <w:lang w:val="el-GR"/>
        </w:rPr>
      </w:pPr>
      <w:r>
        <w:rPr>
          <w:lang w:val="el-GR"/>
        </w:rPr>
        <w:t xml:space="preserve"> </w:t>
      </w:r>
      <w:r w:rsidR="00A76A05">
        <w:rPr>
          <w:lang w:val="el-GR"/>
        </w:rPr>
        <w:t>Αναχώρηση οχήματος: Όπως αναφέρθηκε και στο προηγούμενο βήμα, τη στιγμή της αναχώρησης ενός οχήματος πραγματοποιείται η βραχυπρόθεσμη πρόβλεψη η οποία υπολογίζει το χρόνο ταξιδιού μέχρι τον επόμενο κόμβο ενώ ενημερώνει και τους χρόνους άφιξης των κόμβων που ακολουθούν.</w:t>
      </w:r>
    </w:p>
    <w:p w14:paraId="541AA3D2" w14:textId="0F0E3717" w:rsidR="00A76A05" w:rsidRDefault="00A76A05" w:rsidP="00A76A05">
      <w:pPr>
        <w:rPr>
          <w:lang w:val="el-GR"/>
        </w:rPr>
      </w:pPr>
      <w:r w:rsidRPr="00522D51">
        <w:rPr>
          <w:lang w:val="el-GR"/>
        </w:rPr>
        <w:t xml:space="preserve">Οι </w:t>
      </w:r>
      <w:r>
        <w:t>Cheung</w:t>
      </w:r>
      <w:r w:rsidRPr="00522D51">
        <w:rPr>
          <w:lang w:val="el-GR"/>
        </w:rPr>
        <w:t xml:space="preserve"> </w:t>
      </w:r>
      <w:r>
        <w:t>et</w:t>
      </w:r>
      <w:r w:rsidRPr="00522D51">
        <w:rPr>
          <w:lang w:val="el-GR"/>
        </w:rPr>
        <w:t xml:space="preserve"> </w:t>
      </w:r>
      <w:r>
        <w:t>al</w:t>
      </w:r>
      <w:r w:rsidRPr="00522D51">
        <w:rPr>
          <w:lang w:val="el-GR"/>
        </w:rPr>
        <w:t xml:space="preserve">. (2008) μελέτησαν ένα </w:t>
      </w:r>
      <w:r>
        <w:t>pickup</w:t>
      </w:r>
      <w:r w:rsidRPr="00522D51">
        <w:rPr>
          <w:lang w:val="el-GR"/>
        </w:rPr>
        <w:t xml:space="preserve"> </w:t>
      </w:r>
      <w:r>
        <w:t>and</w:t>
      </w:r>
      <w:r w:rsidRPr="00522D51">
        <w:rPr>
          <w:lang w:val="el-GR"/>
        </w:rPr>
        <w:t xml:space="preserve"> </w:t>
      </w:r>
      <w:r>
        <w:t>delivery</w:t>
      </w:r>
      <w:r w:rsidRPr="00522D51">
        <w:rPr>
          <w:lang w:val="el-GR"/>
        </w:rPr>
        <w:t xml:space="preserve"> πρόβλημα αναπτύσσοντας αλγορίθμους για την επίλυση της στατικής </w:t>
      </w:r>
      <w:r w:rsidR="00522D51" w:rsidRPr="00522D51">
        <w:rPr>
          <w:lang w:val="el-GR"/>
        </w:rPr>
        <w:t>αλλά</w:t>
      </w:r>
      <w:r w:rsidRPr="00522D51">
        <w:rPr>
          <w:lang w:val="el-GR"/>
        </w:rPr>
        <w:t xml:space="preserve"> και της δυναμικής εκδοχής του με στόχο την μείωση του συνολικού χρόνου ταξιδιού προσεγγίζοντας έτσι και τη μείωση του κόστους καυσίμων, του κόστους οδήγησης κ.α. . Για το στατικό κομμάτι του προβλήματος, κατασκευάζουν μία αρχική λύση μέσω μίας </w:t>
      </w:r>
      <w:r>
        <w:t>seed</w:t>
      </w:r>
      <w:r w:rsidRPr="00522D51">
        <w:rPr>
          <w:lang w:val="el-GR"/>
        </w:rPr>
        <w:t xml:space="preserve"> </w:t>
      </w:r>
      <w:r>
        <w:t>selection</w:t>
      </w:r>
      <w:r w:rsidRPr="00522D51">
        <w:rPr>
          <w:lang w:val="el-GR"/>
        </w:rPr>
        <w:t xml:space="preserve"> διαδικασίας (</w:t>
      </w:r>
      <w:r>
        <w:t>Fisher</w:t>
      </w:r>
      <w:r w:rsidRPr="00522D51">
        <w:rPr>
          <w:lang w:val="el-GR"/>
        </w:rPr>
        <w:t xml:space="preserve"> &amp; </w:t>
      </w:r>
      <w:r>
        <w:t>Jaikumar</w:t>
      </w:r>
      <w:r w:rsidRPr="00522D51">
        <w:rPr>
          <w:lang w:val="el-GR"/>
        </w:rPr>
        <w:t>, 1981) την οποία στην συνέχεια επεξεργάζονται μέσω μίας διεργασίας βελτίωσης (</w:t>
      </w:r>
      <w:r>
        <w:t>refinement</w:t>
      </w:r>
      <w:r w:rsidRPr="00522D51">
        <w:rPr>
          <w:lang w:val="el-GR"/>
        </w:rPr>
        <w:t xml:space="preserve"> </w:t>
      </w:r>
      <w:r>
        <w:t>procedure</w:t>
      </w:r>
      <w:r w:rsidRPr="00522D51">
        <w:rPr>
          <w:lang w:val="el-GR"/>
        </w:rPr>
        <w:t>) η οποία αποτελείται από δύο μέρη:</w:t>
      </w:r>
    </w:p>
    <w:p w14:paraId="2F6423C1" w14:textId="538A9112" w:rsidR="0017686B" w:rsidRDefault="0017686B" w:rsidP="0017686B">
      <w:pPr>
        <w:pStyle w:val="ListParagraph"/>
        <w:numPr>
          <w:ilvl w:val="0"/>
          <w:numId w:val="34"/>
        </w:numPr>
        <w:rPr>
          <w:lang w:val="el-GR"/>
        </w:rPr>
      </w:pPr>
      <w:r w:rsidRPr="0017686B">
        <w:rPr>
          <w:lang w:val="el-GR"/>
        </w:rPr>
        <w:t xml:space="preserve">Βελτίωση σε κάθε διαδρομή: μεταφορά ενός κόμβου από το σημείο που βρίσκεται σε κάποιο άλλο της ίδιας διαδρομής λαμβάνοντας πάντα </w:t>
      </w:r>
      <w:r w:rsidR="00C9619A" w:rsidRPr="0017686B">
        <w:rPr>
          <w:lang w:val="el-GR"/>
        </w:rPr>
        <w:t>υπόψιν</w:t>
      </w:r>
      <w:r w:rsidRPr="0017686B">
        <w:rPr>
          <w:lang w:val="el-GR"/>
        </w:rPr>
        <w:t xml:space="preserve"> τους περιορισμούς που προκύπτουν δεδομένου πως το πρόβλημα είναι </w:t>
      </w:r>
      <w:r>
        <w:t>PD</w:t>
      </w:r>
      <w:r>
        <w:rPr>
          <w:lang w:val="el-GR"/>
        </w:rPr>
        <w:t xml:space="preserve"> </w:t>
      </w:r>
      <w:r w:rsidRPr="0017686B">
        <w:rPr>
          <w:lang w:val="el-GR"/>
        </w:rPr>
        <w:t>(</w:t>
      </w:r>
      <w:r>
        <w:t>pickup</w:t>
      </w:r>
      <w:r w:rsidRPr="0017686B">
        <w:rPr>
          <w:lang w:val="el-GR"/>
        </w:rPr>
        <w:t xml:space="preserve"> &amp; </w:t>
      </w:r>
      <w:r>
        <w:t>delivery</w:t>
      </w:r>
      <w:r w:rsidRPr="0017686B">
        <w:rPr>
          <w:lang w:val="el-GR"/>
        </w:rPr>
        <w:t>)</w:t>
      </w:r>
    </w:p>
    <w:p w14:paraId="4B38BA84" w14:textId="2AD7932A" w:rsidR="0050334C" w:rsidRDefault="0050334C" w:rsidP="0017686B">
      <w:pPr>
        <w:pStyle w:val="ListParagraph"/>
        <w:numPr>
          <w:ilvl w:val="0"/>
          <w:numId w:val="34"/>
        </w:numPr>
        <w:rPr>
          <w:lang w:val="el-GR"/>
        </w:rPr>
      </w:pPr>
      <w:r w:rsidRPr="0053519A">
        <w:rPr>
          <w:lang w:val="el-GR"/>
        </w:rPr>
        <w:lastRenderedPageBreak/>
        <w:t>Βελτίωση μεταξύ δύο διαδρομών: μεταφορά μιας παραγγελίας πελάτη (σημείο παραλαβής και σημείο παράδοσ</w:t>
      </w:r>
      <w:r w:rsidR="006D3C4D">
        <w:rPr>
          <w:lang w:val="el-GR"/>
        </w:rPr>
        <w:t>η</w:t>
      </w:r>
      <w:r w:rsidRPr="0053519A">
        <w:rPr>
          <w:lang w:val="el-GR"/>
        </w:rPr>
        <w:t>ς) από μια διαδρομή σε μία άλλη</w:t>
      </w:r>
    </w:p>
    <w:p w14:paraId="2B35862E" w14:textId="5F1D0A5A" w:rsidR="009828A1" w:rsidRDefault="009828A1" w:rsidP="009828A1">
      <w:pPr>
        <w:rPr>
          <w:lang w:val="el-GR"/>
        </w:rPr>
      </w:pPr>
      <w:r w:rsidRPr="0044153E">
        <w:rPr>
          <w:lang w:val="el-GR"/>
        </w:rPr>
        <w:t xml:space="preserve">Τέλος εφαρμόζουν μια Γενετική Αναζήτηση για την περαιτέρω ενίσχυση της λύσης. </w:t>
      </w:r>
      <w:r w:rsidR="0044153E" w:rsidRPr="0044153E">
        <w:rPr>
          <w:lang w:val="el-GR"/>
        </w:rPr>
        <w:t>Όσον</w:t>
      </w:r>
      <w:r w:rsidRPr="0044153E">
        <w:rPr>
          <w:lang w:val="el-GR"/>
        </w:rPr>
        <w:t xml:space="preserve"> αφορά το κομμάτι της δυναμικής προσέγγισης του προβλήματος, εξετάζονται δύο ενδεχόμενα:</w:t>
      </w:r>
    </w:p>
    <w:p w14:paraId="782312AE" w14:textId="05EC3DA7" w:rsidR="0051228B" w:rsidRDefault="002F421E" w:rsidP="0051228B">
      <w:pPr>
        <w:pStyle w:val="ListParagraph"/>
        <w:numPr>
          <w:ilvl w:val="0"/>
          <w:numId w:val="35"/>
        </w:numPr>
        <w:rPr>
          <w:lang w:val="el-GR"/>
        </w:rPr>
      </w:pPr>
      <w:r w:rsidRPr="00C5026A">
        <w:rPr>
          <w:lang w:val="el-GR"/>
        </w:rPr>
        <w:t>Εμφάνιση</w:t>
      </w:r>
      <w:r w:rsidR="0051228B" w:rsidRPr="00C5026A">
        <w:rPr>
          <w:lang w:val="el-GR"/>
        </w:rPr>
        <w:t xml:space="preserve"> νέας παραγγελίας: Κατασκευάζονται δύο νέοι κόμβοι (παράδοση και παραλαβή) για τους οποίους επιχειρείται να </w:t>
      </w:r>
      <w:r w:rsidR="00C5026A">
        <w:rPr>
          <w:lang w:val="el-GR"/>
        </w:rPr>
        <w:t>εισαχθούν</w:t>
      </w:r>
      <w:r w:rsidR="0051228B" w:rsidRPr="00C5026A">
        <w:rPr>
          <w:lang w:val="el-GR"/>
        </w:rPr>
        <w:t xml:space="preserve"> σε κάποια από τις διαδρομές των οχημάτων. Εάν </w:t>
      </w:r>
      <w:r w:rsidRPr="00C5026A">
        <w:rPr>
          <w:lang w:val="el-GR"/>
        </w:rPr>
        <w:t>υπάρχει</w:t>
      </w:r>
      <w:r w:rsidR="0051228B" w:rsidRPr="00C5026A">
        <w:rPr>
          <w:lang w:val="el-GR"/>
        </w:rPr>
        <w:t xml:space="preserve"> κάποιο όχημα στο σταθμό (</w:t>
      </w:r>
      <w:r w:rsidR="0051228B">
        <w:t>depot</w:t>
      </w:r>
      <w:r w:rsidR="0051228B" w:rsidRPr="00C5026A">
        <w:rPr>
          <w:lang w:val="el-GR"/>
        </w:rPr>
        <w:t>) που δεν χρησιμοποιείται</w:t>
      </w:r>
      <w:r>
        <w:rPr>
          <w:lang w:val="el-GR"/>
        </w:rPr>
        <w:t>,</w:t>
      </w:r>
      <w:r w:rsidR="0051228B" w:rsidRPr="00C5026A">
        <w:rPr>
          <w:lang w:val="el-GR"/>
        </w:rPr>
        <w:t xml:space="preserve"> τότε το όχημα αυτό αναλαμβάνει τη μοναδική αυτή παραγγελία. Στη συνέχεια εφαρμόζεται στη </w:t>
      </w:r>
      <w:r w:rsidR="006B65B4">
        <w:rPr>
          <w:lang w:val="el-GR"/>
        </w:rPr>
        <w:t>παραγόμενη</w:t>
      </w:r>
      <w:r w:rsidR="0051228B" w:rsidRPr="00C5026A">
        <w:rPr>
          <w:lang w:val="el-GR"/>
        </w:rPr>
        <w:t xml:space="preserve"> λύση η διαδικασία βελτίωσης που </w:t>
      </w:r>
      <w:r w:rsidR="00453CF9" w:rsidRPr="00C5026A">
        <w:rPr>
          <w:lang w:val="el-GR"/>
        </w:rPr>
        <w:t>περιεγράφηκε</w:t>
      </w:r>
      <w:r w:rsidR="0051228B" w:rsidRPr="00C5026A">
        <w:rPr>
          <w:lang w:val="el-GR"/>
        </w:rPr>
        <w:t xml:space="preserve"> προηγουμένως.</w:t>
      </w:r>
    </w:p>
    <w:p w14:paraId="5305E88A" w14:textId="610B5688" w:rsidR="00C9619A" w:rsidRDefault="00C9619A" w:rsidP="0051228B">
      <w:pPr>
        <w:pStyle w:val="ListParagraph"/>
        <w:numPr>
          <w:ilvl w:val="0"/>
          <w:numId w:val="35"/>
        </w:numPr>
        <w:rPr>
          <w:lang w:val="el-GR"/>
        </w:rPr>
      </w:pPr>
      <w:r w:rsidRPr="00E87977">
        <w:rPr>
          <w:lang w:val="el-GR"/>
        </w:rPr>
        <w:t xml:space="preserve">Εμφάνιση νέων χρόνων ταξιδιών: Εάν τα νέα δεδομένα δεν προκαλούν δυσχέρεια στη τρέχουσα λύση τότε απλά εφαρμόζεται η διαδικασία βελτίωσης που </w:t>
      </w:r>
      <w:r w:rsidR="00E87977" w:rsidRPr="00E87977">
        <w:rPr>
          <w:lang w:val="el-GR"/>
        </w:rPr>
        <w:t>περιεγράφηκε</w:t>
      </w:r>
      <w:r w:rsidRPr="00E87977">
        <w:rPr>
          <w:lang w:val="el-GR"/>
        </w:rPr>
        <w:t xml:space="preserve"> προηγουμένως. Σε αντίθετη περίπτωση αφαιρούνται οι κόμβοι που </w:t>
      </w:r>
      <w:r w:rsidR="00702973">
        <w:rPr>
          <w:lang w:val="el-GR"/>
        </w:rPr>
        <w:t>θεωρείται</w:t>
      </w:r>
      <w:r w:rsidRPr="00E87977">
        <w:rPr>
          <w:lang w:val="el-GR"/>
        </w:rPr>
        <w:t xml:space="preserve"> αδύνατη η επίσκεψη σε αυτούς λόγω των νέων δεδομένων και αντιμετωπίζονται ως νέοι κόμβοι προς εισαγωγή.</w:t>
      </w:r>
    </w:p>
    <w:p w14:paraId="0B037BB9" w14:textId="6A26782B" w:rsidR="0019447C" w:rsidRDefault="0008327E" w:rsidP="0019447C">
      <w:pPr>
        <w:rPr>
          <w:lang w:val="el-GR"/>
        </w:rPr>
      </w:pPr>
      <w:r>
        <w:rPr>
          <w:lang w:val="el-GR"/>
        </w:rPr>
        <w:t>Οι</w:t>
      </w:r>
      <w:r w:rsidRPr="005A123A">
        <w:rPr>
          <w:lang w:val="el-GR"/>
        </w:rPr>
        <w:t xml:space="preserve"> </w:t>
      </w:r>
      <w:r>
        <w:t>Branchini</w:t>
      </w:r>
      <w:r w:rsidRPr="005A123A">
        <w:rPr>
          <w:lang w:val="el-GR"/>
        </w:rPr>
        <w:t xml:space="preserve"> </w:t>
      </w:r>
      <w:r>
        <w:t>et</w:t>
      </w:r>
      <w:r w:rsidRPr="005A123A">
        <w:rPr>
          <w:lang w:val="el-GR"/>
        </w:rPr>
        <w:t xml:space="preserve"> </w:t>
      </w:r>
      <w:r>
        <w:t>al</w:t>
      </w:r>
      <w:r w:rsidRPr="005A123A">
        <w:rPr>
          <w:lang w:val="el-GR"/>
        </w:rPr>
        <w:t>.</w:t>
      </w:r>
      <w:r w:rsidR="000511F3" w:rsidRPr="005A123A">
        <w:rPr>
          <w:lang w:val="el-GR"/>
        </w:rPr>
        <w:t xml:space="preserve"> </w:t>
      </w:r>
      <w:r w:rsidRPr="00A36BAD">
        <w:rPr>
          <w:lang w:val="el-GR"/>
        </w:rPr>
        <w:t>(2009)</w:t>
      </w:r>
      <w:r w:rsidR="00A36BAD" w:rsidRPr="00A36BAD">
        <w:rPr>
          <w:lang w:val="el-GR"/>
        </w:rPr>
        <w:t xml:space="preserve"> </w:t>
      </w:r>
      <w:r w:rsidR="00A36BAD">
        <w:rPr>
          <w:lang w:val="el-GR"/>
        </w:rPr>
        <w:t xml:space="preserve">μελέτησαν το </w:t>
      </w:r>
      <w:r w:rsidR="00A36BAD">
        <w:t>DVRPTW</w:t>
      </w:r>
      <w:r w:rsidR="00A36BAD" w:rsidRPr="00A36BAD">
        <w:rPr>
          <w:lang w:val="el-GR"/>
        </w:rPr>
        <w:t xml:space="preserve"> </w:t>
      </w:r>
      <w:r w:rsidR="00A36BAD">
        <w:rPr>
          <w:lang w:val="el-GR"/>
        </w:rPr>
        <w:t xml:space="preserve">θέτοντας ως στόχο την αύξηση της διαφοράς του συνολικού κέρδους από το άθροισμα του κόστους αργοπορίας </w:t>
      </w:r>
      <w:r w:rsidR="00A36BAD" w:rsidRPr="00A36BAD">
        <w:rPr>
          <w:lang w:val="el-GR"/>
        </w:rPr>
        <w:t>(</w:t>
      </w:r>
      <w:r w:rsidR="00A36BAD">
        <w:t>lateness</w:t>
      </w:r>
      <w:r w:rsidR="00A36BAD" w:rsidRPr="00A36BAD">
        <w:rPr>
          <w:lang w:val="el-GR"/>
        </w:rPr>
        <w:t>)</w:t>
      </w:r>
      <w:r w:rsidR="00A36BAD">
        <w:rPr>
          <w:lang w:val="el-GR"/>
        </w:rPr>
        <w:t xml:space="preserve"> και του κόστους ταξιδιού.</w:t>
      </w:r>
      <w:r w:rsidR="0089739A">
        <w:rPr>
          <w:lang w:val="el-GR"/>
        </w:rPr>
        <w:t xml:space="preserve"> Ο αλγόριθμός τους αποτελείται από έναν ευρετικό κατασκευαστικό αλγόριθμο και από έναν </w:t>
      </w:r>
      <w:r w:rsidR="0089739A">
        <w:t>Adaptive</w:t>
      </w:r>
      <w:r w:rsidR="0089739A" w:rsidRPr="0089739A">
        <w:rPr>
          <w:lang w:val="el-GR"/>
        </w:rPr>
        <w:t xml:space="preserve"> </w:t>
      </w:r>
      <w:r w:rsidR="0089739A">
        <w:t>Granular</w:t>
      </w:r>
      <w:r w:rsidR="0089739A" w:rsidRPr="0089739A">
        <w:rPr>
          <w:lang w:val="el-GR"/>
        </w:rPr>
        <w:t xml:space="preserve"> </w:t>
      </w:r>
      <w:r w:rsidR="0089739A">
        <w:t>Local</w:t>
      </w:r>
      <w:r w:rsidR="0089739A" w:rsidRPr="0089739A">
        <w:rPr>
          <w:lang w:val="el-GR"/>
        </w:rPr>
        <w:t xml:space="preserve"> </w:t>
      </w:r>
      <w:r w:rsidR="0089739A">
        <w:t>Search</w:t>
      </w:r>
      <w:r w:rsidR="0089739A" w:rsidRPr="0089739A">
        <w:rPr>
          <w:lang w:val="el-GR"/>
        </w:rPr>
        <w:t xml:space="preserve"> (</w:t>
      </w:r>
      <w:r w:rsidR="0089739A">
        <w:t>AGLS</w:t>
      </w:r>
      <w:r w:rsidR="0089739A" w:rsidRPr="0089739A">
        <w:rPr>
          <w:lang w:val="el-GR"/>
        </w:rPr>
        <w:t xml:space="preserve">) </w:t>
      </w:r>
      <w:r w:rsidR="0089739A">
        <w:rPr>
          <w:lang w:val="el-GR"/>
        </w:rPr>
        <w:t>αλγόριθμο.</w:t>
      </w:r>
      <w:r w:rsidR="006963A1">
        <w:rPr>
          <w:lang w:val="el-GR"/>
        </w:rPr>
        <w:t xml:space="preserve"> Ο κατασκευαστικός αλγόριθμος βασίζεται σε 2 κανόνες:</w:t>
      </w:r>
    </w:p>
    <w:p w14:paraId="60DD0C12" w14:textId="259BD8BD" w:rsidR="006963A1" w:rsidRDefault="006963A1" w:rsidP="006963A1">
      <w:pPr>
        <w:pStyle w:val="ListParagraph"/>
        <w:numPr>
          <w:ilvl w:val="0"/>
          <w:numId w:val="36"/>
        </w:numPr>
        <w:rPr>
          <w:lang w:val="el-GR"/>
        </w:rPr>
      </w:pPr>
      <w:r>
        <w:rPr>
          <w:lang w:val="el-GR"/>
        </w:rPr>
        <w:t>Τα οχήματα πρέπει να επισκέπτονται διάσπαρτες περιοχές</w:t>
      </w:r>
    </w:p>
    <w:p w14:paraId="66D692BD" w14:textId="1E819F62" w:rsidR="006963A1" w:rsidRDefault="006963A1" w:rsidP="006963A1">
      <w:pPr>
        <w:pStyle w:val="ListParagraph"/>
        <w:numPr>
          <w:ilvl w:val="0"/>
          <w:numId w:val="36"/>
        </w:numPr>
        <w:rPr>
          <w:lang w:val="el-GR"/>
        </w:rPr>
      </w:pPr>
      <w:r>
        <w:rPr>
          <w:lang w:val="el-GR"/>
        </w:rPr>
        <w:t xml:space="preserve">Οι πελάτες με μικρό χρονικό διάστημα </w:t>
      </w:r>
      <w:r>
        <w:t>slack</w:t>
      </w:r>
      <w:r w:rsidRPr="006963A1">
        <w:rPr>
          <w:lang w:val="el-GR"/>
        </w:rPr>
        <w:t xml:space="preserve"> </w:t>
      </w:r>
      <w:r>
        <w:rPr>
          <w:lang w:val="el-GR"/>
        </w:rPr>
        <w:t>πρέπει να επιλέγονται πρώτοι για εισαγωγή (</w:t>
      </w:r>
      <m:oMath>
        <m:r>
          <w:rPr>
            <w:rFonts w:ascii="Cambria Math" w:hAnsi="Cambria Math"/>
            <w:lang w:val="el-GR"/>
          </w:rPr>
          <m:t>slac</m:t>
        </m:r>
        <m:sSub>
          <m:sSubPr>
            <m:ctrlPr>
              <w:rPr>
                <w:rFonts w:ascii="Cambria Math" w:hAnsi="Cambria Math"/>
                <w:i/>
                <w:lang w:val="el-GR"/>
              </w:rPr>
            </m:ctrlPr>
          </m:sSubPr>
          <m:e>
            <m:r>
              <w:rPr>
                <w:rFonts w:ascii="Cambria Math" w:hAnsi="Cambria Math"/>
                <w:lang w:val="el-GR"/>
              </w:rPr>
              <m:t>k</m:t>
            </m:r>
          </m:e>
          <m:sub>
            <m:r>
              <w:rPr>
                <w:rFonts w:ascii="Cambria Math" w:hAnsi="Cambria Math"/>
                <w:lang w:val="el-GR"/>
              </w:rPr>
              <m:t>i</m:t>
            </m:r>
          </m:sub>
        </m:sSub>
        <m:r>
          <w:rPr>
            <w:rFonts w:ascii="Cambria Math" w:hAnsi="Cambria Math"/>
            <w:lang w:val="el-GR"/>
          </w:rPr>
          <m:t>=lates</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star</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sub>
            </m:sSub>
          </m:sub>
        </m:sSub>
        <m:r>
          <w:rPr>
            <w:rFonts w:ascii="Cambria Math" w:hAnsi="Cambria Math"/>
            <w:lang w:val="el-GR"/>
          </w:rPr>
          <m:t>-earliest_feasible_start_tim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Pr>
          <w:lang w:val="el-GR"/>
        </w:rPr>
        <w:t>)</w:t>
      </w:r>
    </w:p>
    <w:p w14:paraId="6DCC3D14" w14:textId="6DC049DC" w:rsidR="00751DBA" w:rsidRDefault="008B7982" w:rsidP="00751DBA">
      <w:pPr>
        <w:rPr>
          <w:lang w:val="el-GR"/>
        </w:rPr>
      </w:pPr>
      <w:r>
        <w:rPr>
          <w:lang w:val="el-GR"/>
        </w:rPr>
        <w:t xml:space="preserve">Αρχικά κατασκευάζεται ένα σύνολο </w:t>
      </w:r>
      <w:r>
        <w:t>Seeds</w:t>
      </w:r>
      <w:r w:rsidRPr="008B7982">
        <w:rPr>
          <w:lang w:val="el-GR"/>
        </w:rPr>
        <w:t xml:space="preserve"> </w:t>
      </w:r>
      <w:r>
        <w:rPr>
          <w:lang w:val="el-GR"/>
        </w:rPr>
        <w:t xml:space="preserve">από διάσπαρτους πελάτες, κάθε ένας από τους οποίους εισάγεται και σε μία ξεχωριστή διαδρομή. Η διαδικασία αυτή γίνεται με βάση </w:t>
      </w:r>
      <w:r w:rsidR="001C70AC">
        <w:rPr>
          <w:lang w:val="el-GR"/>
        </w:rPr>
        <w:t>τέσσερα</w:t>
      </w:r>
      <w:r>
        <w:rPr>
          <w:lang w:val="el-GR"/>
        </w:rPr>
        <w:t xml:space="preserve"> κριτήρια: ασυμβατότητα μεταξύ δύο πελατών, χρόνος αναμονής, διαχωρισμός και διασπορά. Στη συνέχεια, μέσω μιας διαδικασίας </w:t>
      </w:r>
      <w:r w:rsidR="003E5481">
        <w:rPr>
          <w:lang w:val="el-GR"/>
        </w:rPr>
        <w:t>πέντε</w:t>
      </w:r>
      <w:r>
        <w:rPr>
          <w:lang w:val="el-GR"/>
        </w:rPr>
        <w:t xml:space="preserve"> βημάτων, εισάγονται στις διαδρομές οι πελάτες με το χαμηλότερο </w:t>
      </w:r>
      <w:r>
        <w:t>slack</w:t>
      </w:r>
      <w:r w:rsidRPr="008B7982">
        <w:rPr>
          <w:lang w:val="el-GR"/>
        </w:rPr>
        <w:t xml:space="preserve">. </w:t>
      </w:r>
      <w:r>
        <w:rPr>
          <w:lang w:val="el-GR"/>
        </w:rPr>
        <w:t xml:space="preserve">Ο </w:t>
      </w:r>
      <w:r>
        <w:t>AGLS</w:t>
      </w:r>
      <w:r w:rsidRPr="008B7982">
        <w:rPr>
          <w:lang w:val="el-GR"/>
        </w:rPr>
        <w:t xml:space="preserve"> </w:t>
      </w:r>
      <w:r>
        <w:rPr>
          <w:lang w:val="el-GR"/>
        </w:rPr>
        <w:t xml:space="preserve">αλγόριθμος τροποποιεί το σύνολο των ακμών Α του γραφήματος έτσι ώστε να παραμείνουν ακμές που θα μειώσουν το χρόνο λήψης απόφασης σε περίπτωση δυναμικής αλλαγής και χρησιμοποιεί </w:t>
      </w:r>
      <w:r w:rsidR="00541A34">
        <w:rPr>
          <w:lang w:val="el-GR"/>
        </w:rPr>
        <w:t>πέντε</w:t>
      </w:r>
      <w:r>
        <w:rPr>
          <w:lang w:val="el-GR"/>
        </w:rPr>
        <w:t xml:space="preserve"> λειτουργίες:</w:t>
      </w:r>
    </w:p>
    <w:p w14:paraId="1C5862AF" w14:textId="306EDF48" w:rsidR="008B7982" w:rsidRDefault="00522D9A" w:rsidP="008B7982">
      <w:pPr>
        <w:pStyle w:val="ListParagraph"/>
        <w:numPr>
          <w:ilvl w:val="0"/>
          <w:numId w:val="37"/>
        </w:numPr>
        <w:rPr>
          <w:lang w:val="el-GR"/>
        </w:rPr>
      </w:pPr>
      <w:r>
        <w:t>Two</w:t>
      </w:r>
      <w:r w:rsidRPr="00CF2405">
        <w:rPr>
          <w:lang w:val="el-GR"/>
        </w:rPr>
        <w:t>-</w:t>
      </w:r>
      <w:r>
        <w:t>opt</w:t>
      </w:r>
      <w:r w:rsidRPr="00CF2405">
        <w:rPr>
          <w:lang w:val="el-GR"/>
        </w:rPr>
        <w:t>:</w:t>
      </w:r>
      <w:r w:rsidR="00CF2405">
        <w:rPr>
          <w:lang w:val="el-GR"/>
        </w:rPr>
        <w:t xml:space="preserve"> διαγράφει δύο ακμές από μία διαδρομή και προσθέτει δύο καινούριες στην ίδια</w:t>
      </w:r>
    </w:p>
    <w:p w14:paraId="28789444" w14:textId="102ADACF" w:rsidR="00CF2405" w:rsidRDefault="00CF2405" w:rsidP="008B7982">
      <w:pPr>
        <w:pStyle w:val="ListParagraph"/>
        <w:numPr>
          <w:ilvl w:val="0"/>
          <w:numId w:val="37"/>
        </w:numPr>
        <w:rPr>
          <w:lang w:val="el-GR"/>
        </w:rPr>
      </w:pPr>
      <w:r>
        <w:t>Or</w:t>
      </w:r>
      <w:r w:rsidRPr="00CF2405">
        <w:rPr>
          <w:lang w:val="el-GR"/>
        </w:rPr>
        <w:t>-</w:t>
      </w:r>
      <w:r>
        <w:t>opt</w:t>
      </w:r>
      <w:r w:rsidRPr="00CF2405">
        <w:rPr>
          <w:lang w:val="el-GR"/>
        </w:rPr>
        <w:t xml:space="preserve">: </w:t>
      </w:r>
      <w:r>
        <w:rPr>
          <w:lang w:val="el-GR"/>
        </w:rPr>
        <w:t>ολισθαίνει έναν ή περισσότερους πελάτες προς κάποιο άλλο σημείο της διαδρομής</w:t>
      </w:r>
    </w:p>
    <w:p w14:paraId="5718E25B" w14:textId="6D70EBFB" w:rsidR="00CF2405" w:rsidRDefault="00CF2405" w:rsidP="008B7982">
      <w:pPr>
        <w:pStyle w:val="ListParagraph"/>
        <w:numPr>
          <w:ilvl w:val="0"/>
          <w:numId w:val="37"/>
        </w:numPr>
        <w:rPr>
          <w:lang w:val="el-GR"/>
        </w:rPr>
      </w:pPr>
      <w:r>
        <w:t>Or</w:t>
      </w:r>
      <w:r w:rsidRPr="00CF2405">
        <w:rPr>
          <w:lang w:val="el-GR"/>
        </w:rPr>
        <w:t>-</w:t>
      </w:r>
      <w:r>
        <w:t>opt</w:t>
      </w:r>
      <w:r w:rsidRPr="00CF2405">
        <w:rPr>
          <w:lang w:val="el-GR"/>
        </w:rPr>
        <w:t xml:space="preserve"> </w:t>
      </w:r>
      <w:r>
        <w:t>insertion</w:t>
      </w:r>
      <w:r w:rsidRPr="00CF2405">
        <w:rPr>
          <w:lang w:val="el-GR"/>
        </w:rPr>
        <w:t xml:space="preserve">: </w:t>
      </w:r>
      <w:r>
        <w:rPr>
          <w:lang w:val="el-GR"/>
        </w:rPr>
        <w:t>μεταφέρει</w:t>
      </w:r>
      <w:r w:rsidRPr="00CF2405">
        <w:rPr>
          <w:lang w:val="el-GR"/>
        </w:rPr>
        <w:t xml:space="preserve"> </w:t>
      </w:r>
      <w:r>
        <w:rPr>
          <w:lang w:val="el-GR"/>
        </w:rPr>
        <w:t>έναν</w:t>
      </w:r>
      <w:r w:rsidRPr="00CF2405">
        <w:rPr>
          <w:lang w:val="el-GR"/>
        </w:rPr>
        <w:t xml:space="preserve"> </w:t>
      </w:r>
      <w:r>
        <w:rPr>
          <w:lang w:val="el-GR"/>
        </w:rPr>
        <w:t>ή περισσότερους συνεχόμενους πελάτες από μία διαδρομή σε μία άλλη</w:t>
      </w:r>
    </w:p>
    <w:p w14:paraId="2019F113" w14:textId="6D4F6D73" w:rsidR="00CF2405" w:rsidRDefault="00CF2405" w:rsidP="008B7982">
      <w:pPr>
        <w:pStyle w:val="ListParagraph"/>
        <w:numPr>
          <w:ilvl w:val="0"/>
          <w:numId w:val="37"/>
        </w:numPr>
        <w:rPr>
          <w:lang w:val="el-GR"/>
        </w:rPr>
      </w:pPr>
      <w:r>
        <w:t>Or</w:t>
      </w:r>
      <w:r w:rsidRPr="00CF2405">
        <w:rPr>
          <w:lang w:val="el-GR"/>
        </w:rPr>
        <w:t>-</w:t>
      </w:r>
      <w:r>
        <w:t>opt</w:t>
      </w:r>
      <w:r w:rsidRPr="00CF2405">
        <w:rPr>
          <w:lang w:val="el-GR"/>
        </w:rPr>
        <w:t xml:space="preserve"> </w:t>
      </w:r>
      <w:r>
        <w:t>exchange</w:t>
      </w:r>
      <w:r w:rsidRPr="00CF2405">
        <w:rPr>
          <w:lang w:val="el-GR"/>
        </w:rPr>
        <w:t xml:space="preserve">: </w:t>
      </w:r>
      <w:r>
        <w:rPr>
          <w:lang w:val="el-GR"/>
        </w:rPr>
        <w:t>ανταλλάσσει</w:t>
      </w:r>
      <w:r w:rsidRPr="00CF2405">
        <w:rPr>
          <w:lang w:val="el-GR"/>
        </w:rPr>
        <w:t xml:space="preserve"> </w:t>
      </w:r>
      <w:r>
        <w:rPr>
          <w:lang w:val="el-GR"/>
        </w:rPr>
        <w:t>έναν ή περισσότερους συνεχόμενους πελάτες μιας διαδρομής με έναν ή περισσότερο</w:t>
      </w:r>
      <w:r w:rsidR="00A734B5">
        <w:rPr>
          <w:lang w:val="el-GR"/>
        </w:rPr>
        <w:t>υ</w:t>
      </w:r>
      <w:r>
        <w:rPr>
          <w:lang w:val="el-GR"/>
        </w:rPr>
        <w:t>ς πελάτες από μία άλλη διαδρομή</w:t>
      </w:r>
    </w:p>
    <w:p w14:paraId="1B26B4EA" w14:textId="163502E6" w:rsidR="00FA05DF" w:rsidRDefault="00FA05DF" w:rsidP="008B7982">
      <w:pPr>
        <w:pStyle w:val="ListParagraph"/>
        <w:numPr>
          <w:ilvl w:val="0"/>
          <w:numId w:val="37"/>
        </w:numPr>
        <w:rPr>
          <w:lang w:val="el-GR"/>
        </w:rPr>
      </w:pPr>
      <w:r>
        <w:t>Crossover</w:t>
      </w:r>
      <w:r w:rsidRPr="00FA05DF">
        <w:rPr>
          <w:lang w:val="el-GR"/>
        </w:rPr>
        <w:t xml:space="preserve">: </w:t>
      </w:r>
      <w:r>
        <w:rPr>
          <w:lang w:val="el-GR"/>
        </w:rPr>
        <w:t xml:space="preserve">διαγράφει </w:t>
      </w:r>
      <w:r w:rsidR="00A32854">
        <w:rPr>
          <w:lang w:val="el-GR"/>
        </w:rPr>
        <w:t>δύο</w:t>
      </w:r>
      <w:r>
        <w:rPr>
          <w:lang w:val="el-GR"/>
        </w:rPr>
        <w:t xml:space="preserve"> ακμές, μία από κάθε διαδρομή, και εισάγει δύο ακμές με τέτοιο τρόπο ώστε η κάθε διαδρομή να περιέχει πελάτες και από τις δύο αρχικές διαδρομές</w:t>
      </w:r>
    </w:p>
    <w:p w14:paraId="0ABCED20" w14:textId="20CC08D0" w:rsidR="002C76BA" w:rsidRDefault="000D1A68" w:rsidP="002C76BA">
      <w:pPr>
        <w:rPr>
          <w:lang w:val="el-GR"/>
        </w:rPr>
      </w:pPr>
      <w:r w:rsidRPr="000D1A68">
        <w:rPr>
          <w:lang w:val="el-GR"/>
        </w:rPr>
        <w:lastRenderedPageBreak/>
        <w:t xml:space="preserve">Οι </w:t>
      </w:r>
      <w:r>
        <w:t>Azi</w:t>
      </w:r>
      <w:r w:rsidRPr="000D1A68">
        <w:rPr>
          <w:lang w:val="el-GR"/>
        </w:rPr>
        <w:t xml:space="preserve"> </w:t>
      </w:r>
      <w:r>
        <w:t>et</w:t>
      </w:r>
      <w:r w:rsidRPr="000D1A68">
        <w:rPr>
          <w:lang w:val="el-GR"/>
        </w:rPr>
        <w:t xml:space="preserve"> </w:t>
      </w:r>
      <w:r>
        <w:t>al</w:t>
      </w:r>
      <w:r w:rsidRPr="000D1A68">
        <w:rPr>
          <w:lang w:val="el-GR"/>
        </w:rPr>
        <w:t xml:space="preserve">. (2011) μελέτησαν </w:t>
      </w:r>
      <w:commentRangeStart w:id="1941"/>
      <w:r w:rsidRPr="000D1A68">
        <w:rPr>
          <w:lang w:val="el-GR"/>
        </w:rPr>
        <w:t xml:space="preserve">ένα </w:t>
      </w:r>
      <w:ins w:id="1942" w:author="Στάθης Καπ" w:date="2023-02-02T04:21:00Z">
        <w:r w:rsidR="00AC22F3">
          <w:rPr>
            <w:lang w:val="el-GR"/>
          </w:rPr>
          <w:t xml:space="preserve">πρόβλημα παράδοσης </w:t>
        </w:r>
      </w:ins>
      <w:del w:id="1943" w:author="Στάθης Καπ" w:date="2023-02-02T04:21:00Z">
        <w:r w:rsidDel="00AC22F3">
          <w:delText>delivery</w:delText>
        </w:r>
        <w:r w:rsidRPr="000D1A68" w:rsidDel="00AC22F3">
          <w:rPr>
            <w:lang w:val="el-GR"/>
          </w:rPr>
          <w:delText xml:space="preserve"> </w:delText>
        </w:r>
        <w:commentRangeEnd w:id="1941"/>
        <w:r w:rsidR="00605442" w:rsidDel="00AC22F3">
          <w:rPr>
            <w:rStyle w:val="CommentReference"/>
          </w:rPr>
          <w:commentReference w:id="1941"/>
        </w:r>
        <w:r w:rsidRPr="000D1A68" w:rsidDel="00AC22F3">
          <w:rPr>
            <w:lang w:val="el-GR"/>
          </w:rPr>
          <w:delText xml:space="preserve">πρόβλημα </w:delText>
        </w:r>
      </w:del>
      <w:r w:rsidRPr="000D1A68">
        <w:rPr>
          <w:lang w:val="el-GR"/>
        </w:rPr>
        <w:t xml:space="preserve">χρησιμοποιώντας έναν ευρετικό αλγόριθμο εισαγωγής ακολουθούμενο από έναν </w:t>
      </w:r>
      <w:r>
        <w:t>Adaptive</w:t>
      </w:r>
      <w:r w:rsidRPr="000D1A68">
        <w:rPr>
          <w:lang w:val="el-GR"/>
        </w:rPr>
        <w:t xml:space="preserve"> </w:t>
      </w:r>
      <w:r>
        <w:t>Large</w:t>
      </w:r>
      <w:r w:rsidRPr="000D1A68">
        <w:rPr>
          <w:lang w:val="el-GR"/>
        </w:rPr>
        <w:t xml:space="preserve"> </w:t>
      </w:r>
      <w:r>
        <w:t>Neighborhood</w:t>
      </w:r>
      <w:r w:rsidRPr="000D1A68">
        <w:rPr>
          <w:lang w:val="el-GR"/>
        </w:rPr>
        <w:t xml:space="preserve"> </w:t>
      </w:r>
      <w:r>
        <w:t>Search</w:t>
      </w:r>
      <w:r w:rsidRPr="000D1A68">
        <w:rPr>
          <w:lang w:val="el-GR"/>
        </w:rPr>
        <w:t xml:space="preserve"> (</w:t>
      </w:r>
      <w:r w:rsidR="002D3899">
        <w:t>ALNS</w:t>
      </w:r>
      <w:r w:rsidRPr="000D1A68">
        <w:rPr>
          <w:lang w:val="el-GR"/>
        </w:rPr>
        <w:t xml:space="preserve">) αλγόριθμο για την επίλυση της στατικής εκδοχής του. </w:t>
      </w:r>
      <w:r w:rsidRPr="002D3899">
        <w:rPr>
          <w:lang w:val="el-GR"/>
        </w:rPr>
        <w:t xml:space="preserve">Ο ευρετικός αλγόριθμος εισαγωγής, εισάγοντας κόμβους στη καλύτερη πιθανή θέση, κατασκευάζει μία αρχική λύση την οποία στη συνέχεια βελτιώνει ο </w:t>
      </w:r>
      <w:r w:rsidR="008655D1">
        <w:t>ALNS</w:t>
      </w:r>
      <w:r w:rsidRPr="002D3899">
        <w:rPr>
          <w:lang w:val="el-GR"/>
        </w:rPr>
        <w:t xml:space="preserve"> χρησιμοποιώντας 2</w:t>
      </w:r>
      <w:r w:rsidR="007C043E" w:rsidRPr="007C043E">
        <w:rPr>
          <w:lang w:val="el-GR"/>
        </w:rPr>
        <w:t xml:space="preserve"> </w:t>
      </w:r>
      <w:r w:rsidR="007C043E" w:rsidRPr="004E1259">
        <w:rPr>
          <w:lang w:val="el-GR"/>
        </w:rPr>
        <w:t>χειριστές, έναν χειριστή καταστροφής (</w:t>
      </w:r>
      <w:r w:rsidR="007C043E">
        <w:t>destruction</w:t>
      </w:r>
      <w:r w:rsidR="007C043E" w:rsidRPr="004E1259">
        <w:rPr>
          <w:lang w:val="el-GR"/>
        </w:rPr>
        <w:t xml:space="preserve">) και έναν </w:t>
      </w:r>
      <w:r w:rsidR="00580116">
        <w:rPr>
          <w:lang w:val="el-GR"/>
        </w:rPr>
        <w:t>ανασχηματισμού</w:t>
      </w:r>
      <w:r w:rsidR="007C043E" w:rsidRPr="004E1259">
        <w:rPr>
          <w:lang w:val="el-GR"/>
        </w:rPr>
        <w:t xml:space="preserve"> (</w:t>
      </w:r>
      <w:r w:rsidR="007C043E">
        <w:t>reconstruction</w:t>
      </w:r>
      <w:r w:rsidR="007C043E" w:rsidRPr="004E1259">
        <w:rPr>
          <w:lang w:val="el-GR"/>
        </w:rPr>
        <w:t xml:space="preserve">). Για την αντιμετώπιση της δυναμικής εκδοχής, διαθέτοντας κάποια </w:t>
      </w:r>
      <w:r w:rsidR="00337C7B" w:rsidRPr="004E1259">
        <w:rPr>
          <w:lang w:val="el-GR"/>
        </w:rPr>
        <w:t>προ</w:t>
      </w:r>
      <w:r w:rsidR="00051C2C">
        <w:rPr>
          <w:lang w:val="el-GR"/>
        </w:rPr>
        <w:t xml:space="preserve"> </w:t>
      </w:r>
      <w:r w:rsidR="00337C7B" w:rsidRPr="004E1259">
        <w:rPr>
          <w:lang w:val="el-GR"/>
        </w:rPr>
        <w:t>υπάρχουσα</w:t>
      </w:r>
      <w:r w:rsidR="007C043E" w:rsidRPr="004E1259">
        <w:rPr>
          <w:lang w:val="el-GR"/>
        </w:rPr>
        <w:t xml:space="preserve"> γνώση δημιουργούνται διαφορετικές λύσεις για πιθανές μελλοντικές αιτήσεις οι οποίες ονομάζονται </w:t>
      </w:r>
      <w:r w:rsidR="007C043E">
        <w:t>S</w:t>
      </w:r>
      <w:r w:rsidR="007C043E" w:rsidRPr="004E1259">
        <w:rPr>
          <w:lang w:val="el-GR"/>
        </w:rPr>
        <w:t>-</w:t>
      </w:r>
      <w:r w:rsidR="007C043E">
        <w:t>solutions</w:t>
      </w:r>
      <w:r w:rsidR="007C043E" w:rsidRPr="004E1259">
        <w:rPr>
          <w:lang w:val="el-GR"/>
        </w:rPr>
        <w:t>.Στη</w:t>
      </w:r>
      <w:r w:rsidR="001F792D">
        <w:rPr>
          <w:lang w:val="el-GR"/>
        </w:rPr>
        <w:t>ν</w:t>
      </w:r>
      <w:r w:rsidR="007C043E" w:rsidRPr="004E1259">
        <w:rPr>
          <w:lang w:val="el-GR"/>
        </w:rPr>
        <w:t xml:space="preserve"> περίπτωση που υπάρξει κάποια νέα αίτηση τότε υπολογίζεται για κάθε </w:t>
      </w:r>
      <w:r w:rsidR="007C043E">
        <w:t>solution</w:t>
      </w:r>
      <w:r w:rsidR="007C043E" w:rsidRPr="004E1259">
        <w:rPr>
          <w:lang w:val="el-GR"/>
        </w:rPr>
        <w:t xml:space="preserve"> η διαφορά του κέρδους εάν </w:t>
      </w:r>
      <w:r w:rsidR="00337C7B" w:rsidRPr="004E1259">
        <w:rPr>
          <w:lang w:val="el-GR"/>
        </w:rPr>
        <w:t>εισαχθεί</w:t>
      </w:r>
      <w:r w:rsidR="007C043E" w:rsidRPr="004E1259">
        <w:rPr>
          <w:lang w:val="el-GR"/>
        </w:rPr>
        <w:t xml:space="preserve"> σε αυτό το </w:t>
      </w:r>
      <w:r w:rsidR="007C043E">
        <w:t>solution</w:t>
      </w:r>
      <w:r w:rsidR="007C043E" w:rsidRPr="004E1259">
        <w:rPr>
          <w:lang w:val="el-GR"/>
        </w:rPr>
        <w:t xml:space="preserve"> ο κόμβος </w:t>
      </w:r>
      <w:r w:rsidR="007C043E">
        <w:t>i</w:t>
      </w:r>
      <w:r w:rsidR="007C043E" w:rsidRPr="004E1259">
        <w:rPr>
          <w:lang w:val="el-GR"/>
        </w:rPr>
        <w:t xml:space="preserve"> με το να μην εισαχθεί ο κόμβος </w:t>
      </w:r>
      <w:r w:rsidR="007C043E">
        <w:t>i</w:t>
      </w:r>
      <w:r w:rsidR="007C043E" w:rsidRPr="004E1259">
        <w:rPr>
          <w:lang w:val="el-GR"/>
        </w:rPr>
        <w:t xml:space="preserve">.Εάν η διαφορά </w:t>
      </w:r>
      <w:r w:rsidR="00890835" w:rsidRPr="004E1259">
        <w:rPr>
          <w:lang w:val="el-GR"/>
        </w:rPr>
        <w:t>είναι</w:t>
      </w:r>
      <w:r w:rsidR="007C043E" w:rsidRPr="004E1259">
        <w:rPr>
          <w:lang w:val="el-GR"/>
        </w:rPr>
        <w:t xml:space="preserve"> θετική </w:t>
      </w:r>
      <w:r w:rsidR="00890835" w:rsidRPr="004E1259">
        <w:rPr>
          <w:lang w:val="el-GR"/>
        </w:rPr>
        <w:t>τότε</w:t>
      </w:r>
      <w:r w:rsidR="007C043E" w:rsidRPr="004E1259">
        <w:rPr>
          <w:lang w:val="el-GR"/>
        </w:rPr>
        <w:t xml:space="preserve"> γίνεται αποδεκτή η εισαγωγή. Επίσης για τη βελτιστοποίηση της κάθε  λύσης χρησιμοποιείται και πάλι ο </w:t>
      </w:r>
      <w:r w:rsidR="004E1259">
        <w:t>ALNS</w:t>
      </w:r>
      <w:r w:rsidR="007C043E" w:rsidRPr="004E1259">
        <w:rPr>
          <w:lang w:val="el-GR"/>
        </w:rPr>
        <w:t xml:space="preserve"> αλγόριθμος.</w:t>
      </w:r>
    </w:p>
    <w:p w14:paraId="7610BA5A" w14:textId="77777777" w:rsidR="003B1E14" w:rsidRDefault="003B1E14" w:rsidP="002C76BA">
      <w:pPr>
        <w:rPr>
          <w:lang w:val="el-GR"/>
        </w:rPr>
      </w:pPr>
    </w:p>
    <w:p w14:paraId="1E53CB42" w14:textId="2DC52DD6" w:rsidR="0097070B" w:rsidRDefault="004B1A54" w:rsidP="002C76BA">
      <w:pPr>
        <w:rPr>
          <w:lang w:val="el-GR"/>
        </w:rPr>
      </w:pPr>
      <w:r>
        <w:rPr>
          <w:lang w:val="el-GR"/>
        </w:rPr>
        <w:br w:type="page"/>
      </w:r>
    </w:p>
    <w:p w14:paraId="5B9B2CF6" w14:textId="77777777" w:rsidR="0003662A" w:rsidRDefault="0003662A" w:rsidP="0003662A">
      <w:pPr>
        <w:pStyle w:val="Heading1"/>
        <w:numPr>
          <w:ilvl w:val="0"/>
          <w:numId w:val="4"/>
        </w:numPr>
      </w:pPr>
      <w:bookmarkStart w:id="1944" w:name="_Toc124915377"/>
      <w:r>
        <w:rPr>
          <w:lang w:val="el-GR"/>
        </w:rPr>
        <w:lastRenderedPageBreak/>
        <w:t xml:space="preserve">Αλγόριθμος Επίλυσης </w:t>
      </w:r>
      <w:r>
        <w:t>TOPTW</w:t>
      </w:r>
      <w:bookmarkEnd w:id="1944"/>
    </w:p>
    <w:p w14:paraId="6B18B920" w14:textId="77777777" w:rsidR="0003662A" w:rsidRDefault="0003662A" w:rsidP="0003662A">
      <w:r w:rsidRPr="0003662A">
        <w:rPr>
          <w:lang w:val="el-GR"/>
        </w:rPr>
        <w:t>Για τη παρούσα εργασία, ο αλγόριθμος που χρησιμοποιήθηκε για την επίλυση του</w:t>
      </w:r>
      <w:r>
        <w:rPr>
          <w:lang w:val="el-GR"/>
        </w:rPr>
        <w:t xml:space="preserve"> </w:t>
      </w:r>
      <w:r>
        <w:t>TOPTW</w:t>
      </w:r>
      <w:r w:rsidRPr="0003662A">
        <w:rPr>
          <w:lang w:val="el-GR"/>
        </w:rPr>
        <w:t xml:space="preserve"> είναι ο </w:t>
      </w:r>
      <w:r>
        <w:t>Iterated</w:t>
      </w:r>
      <w:r w:rsidRPr="0003662A">
        <w:rPr>
          <w:lang w:val="el-GR"/>
        </w:rPr>
        <w:t xml:space="preserve"> </w:t>
      </w:r>
      <w:r>
        <w:t>Local</w:t>
      </w:r>
      <w:r w:rsidRPr="0003662A">
        <w:rPr>
          <w:lang w:val="el-GR"/>
        </w:rPr>
        <w:t xml:space="preserve"> </w:t>
      </w:r>
      <w:r>
        <w:t>Search</w:t>
      </w:r>
      <w:r w:rsidRPr="0003662A">
        <w:rPr>
          <w:lang w:val="el-GR"/>
        </w:rPr>
        <w:t xml:space="preserve"> (</w:t>
      </w:r>
      <w:r>
        <w:t>Vansteenwegen</w:t>
      </w:r>
      <w:r w:rsidRPr="0003662A">
        <w:rPr>
          <w:lang w:val="el-GR"/>
        </w:rPr>
        <w:t xml:space="preserve"> </w:t>
      </w:r>
      <w:r>
        <w:t>et</w:t>
      </w:r>
      <w:r w:rsidRPr="0003662A">
        <w:rPr>
          <w:lang w:val="el-GR"/>
        </w:rPr>
        <w:t xml:space="preserve"> </w:t>
      </w:r>
      <w:r>
        <w:t>al</w:t>
      </w:r>
      <w:r w:rsidRPr="0003662A">
        <w:rPr>
          <w:lang w:val="el-GR"/>
        </w:rPr>
        <w:t>. (2009)) ο οποίος βασίζεται στη τεχνική της Επαναλαμβανόμενης Τοπικής Αναζήτησης.</w:t>
      </w:r>
    </w:p>
    <w:p w14:paraId="2E82DFB6" w14:textId="67C7B3F7" w:rsidR="0003662A" w:rsidRDefault="0003662A" w:rsidP="00121BCE">
      <w:pPr>
        <w:pStyle w:val="Heading2"/>
        <w:numPr>
          <w:ilvl w:val="1"/>
          <w:numId w:val="4"/>
        </w:numPr>
        <w:rPr>
          <w:lang w:val="el-GR"/>
        </w:rPr>
      </w:pPr>
      <w:bookmarkStart w:id="1945" w:name="_Toc124915378"/>
      <w:r>
        <w:rPr>
          <w:lang w:val="el-GR"/>
        </w:rPr>
        <w:t>Τεχνική Επαναλαμβανόμενης Τοπικής Αναζήτησης</w:t>
      </w:r>
      <w:bookmarkEnd w:id="1945"/>
    </w:p>
    <w:p w14:paraId="6DCD0FEC" w14:textId="77777777" w:rsidR="0003662A" w:rsidRPr="006D766C" w:rsidRDefault="008101BB" w:rsidP="0003662A">
      <w:pPr>
        <w:rPr>
          <w:lang w:val="el-GR"/>
        </w:rPr>
      </w:pPr>
      <w:r w:rsidRPr="008101BB">
        <w:rPr>
          <w:lang w:val="el-GR"/>
        </w:rPr>
        <w:t>Η διαφορά της Επαναλαμβανόμενης Τοπικής Αναζήτησης από την Τοπική Αναζήτηση είναι πως η δεύτερη μπορεί να οδηγήσει σε τοπικό βέλτιστο, κάτι που αποφεύγεται με την πρώτη καθώς προκαλεί μία διαταραχή στην εκάστοτε τοπικά βέλτιστη λύση.</w:t>
      </w:r>
    </w:p>
    <w:p w14:paraId="6EE8C386" w14:textId="77777777" w:rsidR="008101BB" w:rsidRDefault="008101BB" w:rsidP="008101BB">
      <w:pPr>
        <w:jc w:val="center"/>
      </w:pPr>
      <w:r>
        <w:rPr>
          <w:noProof/>
          <w:rPrChange w:id="1946" w:author="Στάθης Καπ" w:date="2023-02-01T06:01:00Z">
            <w:rPr>
              <w:noProof/>
              <w:lang w:val="el-GR" w:eastAsia="el-GR"/>
            </w:rPr>
          </w:rPrChange>
        </w:rPr>
        <w:drawing>
          <wp:inline distT="0" distB="0" distL="0" distR="0" wp14:anchorId="24C1BA29" wp14:editId="370F710A">
            <wp:extent cx="2611526" cy="1890191"/>
            <wp:effectExtent l="0" t="0" r="0" b="0"/>
            <wp:docPr id="1" name="Picture 1" descr="PDF] A beginner's introduction to iterated local search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A beginner's introduction to iterated local search | Semantic Schol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3655" cy="1906208"/>
                    </a:xfrm>
                    <a:prstGeom prst="rect">
                      <a:avLst/>
                    </a:prstGeom>
                    <a:noFill/>
                    <a:ln>
                      <a:noFill/>
                    </a:ln>
                  </pic:spPr>
                </pic:pic>
              </a:graphicData>
            </a:graphic>
          </wp:inline>
        </w:drawing>
      </w:r>
    </w:p>
    <w:p w14:paraId="72A1D002" w14:textId="72F6C4EC" w:rsidR="008101BB" w:rsidRDefault="008101BB" w:rsidP="008101BB">
      <w:pPr>
        <w:rPr>
          <w:lang w:val="el-GR"/>
        </w:rPr>
      </w:pPr>
      <w:r w:rsidRPr="008101BB">
        <w:rPr>
          <w:lang w:val="el-GR"/>
        </w:rPr>
        <w:t xml:space="preserve">Πιο αναλυτικά, στην Επαναλαμβανόμενη Τοπική Αναζήτηση κατασκευάζεται μια αρχική λύση </w:t>
      </w:r>
      <w:r>
        <w:t>S</w:t>
      </w:r>
      <w:r w:rsidRPr="008101BB">
        <w:rPr>
          <w:lang w:val="el-GR"/>
        </w:rPr>
        <w:t xml:space="preserve">0, η οποία βελτιώνεται μέχρι συναντηθεί ένα τοπικό βέλτιστο. </w:t>
      </w:r>
      <w:r w:rsidR="00E71BBD" w:rsidRPr="008101BB">
        <w:rPr>
          <w:lang w:val="el-GR"/>
        </w:rPr>
        <w:t>Έπειτα</w:t>
      </w:r>
      <w:r w:rsidRPr="008101BB">
        <w:rPr>
          <w:lang w:val="el-GR"/>
        </w:rPr>
        <w:t xml:space="preserve">, λαμβάνοντας </w:t>
      </w:r>
      <w:r w:rsidR="00D20A8F" w:rsidRPr="008101BB">
        <w:rPr>
          <w:lang w:val="el-GR"/>
        </w:rPr>
        <w:t>υπόψιν</w:t>
      </w:r>
      <w:r w:rsidRPr="008101BB">
        <w:rPr>
          <w:lang w:val="el-GR"/>
        </w:rPr>
        <w:t xml:space="preserve"> την ιστορία της διαδικασίας, προκαλείται διαταραχή στην </w:t>
      </w:r>
      <w:r>
        <w:t>S</w:t>
      </w:r>
      <w:r w:rsidRPr="008101BB">
        <w:rPr>
          <w:lang w:val="el-GR"/>
        </w:rPr>
        <w:t xml:space="preserve">0 και παράγεται εκ νέου μία λύση </w:t>
      </w:r>
      <w:r>
        <w:t>S</w:t>
      </w:r>
      <w:r w:rsidRPr="008101BB">
        <w:rPr>
          <w:lang w:val="el-GR"/>
        </w:rPr>
        <w:t xml:space="preserve">1 </w:t>
      </w:r>
      <w:r w:rsidR="00E71BBD" w:rsidRPr="008101BB">
        <w:rPr>
          <w:lang w:val="el-GR"/>
        </w:rPr>
        <w:t>ξεφεύγοντας</w:t>
      </w:r>
      <w:r w:rsidRPr="008101BB">
        <w:rPr>
          <w:lang w:val="el-GR"/>
        </w:rPr>
        <w:t xml:space="preserve"> έτσι από το τοπικό βέλτιστο. </w:t>
      </w:r>
      <w:r w:rsidRPr="00B549F7">
        <w:rPr>
          <w:lang w:val="el-GR"/>
        </w:rPr>
        <w:t>Αυτή τη</w:t>
      </w:r>
      <w:r w:rsidR="0086061D" w:rsidRPr="00B549F7">
        <w:rPr>
          <w:lang w:val="el-GR"/>
        </w:rPr>
        <w:t xml:space="preserve"> φορά πραγματοποιείται τοπική αναζήτηση για την </w:t>
      </w:r>
      <w:r w:rsidR="0086061D">
        <w:t>S</w:t>
      </w:r>
      <w:r w:rsidR="0086061D" w:rsidRPr="00B549F7">
        <w:rPr>
          <w:lang w:val="el-GR"/>
        </w:rPr>
        <w:t xml:space="preserve">1 μέχρι να προκύψει μία νέα τοπικά βέλτιστη λύση </w:t>
      </w:r>
      <w:r w:rsidR="0086061D">
        <w:t>S</w:t>
      </w:r>
      <w:r w:rsidR="0086061D" w:rsidRPr="00B549F7">
        <w:rPr>
          <w:lang w:val="el-GR"/>
        </w:rPr>
        <w:t xml:space="preserve">2 η οποία συγκρίνεται με τη </w:t>
      </w:r>
      <w:r w:rsidR="0086061D">
        <w:t>S</w:t>
      </w:r>
      <w:r w:rsidR="0086061D" w:rsidRPr="00B549F7">
        <w:rPr>
          <w:lang w:val="el-GR"/>
        </w:rPr>
        <w:t xml:space="preserve">0 και στη περίπτωση που υπερτερεί , η νέα τοπική βέλτιστη λύση γίνεται αποδεκτή ως η μέχρι στιγμής βέλτιστη λύση. Η διαδικασία </w:t>
      </w:r>
      <w:r w:rsidR="00E71BBD" w:rsidRPr="00B549F7">
        <w:rPr>
          <w:lang w:val="el-GR"/>
        </w:rPr>
        <w:t>επαναλαμβάνεται</w:t>
      </w:r>
      <w:r w:rsidR="0086061D" w:rsidRPr="00B549F7">
        <w:rPr>
          <w:lang w:val="el-GR"/>
        </w:rPr>
        <w:t xml:space="preserve"> και διακόπτεται εφόσον ικανοποιηθεί μια συνθήκη </w:t>
      </w:r>
      <w:r w:rsidR="008F4FF0" w:rsidRPr="00B549F7">
        <w:rPr>
          <w:lang w:val="el-GR"/>
        </w:rPr>
        <w:t>όπως</w:t>
      </w:r>
      <w:r w:rsidR="0086061D" w:rsidRPr="00B549F7">
        <w:rPr>
          <w:lang w:val="el-GR"/>
        </w:rPr>
        <w:t xml:space="preserve"> το να φτάσει το μέγιστο επιτρεπτό πλήθος επαναλήψεων ή το να ξεπεράσει ένα χρονικό όριο εκτέλεσης.</w:t>
      </w:r>
    </w:p>
    <w:p w14:paraId="44B5BEF5" w14:textId="77777777" w:rsidR="00B549F7" w:rsidRDefault="00CA64A9" w:rsidP="008101BB">
      <w:pPr>
        <w:rPr>
          <w:lang w:val="el-GR"/>
        </w:rPr>
      </w:pPr>
      <w:r>
        <w:rPr>
          <w:noProof/>
          <w:rPrChange w:id="1947" w:author="Στάθης Καπ" w:date="2023-02-01T06:01:00Z">
            <w:rPr>
              <w:noProof/>
              <w:lang w:val="el-GR" w:eastAsia="el-GR"/>
            </w:rPr>
          </w:rPrChange>
        </w:rPr>
        <w:drawing>
          <wp:inline distT="0" distB="0" distL="0" distR="0" wp14:anchorId="667064AC" wp14:editId="00D304BD">
            <wp:extent cx="5612130" cy="188785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887855"/>
                    </a:xfrm>
                    <a:prstGeom prst="rect">
                      <a:avLst/>
                    </a:prstGeom>
                  </pic:spPr>
                </pic:pic>
              </a:graphicData>
            </a:graphic>
          </wp:inline>
        </w:drawing>
      </w:r>
      <w:r w:rsidR="00227266">
        <w:rPr>
          <w:lang w:val="el-GR"/>
        </w:rPr>
        <w:t>Οι</w:t>
      </w:r>
      <w:r w:rsidR="00B549F7" w:rsidRPr="006D766C">
        <w:rPr>
          <w:lang w:val="el-GR"/>
        </w:rPr>
        <w:t xml:space="preserve"> (</w:t>
      </w:r>
      <w:r w:rsidR="000C0489" w:rsidRPr="000C0489">
        <w:t>Vansteenwegen</w:t>
      </w:r>
      <w:r w:rsidR="00367CEA" w:rsidRPr="006D766C">
        <w:rPr>
          <w:lang w:val="el-GR"/>
        </w:rPr>
        <w:t xml:space="preserve"> </w:t>
      </w:r>
      <w:r w:rsidR="00B549F7">
        <w:t>et</w:t>
      </w:r>
      <w:r w:rsidR="00B549F7" w:rsidRPr="006D766C">
        <w:rPr>
          <w:lang w:val="el-GR"/>
        </w:rPr>
        <w:t xml:space="preserve"> </w:t>
      </w:r>
      <w:r w:rsidR="00B549F7">
        <w:t>al</w:t>
      </w:r>
      <w:r w:rsidR="00B549F7" w:rsidRPr="006D766C">
        <w:rPr>
          <w:lang w:val="el-GR"/>
        </w:rPr>
        <w:t xml:space="preserve">. </w:t>
      </w:r>
      <w:r w:rsidR="00B549F7" w:rsidRPr="00B549F7">
        <w:rPr>
          <w:lang w:val="el-GR"/>
        </w:rPr>
        <w:t xml:space="preserve">(2009)) προσάρμοσαν στον αλγόριθμο τους την παραπάνω τεχνική για </w:t>
      </w:r>
      <w:r w:rsidR="00B549F7" w:rsidRPr="00B549F7">
        <w:rPr>
          <w:lang w:val="el-GR"/>
        </w:rPr>
        <w:lastRenderedPageBreak/>
        <w:t xml:space="preserve">την επίλυση του </w:t>
      </w:r>
      <w:r w:rsidR="00B549F7">
        <w:t>TOPTW</w:t>
      </w:r>
      <w:r w:rsidR="00B549F7" w:rsidRPr="00B549F7">
        <w:rPr>
          <w:lang w:val="el-GR"/>
        </w:rPr>
        <w:t xml:space="preserve">. Παρακάτω παρουσιάζεται η υλοποίηση του </w:t>
      </w:r>
      <w:r w:rsidR="00B549F7">
        <w:t>ILS</w:t>
      </w:r>
      <w:r w:rsidR="00B549F7" w:rsidRPr="00B549F7">
        <w:rPr>
          <w:lang w:val="el-GR"/>
        </w:rPr>
        <w:t xml:space="preserve"> για τους σκοπούς της παρούσας εργασίας.</w:t>
      </w:r>
    </w:p>
    <w:p w14:paraId="0B6B9BF1" w14:textId="77777777" w:rsidR="0059698D" w:rsidRPr="0059698D" w:rsidRDefault="0059698D" w:rsidP="0059698D">
      <w:pPr>
        <w:pStyle w:val="Heading2"/>
        <w:rPr>
          <w:lang w:val="el-GR"/>
        </w:rPr>
      </w:pPr>
      <w:bookmarkStart w:id="1948" w:name="_Toc124915379"/>
      <w:r>
        <w:rPr>
          <w:lang w:val="el-GR"/>
        </w:rPr>
        <w:t xml:space="preserve">3.2 Υλοποίηση Επαναλαμβανόμενης Τοπικής Αναζήτησης στο </w:t>
      </w:r>
      <w:r>
        <w:t>TOPTW</w:t>
      </w:r>
      <w:bookmarkEnd w:id="1948"/>
    </w:p>
    <w:p w14:paraId="3A4A2559" w14:textId="77777777" w:rsidR="00C713D2" w:rsidRDefault="00375B5C" w:rsidP="008101BB">
      <w:pPr>
        <w:rPr>
          <w:lang w:val="el-GR"/>
        </w:rPr>
      </w:pPr>
      <w:r w:rsidRPr="00375B5C">
        <w:rPr>
          <w:lang w:val="el-GR"/>
        </w:rPr>
        <w:t xml:space="preserve">Ο αλγόριθμος </w:t>
      </w:r>
      <w:r>
        <w:t>ILS</w:t>
      </w:r>
      <w:r w:rsidRPr="00375B5C">
        <w:rPr>
          <w:lang w:val="el-GR"/>
        </w:rPr>
        <w:t xml:space="preserve"> αποτελείται </w:t>
      </w:r>
      <w:r w:rsidR="002F1603" w:rsidRPr="00375B5C">
        <w:rPr>
          <w:lang w:val="el-GR"/>
        </w:rPr>
        <w:t>ουσιαστικά</w:t>
      </w:r>
      <w:r w:rsidRPr="00375B5C">
        <w:rPr>
          <w:lang w:val="el-GR"/>
        </w:rPr>
        <w:t xml:space="preserve"> </w:t>
      </w:r>
      <w:r w:rsidR="004A155C" w:rsidRPr="00375B5C">
        <w:rPr>
          <w:lang w:val="el-GR"/>
        </w:rPr>
        <w:t>από</w:t>
      </w:r>
      <w:r w:rsidRPr="00375B5C">
        <w:rPr>
          <w:lang w:val="el-GR"/>
        </w:rPr>
        <w:t xml:space="preserve"> 2 βήματα, την Εισαγωγή (Τοπική Αναζήτηση) και τη Διαταραχή. </w:t>
      </w:r>
      <w:r w:rsidR="00A131B0" w:rsidRPr="00375B5C">
        <w:rPr>
          <w:lang w:val="el-GR"/>
        </w:rPr>
        <w:t>Όμως</w:t>
      </w:r>
      <w:r w:rsidRPr="00375B5C">
        <w:rPr>
          <w:lang w:val="el-GR"/>
        </w:rPr>
        <w:t xml:space="preserve"> πριν αναλυθούν ενδελεχώς, πρέπει πρώτα να διευκρινιστούν τα χαρακτηριστικά του κάθε κόμβου.</w:t>
      </w:r>
    </w:p>
    <w:p w14:paraId="49879508" w14:textId="77777777" w:rsidR="00B20E93" w:rsidRDefault="00BB00B5" w:rsidP="008101BB">
      <w:pPr>
        <w:rPr>
          <w:lang w:val="el-GR"/>
        </w:rPr>
      </w:pPr>
      <w:r>
        <w:rPr>
          <w:lang w:val="el-GR"/>
        </w:rPr>
        <w:t>Έ</w:t>
      </w:r>
      <w:r w:rsidRPr="00BB00B5">
        <w:rPr>
          <w:lang w:val="el-GR"/>
        </w:rPr>
        <w:t xml:space="preserve">τσι λοιπόν, για κάθε κόμβο </w:t>
      </w:r>
      <w:r>
        <w:t>i</w:t>
      </w:r>
      <w:r w:rsidRPr="00BB00B5">
        <w:rPr>
          <w:lang w:val="el-GR"/>
        </w:rPr>
        <w:t>, είναι εξαρχής γνωστές οι εξής πληροφορίες(σταθερές):</w:t>
      </w:r>
    </w:p>
    <w:p w14:paraId="716D3B9B" w14:textId="2E54675A" w:rsidR="00BB00B5" w:rsidRDefault="00BB00B5" w:rsidP="00BB00B5">
      <w:pPr>
        <w:pStyle w:val="ListParagraph"/>
        <w:numPr>
          <w:ilvl w:val="0"/>
          <w:numId w:val="8"/>
        </w:numPr>
        <w:rPr>
          <w:lang w:val="el-GR"/>
        </w:rPr>
      </w:pPr>
      <w:r w:rsidRPr="00BB00B5">
        <w:rPr>
          <w:lang w:val="el-GR"/>
        </w:rPr>
        <w:t>οι συντεταγμένες του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m:t>
            </m:r>
          </m:sub>
        </m:sSub>
      </m:oMath>
      <w:r w:rsidRPr="00BB00B5">
        <w:rPr>
          <w:lang w:val="el-GR"/>
        </w:rPr>
        <w:t>,</w:t>
      </w: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m:t>
            </m:r>
          </m:sub>
        </m:sSub>
      </m:oMath>
      <w:r w:rsidRPr="00BB00B5">
        <w:rPr>
          <w:lang w:val="el-GR"/>
        </w:rPr>
        <w:t>)</w:t>
      </w:r>
    </w:p>
    <w:p w14:paraId="06949223" w14:textId="54E113E5" w:rsidR="00BB00B5" w:rsidRDefault="00BB00B5" w:rsidP="00BB00B5">
      <w:pPr>
        <w:pStyle w:val="ListParagraph"/>
        <w:numPr>
          <w:ilvl w:val="0"/>
          <w:numId w:val="8"/>
        </w:numPr>
        <w:rPr>
          <w:lang w:val="el-GR"/>
        </w:rPr>
      </w:pPr>
      <w:r w:rsidRPr="00BB00B5">
        <w:rPr>
          <w:lang w:val="el-GR"/>
        </w:rPr>
        <w:t>το κέρδος της επίσκεψης (</w:t>
      </w:r>
      <m:oMath>
        <m:r>
          <w:rPr>
            <w:rFonts w:ascii="Cambria Math" w:hAnsi="Cambria Math"/>
            <w:lang w:val="el-GR"/>
          </w:rPr>
          <m:t>profi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BB00B5">
        <w:rPr>
          <w:lang w:val="el-GR"/>
        </w:rPr>
        <w:t>)</w:t>
      </w:r>
    </w:p>
    <w:p w14:paraId="0CB700B1" w14:textId="75101752" w:rsidR="00BB00B5" w:rsidRDefault="00E72898" w:rsidP="00BB00B5">
      <w:pPr>
        <w:pStyle w:val="ListParagraph"/>
        <w:numPr>
          <w:ilvl w:val="0"/>
          <w:numId w:val="8"/>
        </w:numPr>
        <w:rPr>
          <w:lang w:val="el-GR"/>
        </w:rPr>
      </w:pPr>
      <w:r w:rsidRPr="00E72898">
        <w:rPr>
          <w:lang w:val="el-GR"/>
        </w:rPr>
        <w:t>η χρονική διάρκεια της επίσκεψης (</w:t>
      </w:r>
      <m:oMath>
        <m:r>
          <w:rPr>
            <w:rFonts w:ascii="Cambria Math" w:hAnsi="Cambria Math"/>
            <w:lang w:val="el-GR"/>
          </w:rPr>
          <m:t>visitDu</m:t>
        </m:r>
        <m:sSub>
          <m:sSubPr>
            <m:ctrlPr>
              <w:rPr>
                <w:rFonts w:ascii="Cambria Math" w:hAnsi="Cambria Math"/>
                <w:i/>
                <w:lang w:val="el-GR"/>
              </w:rPr>
            </m:ctrlPr>
          </m:sSubPr>
          <m:e>
            <m:r>
              <w:rPr>
                <w:rFonts w:ascii="Cambria Math" w:hAnsi="Cambria Math"/>
                <w:lang w:val="el-GR"/>
              </w:rPr>
              <m:t>r</m:t>
            </m:r>
          </m:e>
          <m:sub>
            <m:r>
              <w:rPr>
                <w:rFonts w:ascii="Cambria Math" w:hAnsi="Cambria Math"/>
                <w:lang w:val="el-GR"/>
              </w:rPr>
              <m:t>i</m:t>
            </m:r>
          </m:sub>
        </m:sSub>
      </m:oMath>
      <w:r w:rsidRPr="00E72898">
        <w:rPr>
          <w:lang w:val="el-GR"/>
        </w:rPr>
        <w:t>)</w:t>
      </w:r>
    </w:p>
    <w:p w14:paraId="63A22DB6" w14:textId="1E30E3F8" w:rsidR="00013209" w:rsidRDefault="00013209" w:rsidP="00BB00B5">
      <w:pPr>
        <w:pStyle w:val="ListParagraph"/>
        <w:numPr>
          <w:ilvl w:val="0"/>
          <w:numId w:val="8"/>
        </w:numPr>
        <w:rPr>
          <w:lang w:val="el-GR"/>
        </w:rPr>
      </w:pPr>
      <w:r w:rsidRPr="00013209">
        <w:rPr>
          <w:lang w:val="el-GR"/>
        </w:rPr>
        <w:t>η ώρα έναρξης λειτουργίας του (</w:t>
      </w:r>
      <m:oMath>
        <m:r>
          <w:rPr>
            <w:rFonts w:ascii="Cambria Math" w:hAnsi="Cambria Math"/>
            <w:lang w:val="el-GR"/>
          </w:rPr>
          <m:t>openTim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013209">
        <w:rPr>
          <w:lang w:val="el-GR"/>
        </w:rPr>
        <w:t>)</w:t>
      </w:r>
    </w:p>
    <w:p w14:paraId="5FC08DC9" w14:textId="5B295D7B" w:rsidR="00013209" w:rsidRDefault="00013209" w:rsidP="00BB00B5">
      <w:pPr>
        <w:pStyle w:val="ListParagraph"/>
        <w:numPr>
          <w:ilvl w:val="0"/>
          <w:numId w:val="8"/>
        </w:numPr>
        <w:rPr>
          <w:lang w:val="el-GR"/>
        </w:rPr>
      </w:pPr>
      <w:r w:rsidRPr="00013209">
        <w:rPr>
          <w:lang w:val="el-GR"/>
        </w:rPr>
        <w:t>η ώρα παύσης λειτουργίας του (</w:t>
      </w:r>
      <m:oMath>
        <m:r>
          <w:rPr>
            <w:rFonts w:ascii="Cambria Math" w:hAnsi="Cambria Math"/>
            <w:lang w:val="el-GR"/>
          </w:rPr>
          <m:t>closeTim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013209">
        <w:rPr>
          <w:lang w:val="el-GR"/>
        </w:rPr>
        <w:t>)</w:t>
      </w:r>
    </w:p>
    <w:p w14:paraId="790C3CB8" w14:textId="77777777" w:rsidR="008C144A" w:rsidRDefault="008C144A" w:rsidP="008C144A">
      <w:pPr>
        <w:rPr>
          <w:lang w:val="el-GR"/>
        </w:rPr>
      </w:pPr>
      <w:r w:rsidRPr="001D23F5">
        <w:rPr>
          <w:lang w:val="el-GR"/>
        </w:rPr>
        <w:t xml:space="preserve">Παρ΄ όλα αυτά για την υλοποίηση του αλγορίθμου, για κάθε κόμβο </w:t>
      </w:r>
      <w:r>
        <w:t>i</w:t>
      </w:r>
      <w:r w:rsidRPr="001D23F5">
        <w:rPr>
          <w:lang w:val="el-GR"/>
        </w:rPr>
        <w:t xml:space="preserve"> χρειάζονται κάποιες πρόσθετες πληροφορίες(μεταβλητές)</w:t>
      </w:r>
      <w:r w:rsidR="00003340">
        <w:rPr>
          <w:lang w:val="el-GR"/>
        </w:rPr>
        <w:t xml:space="preserve"> οι οποίες ενημερώνονται κατά την εκτέλεση του αλγορίθμου</w:t>
      </w:r>
      <w:r w:rsidRPr="001D23F5">
        <w:rPr>
          <w:lang w:val="el-GR"/>
        </w:rPr>
        <w:t>:</w:t>
      </w:r>
    </w:p>
    <w:p w14:paraId="658263D7" w14:textId="213AABF0" w:rsidR="001D23F5" w:rsidRPr="00F555BA" w:rsidRDefault="001D23F5" w:rsidP="001D23F5">
      <w:pPr>
        <w:pStyle w:val="ListParagraph"/>
        <w:numPr>
          <w:ilvl w:val="0"/>
          <w:numId w:val="9"/>
        </w:numPr>
        <w:rPr>
          <w:lang w:val="el-GR"/>
        </w:rPr>
      </w:pPr>
      <w:r w:rsidRPr="00797421">
        <w:rPr>
          <w:lang w:val="el-GR"/>
        </w:rPr>
        <w:t>η ώρα άφιξης (</w:t>
      </w:r>
      <m:oMath>
        <m:r>
          <w:rPr>
            <w:rFonts w:ascii="Cambria Math" w:hAnsi="Cambria Math"/>
            <w:lang w:val="el-GR"/>
          </w:rPr>
          <m:t>arrTim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797421">
        <w:rPr>
          <w:lang w:val="el-GR"/>
        </w:rPr>
        <w:t>)</w:t>
      </w:r>
    </w:p>
    <w:p w14:paraId="563D18D4" w14:textId="18240A8B" w:rsidR="00F555BA" w:rsidRPr="009D1586" w:rsidRDefault="004F16D6" w:rsidP="001D23F5">
      <w:pPr>
        <w:pStyle w:val="ListParagraph"/>
        <w:numPr>
          <w:ilvl w:val="0"/>
          <w:numId w:val="9"/>
        </w:numPr>
        <w:rPr>
          <w:lang w:val="el-GR"/>
        </w:rPr>
      </w:pPr>
      <w:r w:rsidRPr="00110C60">
        <w:rPr>
          <w:lang w:val="el-GR"/>
        </w:rPr>
        <w:t>η διάρκεια αναμονής (</w:t>
      </w:r>
      <m:oMath>
        <m:r>
          <w:rPr>
            <w:rFonts w:ascii="Cambria Math" w:hAnsi="Cambria Math"/>
            <w:lang w:val="el-GR"/>
          </w:rPr>
          <m:t>wai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110C60">
        <w:rPr>
          <w:lang w:val="el-GR"/>
        </w:rPr>
        <w:t>)</w:t>
      </w:r>
    </w:p>
    <w:p w14:paraId="00EE622C" w14:textId="05372D78" w:rsidR="009D1586" w:rsidRDefault="009D1586" w:rsidP="001D23F5">
      <w:pPr>
        <w:pStyle w:val="ListParagraph"/>
        <w:numPr>
          <w:ilvl w:val="0"/>
          <w:numId w:val="9"/>
        </w:numPr>
        <w:rPr>
          <w:lang w:val="el-GR"/>
        </w:rPr>
      </w:pPr>
      <w:r w:rsidRPr="009D1586">
        <w:rPr>
          <w:lang w:val="el-GR"/>
        </w:rPr>
        <w:t>η ώρα έναρξης της επίσκεψης (</w:t>
      </w:r>
      <m:oMath>
        <m:r>
          <w:rPr>
            <w:rFonts w:ascii="Cambria Math" w:hAnsi="Cambria Math"/>
            <w:lang w:val="el-GR"/>
          </w:rPr>
          <m:t>startOfVisi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9D1586">
        <w:rPr>
          <w:lang w:val="el-GR"/>
        </w:rPr>
        <w:t>)</w:t>
      </w:r>
    </w:p>
    <w:p w14:paraId="5438EDB4" w14:textId="3B478B70" w:rsidR="00F5682E" w:rsidRPr="002F740D" w:rsidRDefault="00F5682E" w:rsidP="001D23F5">
      <w:pPr>
        <w:pStyle w:val="ListParagraph"/>
        <w:numPr>
          <w:ilvl w:val="0"/>
          <w:numId w:val="9"/>
        </w:numPr>
        <w:rPr>
          <w:lang w:val="el-GR"/>
        </w:rPr>
      </w:pPr>
      <w:r w:rsidRPr="000E5264">
        <w:rPr>
          <w:lang w:val="el-GR"/>
        </w:rPr>
        <w:t>η ώρα αναχώρησης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0E5264">
        <w:rPr>
          <w:lang w:val="el-GR"/>
        </w:rPr>
        <w:t>)</w:t>
      </w:r>
    </w:p>
    <w:p w14:paraId="2703E351" w14:textId="3BAC342E" w:rsidR="002F740D" w:rsidRDefault="002F740D" w:rsidP="001D23F5">
      <w:pPr>
        <w:pStyle w:val="ListParagraph"/>
        <w:numPr>
          <w:ilvl w:val="0"/>
          <w:numId w:val="9"/>
        </w:numPr>
        <w:rPr>
          <w:lang w:val="el-GR"/>
        </w:rPr>
      </w:pPr>
      <w:r w:rsidRPr="002F740D">
        <w:rPr>
          <w:lang w:val="el-GR"/>
        </w:rPr>
        <w:t xml:space="preserve">η </w:t>
      </w:r>
      <w:commentRangeStart w:id="1949"/>
      <w:r w:rsidRPr="002F740D">
        <w:rPr>
          <w:lang w:val="el-GR"/>
        </w:rPr>
        <w:t xml:space="preserve">διάρκεια συνολικής κατανάλωσης </w:t>
      </w:r>
      <w:commentRangeEnd w:id="1949"/>
      <w:ins w:id="1950" w:author="Στάθης Καπ" w:date="2023-02-02T06:58:00Z">
        <w:r w:rsidR="001236A8">
          <w:rPr>
            <w:lang w:val="el-GR"/>
          </w:rPr>
          <w:t xml:space="preserve">χρόνου </w:t>
        </w:r>
      </w:ins>
      <w:r w:rsidR="00472144">
        <w:rPr>
          <w:rStyle w:val="CommentReference"/>
        </w:rPr>
        <w:commentReference w:id="1949"/>
      </w:r>
      <w:r w:rsidRPr="002F740D">
        <w:rPr>
          <w:lang w:val="el-GR"/>
        </w:rPr>
        <w:t xml:space="preserve">λόγω της εισαγωγής του </w:t>
      </w:r>
      <w:r>
        <w:t>i</w:t>
      </w:r>
      <w:r w:rsidRPr="002F740D">
        <w:rPr>
          <w:lang w:val="el-GR"/>
        </w:rPr>
        <w:t xml:space="preserve"> (</w:t>
      </w:r>
      <m:oMath>
        <m:r>
          <w:rPr>
            <w:rFonts w:ascii="Cambria Math" w:hAnsi="Cambria Math"/>
            <w:lang w:val="el-GR"/>
          </w:rPr>
          <m:t>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2F740D">
        <w:rPr>
          <w:lang w:val="el-GR"/>
        </w:rPr>
        <w:t>)</w:t>
      </w:r>
    </w:p>
    <w:p w14:paraId="5B345FF5" w14:textId="6C2CC309" w:rsidR="000F2D22" w:rsidRDefault="000F2D22" w:rsidP="001D23F5">
      <w:pPr>
        <w:pStyle w:val="ListParagraph"/>
        <w:numPr>
          <w:ilvl w:val="0"/>
          <w:numId w:val="9"/>
        </w:numPr>
        <w:rPr>
          <w:lang w:val="el-GR"/>
        </w:rPr>
      </w:pPr>
      <w:r w:rsidRPr="000F2D22">
        <w:rPr>
          <w:lang w:val="el-GR"/>
        </w:rPr>
        <w:t>ο μέγιστος χρόνος που μπορεί να παραταθεί η έναρξη της επίσκεψης (</w:t>
      </w:r>
      <m:oMath>
        <m:r>
          <w:rPr>
            <w:rFonts w:ascii="Cambria Math" w:hAnsi="Cambria Math"/>
            <w:lang w:val="el-GR"/>
          </w:rPr>
          <m:t>maxShif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0F2D22">
        <w:rPr>
          <w:lang w:val="el-GR"/>
        </w:rPr>
        <w:t>)</w:t>
      </w:r>
    </w:p>
    <w:p w14:paraId="0352296D" w14:textId="4D3B99E1" w:rsidR="00BE3FDA" w:rsidRDefault="00BE3FDA" w:rsidP="00BE3FDA">
      <w:pPr>
        <w:rPr>
          <w:lang w:val="el-GR"/>
        </w:rPr>
      </w:pPr>
      <w:r w:rsidRPr="001B2849">
        <w:rPr>
          <w:lang w:val="el-GR"/>
        </w:rPr>
        <w:t xml:space="preserve">Επίσης είναι προφανές πως πρέπει να υπολογιστούν </w:t>
      </w:r>
      <w:r w:rsidR="003F1A1E">
        <w:rPr>
          <w:lang w:val="el-GR"/>
        </w:rPr>
        <w:t xml:space="preserve">εξαρχής </w:t>
      </w:r>
      <w:r w:rsidRPr="001B2849">
        <w:rPr>
          <w:lang w:val="el-GR"/>
        </w:rPr>
        <w:t>οι</w:t>
      </w:r>
      <w:r w:rsidR="001B2849">
        <w:rPr>
          <w:lang w:val="el-GR"/>
        </w:rPr>
        <w:t xml:space="preserve"> </w:t>
      </w:r>
      <w:r w:rsidRPr="001B2849">
        <w:rPr>
          <w:lang w:val="el-GR"/>
        </w:rPr>
        <w:t xml:space="preserve">αποστάσεις μεταξύ όλων των κόμβων. Στη παρούσα εργασία η </w:t>
      </w:r>
      <w:r w:rsidR="00F410E4" w:rsidRPr="001B2849">
        <w:rPr>
          <w:lang w:val="el-GR"/>
        </w:rPr>
        <w:t>ευκλείδεια</w:t>
      </w:r>
      <w:r w:rsidRPr="001B2849">
        <w:rPr>
          <w:lang w:val="el-GR"/>
        </w:rPr>
        <w:t xml:space="preserve"> απόσταση από τον κόμβο </w:t>
      </w:r>
      <w:r>
        <w:t>i</w:t>
      </w:r>
      <w:r w:rsidRPr="001B2849">
        <w:rPr>
          <w:lang w:val="el-GR"/>
        </w:rPr>
        <w:t xml:space="preserve"> στον κόμβο </w:t>
      </w:r>
      <w:r>
        <w:t>j</w:t>
      </w:r>
      <w:r w:rsidRPr="001B2849">
        <w:rPr>
          <w:lang w:val="el-GR"/>
        </w:rPr>
        <w:t>, αντιπροσωπεύει και το χρόνο ταξιδιού (</w:t>
      </w:r>
      <m:oMath>
        <m:r>
          <w:rPr>
            <w:rFonts w:ascii="Cambria Math" w:hAnsi="Cambria Math"/>
            <w:lang w:val="el-GR"/>
          </w:rPr>
          <m:t>T</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ij</m:t>
            </m:r>
          </m:sub>
        </m:sSub>
      </m:oMath>
      <w:r w:rsidRPr="001B2849">
        <w:rPr>
          <w:lang w:val="el-GR"/>
        </w:rPr>
        <w:t xml:space="preserve">) μεταξύ αυτών των κόμβων. Ακόμα, πρέπει να αναφερθεί πως για την υλοποίηση του αλγόριθμου, οι κόμβοι οργανώνονται σε 2 λίστες </w:t>
      </w:r>
      <w:r>
        <w:t>Unvisited</w:t>
      </w:r>
      <w:r w:rsidRPr="001B2849">
        <w:rPr>
          <w:lang w:val="el-GR"/>
        </w:rPr>
        <w:t xml:space="preserve"> και </w:t>
      </w:r>
      <w:r w:rsidR="00F410E4">
        <w:t>Walk</w:t>
      </w:r>
      <w:r w:rsidRPr="001B2849">
        <w:rPr>
          <w:lang w:val="el-GR"/>
        </w:rPr>
        <w:t xml:space="preserve">. Στη πρώτη είναι καταχωρημένοι οι κόμβοι που δεν έχουν εισαχθεί </w:t>
      </w:r>
      <w:r w:rsidR="00810642">
        <w:rPr>
          <w:lang w:val="el-GR"/>
        </w:rPr>
        <w:t>ακόμα στη διαδρομή</w:t>
      </w:r>
      <w:r w:rsidRPr="001B2849">
        <w:rPr>
          <w:lang w:val="el-GR"/>
        </w:rPr>
        <w:t xml:space="preserve">, ενώ στη δεύτερη οι κόμβοι που έχουν εισαχθεί. </w:t>
      </w:r>
    </w:p>
    <w:p w14:paraId="020BF1E6" w14:textId="77777777" w:rsidR="00F211D6" w:rsidRDefault="00F211D6" w:rsidP="00F211D6">
      <w:pPr>
        <w:pStyle w:val="Heading3"/>
        <w:rPr>
          <w:lang w:val="el-GR"/>
        </w:rPr>
      </w:pPr>
      <w:bookmarkStart w:id="1951" w:name="_Toc124915380"/>
      <w:r>
        <w:rPr>
          <w:lang w:val="el-GR"/>
        </w:rPr>
        <w:t>3.2.1 Βήμα Εισαγωγής</w:t>
      </w:r>
      <w:bookmarkEnd w:id="1951"/>
    </w:p>
    <w:p w14:paraId="1F4BB9FC" w14:textId="73EF7A7F" w:rsidR="005A64E6" w:rsidRDefault="00A37CE4" w:rsidP="00A37CE4">
      <w:pPr>
        <w:rPr>
          <w:lang w:val="el-GR"/>
        </w:rPr>
      </w:pPr>
      <w:r w:rsidRPr="005A64E6">
        <w:rPr>
          <w:lang w:val="el-GR"/>
        </w:rPr>
        <w:t xml:space="preserve">Στο βήμα εισαγωγής γίνεται προσπάθεια προσθήκης των κόμβων, που βρίσκονται στη λίστα </w:t>
      </w:r>
      <w:r>
        <w:t>Unvisited</w:t>
      </w:r>
      <w:r w:rsidRPr="005A64E6">
        <w:rPr>
          <w:lang w:val="el-GR"/>
        </w:rPr>
        <w:t xml:space="preserve">, στις διαδρομές. Για να εισαχθεί ένας καινούριος κόμβος σε κάποια από τις διαδρομές, πρέπει να </w:t>
      </w:r>
      <w:r w:rsidR="008C3030" w:rsidRPr="005A64E6">
        <w:rPr>
          <w:lang w:val="el-GR"/>
        </w:rPr>
        <w:t>πληροί</w:t>
      </w:r>
      <w:r w:rsidRPr="005A64E6">
        <w:rPr>
          <w:lang w:val="el-GR"/>
        </w:rPr>
        <w:t xml:space="preserve"> ορισμένα κριτήρια. </w:t>
      </w:r>
    </w:p>
    <w:p w14:paraId="372AB037" w14:textId="4560F9A8" w:rsidR="00A37CE4" w:rsidRDefault="00A37CE4" w:rsidP="00A37CE4">
      <w:pPr>
        <w:rPr>
          <w:lang w:val="el-GR"/>
        </w:rPr>
      </w:pPr>
      <w:r w:rsidRPr="005A64E6">
        <w:rPr>
          <w:lang w:val="el-GR"/>
        </w:rPr>
        <w:t xml:space="preserve">Πρώτα </w:t>
      </w:r>
      <w:r w:rsidR="008C3030" w:rsidRPr="005A64E6">
        <w:rPr>
          <w:lang w:val="el-GR"/>
        </w:rPr>
        <w:t>απ</w:t>
      </w:r>
      <w:r w:rsidR="00AC7B50">
        <w:rPr>
          <w:lang w:val="el-GR"/>
        </w:rPr>
        <w:t>’</w:t>
      </w:r>
      <w:r w:rsidRPr="005A64E6">
        <w:rPr>
          <w:lang w:val="el-GR"/>
        </w:rPr>
        <w:t xml:space="preserve"> όλα</w:t>
      </w:r>
      <w:r w:rsidR="00E873D3">
        <w:rPr>
          <w:lang w:val="el-GR"/>
        </w:rPr>
        <w:t>,</w:t>
      </w:r>
      <w:r w:rsidRPr="005A64E6">
        <w:rPr>
          <w:lang w:val="el-GR"/>
        </w:rPr>
        <w:t xml:space="preserve"> όπως είναι φυσικό, για να εισαχθεί ένας κόμβος </w:t>
      </w:r>
      <w:r>
        <w:t>j</w:t>
      </w:r>
      <w:r w:rsidRPr="005A64E6">
        <w:rPr>
          <w:lang w:val="el-GR"/>
        </w:rPr>
        <w:t xml:space="preserve"> ανάμεσα στους κόμβους </w:t>
      </w:r>
      <w:r>
        <w:t>i</w:t>
      </w:r>
      <w:r w:rsidRPr="005A64E6">
        <w:rPr>
          <w:lang w:val="el-GR"/>
        </w:rPr>
        <w:t xml:space="preserve"> και </w:t>
      </w:r>
      <w:r>
        <w:t>k</w:t>
      </w:r>
      <w:r w:rsidRPr="005A64E6">
        <w:rPr>
          <w:lang w:val="el-GR"/>
        </w:rPr>
        <w:t xml:space="preserve"> στη διαδρομή </w:t>
      </w:r>
      <w:r>
        <w:t>m</w:t>
      </w:r>
      <w:r w:rsidRPr="005A64E6">
        <w:rPr>
          <w:lang w:val="el-GR"/>
        </w:rPr>
        <w:t xml:space="preserve">, θα πρέπει η ώρα αναχώρησης από τον κόμβο </w:t>
      </w:r>
      <w:r>
        <w:t>j</w:t>
      </w:r>
      <w:r w:rsidRPr="005A64E6">
        <w:rPr>
          <w:lang w:val="el-GR"/>
        </w:rPr>
        <w:t xml:space="preserve">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j</m:t>
            </m:r>
          </m:sub>
        </m:sSub>
      </m:oMath>
      <w:r w:rsidRPr="005A64E6">
        <w:rPr>
          <w:lang w:val="el-GR"/>
        </w:rPr>
        <w:t xml:space="preserve">), εφόσον εισαχθεί μετά τον </w:t>
      </w:r>
      <w:r>
        <w:t>i</w:t>
      </w:r>
      <w:r w:rsidRPr="005A64E6">
        <w:rPr>
          <w:lang w:val="el-GR"/>
        </w:rPr>
        <w:t xml:space="preserve">, να </w:t>
      </w:r>
      <w:r w:rsidR="00CB0E6E" w:rsidRPr="005A64E6">
        <w:rPr>
          <w:lang w:val="el-GR"/>
        </w:rPr>
        <w:t>μην</w:t>
      </w:r>
      <w:r w:rsidRPr="005A64E6">
        <w:rPr>
          <w:lang w:val="el-GR"/>
        </w:rPr>
        <w:t xml:space="preserve"> είναι αργότερα από την ώρα </w:t>
      </w:r>
      <w:r w:rsidR="00CB0E6E" w:rsidRPr="005A64E6">
        <w:rPr>
          <w:lang w:val="el-GR"/>
        </w:rPr>
        <w:t>παύσης</w:t>
      </w:r>
      <w:r w:rsidRPr="005A64E6">
        <w:rPr>
          <w:lang w:val="el-GR"/>
        </w:rPr>
        <w:t xml:space="preserve"> λειτουργίας του κόμβου </w:t>
      </w:r>
      <w:r>
        <w:t>j</w:t>
      </w:r>
      <w:r w:rsidRPr="005A64E6">
        <w:rPr>
          <w:lang w:val="el-GR"/>
        </w:rPr>
        <w:t xml:space="preserve">. Αρχικά λοιπόν υπολογίζεται το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j</m:t>
            </m:r>
          </m:sub>
        </m:sSub>
      </m:oMath>
      <w:r w:rsidRPr="005A64E6">
        <w:rPr>
          <w:lang w:val="el-GR"/>
        </w:rPr>
        <w:t xml:space="preserve"> και ελέγχεται εάν ικανοποιεί την παραπάνω συνθήκη. Εάν την ικανοποιεί, τότε η επίσκεψη στον κόμβο </w:t>
      </w:r>
      <w:r>
        <w:t>j</w:t>
      </w:r>
      <w:r w:rsidRPr="005A64E6">
        <w:rPr>
          <w:lang w:val="el-GR"/>
        </w:rPr>
        <w:t xml:space="preserve"> </w:t>
      </w:r>
      <w:r w:rsidR="00903AB8" w:rsidRPr="005A64E6">
        <w:rPr>
          <w:lang w:val="el-GR"/>
        </w:rPr>
        <w:t>καθίσταται</w:t>
      </w:r>
      <w:r w:rsidRPr="005A64E6">
        <w:rPr>
          <w:lang w:val="el-GR"/>
        </w:rPr>
        <w:t xml:space="preserve"> εφικτή όσον αφορά το ωράριο λειτουργίας </w:t>
      </w:r>
      <w:r w:rsidRPr="005A64E6">
        <w:rPr>
          <w:lang w:val="el-GR"/>
        </w:rPr>
        <w:lastRenderedPageBreak/>
        <w:t xml:space="preserve">του. </w:t>
      </w:r>
      <w:r w:rsidR="00CB0E6E" w:rsidRPr="005A64E6">
        <w:rPr>
          <w:lang w:val="el-GR"/>
        </w:rPr>
        <w:t>Παρόλα</w:t>
      </w:r>
      <w:r w:rsidRPr="005A64E6">
        <w:rPr>
          <w:lang w:val="el-GR"/>
        </w:rPr>
        <w:t xml:space="preserve"> αυτά, επειδή με την εισαγωγή του </w:t>
      </w:r>
      <w:r>
        <w:t>j</w:t>
      </w:r>
      <w:r w:rsidRPr="005A64E6">
        <w:rPr>
          <w:lang w:val="el-GR"/>
        </w:rPr>
        <w:t xml:space="preserve"> θα μεταβληθεί η ώρα άφιξης του </w:t>
      </w:r>
      <w:r>
        <w:t>k</w:t>
      </w:r>
      <w:r w:rsidRPr="005A64E6">
        <w:rPr>
          <w:lang w:val="el-GR"/>
        </w:rPr>
        <w:t xml:space="preserve"> αλλά και ίσως των κόμβων που έπονται μετά τον </w:t>
      </w:r>
      <w:r>
        <w:t>k</w:t>
      </w:r>
      <w:r w:rsidRPr="005A64E6">
        <w:rPr>
          <w:lang w:val="el-GR"/>
        </w:rPr>
        <w:t xml:space="preserve">, πρέπει να επαληθευτεί πως δεν καθιστά αδύνατη την επίσκεψη σε οποιονδήποτε από τους επερχόμενους κόμβους. Για το σκοπό αυτό, έχει οριστεί αναδρομικά σε κάθε κόμβο της διαδρομής </w:t>
      </w:r>
      <w:r>
        <w:t>m</w:t>
      </w:r>
      <w:r w:rsidRPr="005A64E6">
        <w:rPr>
          <w:lang w:val="el-GR"/>
        </w:rPr>
        <w:t xml:space="preserve"> μια τιμή </w:t>
      </w:r>
      <w:r>
        <w:t>MaxShift</w:t>
      </w:r>
      <w:r w:rsidRPr="005A64E6">
        <w:rPr>
          <w:lang w:val="el-GR"/>
        </w:rPr>
        <w:t xml:space="preserve"> έτσι ώστε να είναι γνωστό</w:t>
      </w:r>
      <w:r w:rsidR="00982EC0">
        <w:rPr>
          <w:lang w:val="el-GR"/>
        </w:rPr>
        <w:t xml:space="preserve"> </w:t>
      </w:r>
      <w:r w:rsidR="00982EC0" w:rsidRPr="00C95EE1">
        <w:rPr>
          <w:lang w:val="el-GR"/>
        </w:rPr>
        <w:t xml:space="preserve">το πόσο μπορεί να παραταθεί η επίσκεψη στον εκάστοτε κόμβο χωρίς να προκαλέσει δυσχέρεια στη συνέχεια της διαδρομής. Σε περίπτωση, λοιπόν, που δεν δημιουργείται πρόβλημα με την εισαγωγή του </w:t>
      </w:r>
      <w:r w:rsidR="00982EC0">
        <w:t>j</w:t>
      </w:r>
      <w:r w:rsidR="00982EC0" w:rsidRPr="00C95EE1">
        <w:rPr>
          <w:lang w:val="el-GR"/>
        </w:rPr>
        <w:t xml:space="preserve"> στην ακμή </w:t>
      </w:r>
      <w:r w:rsidR="00982EC0">
        <w:t>i</w:t>
      </w:r>
      <w:r w:rsidR="00982EC0" w:rsidRPr="00C95EE1">
        <w:rPr>
          <w:lang w:val="el-GR"/>
        </w:rPr>
        <w:t xml:space="preserve"> → </w:t>
      </w:r>
      <w:r w:rsidR="00982EC0">
        <w:t>k</w:t>
      </w:r>
      <w:r w:rsidR="00982EC0" w:rsidRPr="00C95EE1">
        <w:rPr>
          <w:lang w:val="el-GR"/>
        </w:rPr>
        <w:t xml:space="preserve"> τότε υπολογίζεται η τιμή </w:t>
      </w:r>
      <w:r w:rsidR="00982EC0">
        <w:t>Shift</w:t>
      </w:r>
      <w:r w:rsidR="00376731" w:rsidRPr="00376731">
        <w:rPr>
          <w:lang w:val="el-GR"/>
        </w:rPr>
        <w:t>{</w:t>
      </w:r>
      <w:r w:rsidR="00982EC0">
        <w:t>j</w:t>
      </w:r>
      <w:r w:rsidR="00376731" w:rsidRPr="00376731">
        <w:rPr>
          <w:lang w:val="el-GR"/>
        </w:rPr>
        <w:t>}</w:t>
      </w:r>
      <w:r w:rsidR="00982EC0" w:rsidRPr="00C95EE1">
        <w:rPr>
          <w:lang w:val="el-GR"/>
        </w:rPr>
        <w:t xml:space="preserve"> για αυτό το σημείο εισαγωγής</w:t>
      </w:r>
      <w:r w:rsidR="00CB13FC">
        <w:rPr>
          <w:lang w:val="el-GR"/>
        </w:rPr>
        <w:t>.</w:t>
      </w:r>
    </w:p>
    <w:p w14:paraId="7BB6FE9A" w14:textId="44CAB87B" w:rsidR="00E17321" w:rsidRDefault="005A0742" w:rsidP="00A37CE4">
      <w:pPr>
        <w:rPr>
          <w:lang w:val="el-GR"/>
        </w:rPr>
      </w:pPr>
      <w:r w:rsidRPr="00B91CF3">
        <w:rPr>
          <w:lang w:val="el-GR"/>
        </w:rPr>
        <w:t xml:space="preserve">Στο σημείο αυτό, αξίζει να αναφερθεί πως θα μπορούσε να προστεθεί ένας ακόμα έλεγχος που δεν περιλαμβάνεται στον αλγόριθμο των </w:t>
      </w:r>
      <w:r w:rsidR="00B91CF3">
        <w:t>Vansteenwegen</w:t>
      </w:r>
      <w:r w:rsidRPr="00B91CF3">
        <w:rPr>
          <w:lang w:val="el-GR"/>
        </w:rPr>
        <w:t xml:space="preserve"> </w:t>
      </w:r>
      <w:r>
        <w:t>et</w:t>
      </w:r>
      <w:r w:rsidRPr="00B91CF3">
        <w:rPr>
          <w:lang w:val="el-GR"/>
        </w:rPr>
        <w:t xml:space="preserve"> </w:t>
      </w:r>
      <w:r>
        <w:t>al</w:t>
      </w:r>
      <w:r w:rsidRPr="00B91CF3">
        <w:rPr>
          <w:lang w:val="el-GR"/>
        </w:rPr>
        <w:t xml:space="preserve">. </w:t>
      </w:r>
      <w:r w:rsidR="00CB18D1">
        <w:rPr>
          <w:lang w:val="el-GR"/>
        </w:rPr>
        <w:t>Ό</w:t>
      </w:r>
      <w:r w:rsidR="00CB18D1" w:rsidRPr="00B91CF3">
        <w:rPr>
          <w:lang w:val="el-GR"/>
        </w:rPr>
        <w:t>πως</w:t>
      </w:r>
      <w:r w:rsidRPr="00B91CF3">
        <w:rPr>
          <w:lang w:val="el-GR"/>
        </w:rPr>
        <w:t xml:space="preserve"> εξηγήθηκε παραπάνω, μια θέση εισαγωγής </w:t>
      </w:r>
      <w:r>
        <w:t>A</w:t>
      </w:r>
      <w:r w:rsidRPr="00B91CF3">
        <w:rPr>
          <w:lang w:val="el-GR"/>
        </w:rPr>
        <w:t xml:space="preserve"> για έναν κόμβο </w:t>
      </w:r>
      <w:r>
        <w:t>i</w:t>
      </w:r>
      <w:r w:rsidRPr="00B91CF3">
        <w:rPr>
          <w:lang w:val="el-GR"/>
        </w:rPr>
        <w:t xml:space="preserve"> θεωρείται καλύτερη </w:t>
      </w:r>
      <w:r w:rsidR="00644394" w:rsidRPr="00B91CF3">
        <w:rPr>
          <w:lang w:val="el-GR"/>
        </w:rPr>
        <w:t>από</w:t>
      </w:r>
      <w:r w:rsidRPr="00B91CF3">
        <w:rPr>
          <w:lang w:val="el-GR"/>
        </w:rPr>
        <w:t xml:space="preserve"> μία θέση εισαγωγής </w:t>
      </w:r>
      <w:r>
        <w:t>B</w:t>
      </w:r>
      <w:r w:rsidRPr="00B91CF3">
        <w:rPr>
          <w:lang w:val="el-GR"/>
        </w:rPr>
        <w:t xml:space="preserve"> </w:t>
      </w:r>
      <w:r w:rsidR="009164A6">
        <w:rPr>
          <w:lang w:val="el-GR"/>
        </w:rPr>
        <w:t>εάν</w:t>
      </w:r>
      <w:r w:rsidRPr="00B91CF3">
        <w:rPr>
          <w:lang w:val="el-GR"/>
        </w:rPr>
        <w:t xml:space="preserve"> ισχύει </w:t>
      </w:r>
      <w:r>
        <w:t>Shift</w:t>
      </w:r>
      <w:r w:rsidR="00F1145C" w:rsidRPr="00F1145C">
        <w:rPr>
          <w:lang w:val="el-GR"/>
        </w:rPr>
        <w:t>[</w:t>
      </w:r>
      <w:r>
        <w:t>iA</w:t>
      </w:r>
      <w:r w:rsidR="00F1145C" w:rsidRPr="00F1145C">
        <w:rPr>
          <w:lang w:val="el-GR"/>
        </w:rPr>
        <w:t>]</w:t>
      </w:r>
      <w:r w:rsidRPr="00B91CF3">
        <w:rPr>
          <w:lang w:val="el-GR"/>
        </w:rPr>
        <w:t xml:space="preserve"> &lt; </w:t>
      </w:r>
      <w:r>
        <w:t>Shift</w:t>
      </w:r>
      <w:r w:rsidR="00F1145C" w:rsidRPr="00F1145C">
        <w:rPr>
          <w:lang w:val="el-GR"/>
        </w:rPr>
        <w:t>[</w:t>
      </w:r>
      <w:r>
        <w:t>iB</w:t>
      </w:r>
      <w:r w:rsidR="00F1145C" w:rsidRPr="00F1145C">
        <w:rPr>
          <w:lang w:val="el-GR"/>
        </w:rPr>
        <w:t>]</w:t>
      </w:r>
      <w:r w:rsidRPr="00B91CF3">
        <w:rPr>
          <w:lang w:val="el-GR"/>
        </w:rPr>
        <w:t xml:space="preserve">. Παρ΄ όλα αυτά, στην αρχή του αλγορίθμου, που οι διαδρομές είναι ακόμα κενές, ο κάθε κόμβος της λίστας </w:t>
      </w:r>
      <w:r>
        <w:t>Unvisited</w:t>
      </w:r>
      <w:r w:rsidRPr="00B91CF3">
        <w:rPr>
          <w:lang w:val="el-GR"/>
        </w:rPr>
        <w:t xml:space="preserve"> που εξετάζεται έχει το ίδιο </w:t>
      </w:r>
      <w:r>
        <w:t>Shift</w:t>
      </w:r>
      <w:r w:rsidRPr="00B91CF3">
        <w:rPr>
          <w:lang w:val="el-GR"/>
        </w:rPr>
        <w:t xml:space="preserve"> και για όλες τις διαδρομές. </w:t>
      </w:r>
      <w:r w:rsidR="00447112">
        <w:rPr>
          <w:lang w:val="el-GR"/>
        </w:rPr>
        <w:t>Έ</w:t>
      </w:r>
      <w:r w:rsidRPr="00B91CF3">
        <w:rPr>
          <w:lang w:val="el-GR"/>
        </w:rPr>
        <w:t xml:space="preserve">τσι, με τη παραπάνω λογική, κάθε φορά ο πρώτος κόμβος προς εισαγωγή θα εισάγεται στη πρώτη διαδρομή. </w:t>
      </w:r>
      <w:commentRangeStart w:id="1952"/>
      <w:r w:rsidRPr="00B91CF3">
        <w:rPr>
          <w:lang w:val="el-GR"/>
        </w:rPr>
        <w:t xml:space="preserve">Επίσης πρέπει να συνυπολογιστεί πως ένας κόμβος έχει περισσότερες πιθανότητες να εισαχθεί σε μία διαδρομή με 3,4 κόμβους παρά σε μία διαδρομή με 1 κόμβο καθώς στη πρώτη υπάρχουν περισσότερες θέσεις εισαγωγής. </w:t>
      </w:r>
      <w:commentRangeEnd w:id="1952"/>
      <w:r w:rsidR="00BB15A2">
        <w:rPr>
          <w:rStyle w:val="CommentReference"/>
        </w:rPr>
        <w:commentReference w:id="1952"/>
      </w:r>
      <w:r w:rsidRPr="00B91CF3">
        <w:rPr>
          <w:lang w:val="el-GR"/>
        </w:rPr>
        <w:t xml:space="preserve">Για το λόγο αυτό, στη περίπτωση που ισχύει </w:t>
      </w:r>
      <w:r>
        <w:t>Shift</w:t>
      </w:r>
      <w:r w:rsidR="00447112" w:rsidRPr="00447112">
        <w:rPr>
          <w:lang w:val="el-GR"/>
        </w:rPr>
        <w:t>{</w:t>
      </w:r>
      <w:r>
        <w:t>iA</w:t>
      </w:r>
      <w:r w:rsidR="00447112" w:rsidRPr="00447112">
        <w:rPr>
          <w:lang w:val="el-GR"/>
        </w:rPr>
        <w:t>}</w:t>
      </w:r>
      <w:r w:rsidRPr="00B91CF3">
        <w:rPr>
          <w:lang w:val="el-GR"/>
        </w:rPr>
        <w:t xml:space="preserve"> = </w:t>
      </w:r>
      <w:r>
        <w:t>Shift</w:t>
      </w:r>
      <w:r w:rsidR="00D656AB" w:rsidRPr="00D656AB">
        <w:rPr>
          <w:lang w:val="el-GR"/>
        </w:rPr>
        <w:t>{</w:t>
      </w:r>
      <w:r w:rsidR="00D54598">
        <w:t>iB</w:t>
      </w:r>
      <w:r w:rsidR="00D656AB" w:rsidRPr="00D656AB">
        <w:rPr>
          <w:lang w:val="el-GR"/>
        </w:rPr>
        <w:t>}</w:t>
      </w:r>
      <w:r w:rsidRPr="00B91CF3">
        <w:rPr>
          <w:lang w:val="el-GR"/>
        </w:rPr>
        <w:t>, ίσως να ανατίθεται μια πιθανότητα εισαγωγής στη θέση Β, της τάξεως 50%. Η παραπάνω αλλαγή προσδίδει τυχαιότητα στο αλγόριθμο αφαιρώντας του την ντετερμινιστική του ιδιότητα και καθιστώντας τον στοχαστικό καθώς τα αποτελέσματα πλέον ποικίλλουν εμφανίζοντας διάφορες χαμηλότερες αλλά και υψηλότερες τιμές κέρδους από το συνηθισμένο.</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7601"/>
        <w:gridCol w:w="619"/>
      </w:tblGrid>
      <w:tr w:rsidR="004F6E32" w14:paraId="272D1039" w14:textId="77777777" w:rsidTr="00237FE3">
        <w:trPr>
          <w:ins w:id="1953" w:author="Στάθης Καπ" w:date="2023-02-01T21:23:00Z"/>
        </w:trPr>
        <w:tc>
          <w:tcPr>
            <w:tcW w:w="350" w:type="pct"/>
          </w:tcPr>
          <w:p w14:paraId="4B22FD3B" w14:textId="77777777" w:rsidR="004F6E32" w:rsidRDefault="004F6E32">
            <w:pPr>
              <w:spacing w:after="160"/>
              <w:rPr>
                <w:ins w:id="1954" w:author="Στάθης Καπ" w:date="2023-02-01T21:23:00Z"/>
                <w:lang w:val="el-GR"/>
              </w:rPr>
              <w:pPrChange w:id="1955" w:author="Στάθης Καπ" w:date="2023-02-01T08:46:00Z">
                <w:pPr/>
              </w:pPrChange>
            </w:pPr>
          </w:p>
        </w:tc>
        <w:tc>
          <w:tcPr>
            <w:tcW w:w="4300" w:type="pct"/>
          </w:tcPr>
          <w:p w14:paraId="18599328" w14:textId="7A421D8F" w:rsidR="004F6E32" w:rsidRPr="005846FF" w:rsidRDefault="004F6E32">
            <w:pPr>
              <w:spacing w:after="160"/>
              <w:rPr>
                <w:ins w:id="1956" w:author="Στάθης Καπ" w:date="2023-02-01T21:23:00Z"/>
                <w:lang w:val="el-GR"/>
              </w:rPr>
              <w:pPrChange w:id="1957" w:author="Στάθης Καπ" w:date="2023-02-01T08:46:00Z">
                <w:pPr/>
              </w:pPrChange>
            </w:pPr>
            <m:oMathPara>
              <m:oMath>
                <m:r>
                  <w:ins w:id="1958" w:author="Στάθης Καπ" w:date="2023-02-01T21:23:00Z">
                    <w:rPr>
                      <w:rFonts w:ascii="Cambria Math" w:hAnsi="Cambria Math"/>
                    </w:rPr>
                    <m:t>arrTim</m:t>
                  </w:ins>
                </m:r>
                <m:sSub>
                  <m:sSubPr>
                    <m:ctrlPr>
                      <w:ins w:id="1959" w:author="Στάθης Καπ" w:date="2023-02-01T21:23:00Z">
                        <w:rPr>
                          <w:rFonts w:ascii="Cambria Math" w:hAnsi="Cambria Math"/>
                          <w:i/>
                        </w:rPr>
                      </w:ins>
                    </m:ctrlPr>
                  </m:sSubPr>
                  <m:e>
                    <m:r>
                      <w:ins w:id="1960" w:author="Στάθης Καπ" w:date="2023-02-01T21:23:00Z">
                        <w:rPr>
                          <w:rFonts w:ascii="Cambria Math" w:hAnsi="Cambria Math"/>
                        </w:rPr>
                        <m:t>e</m:t>
                      </w:ins>
                    </m:r>
                  </m:e>
                  <m:sub>
                    <m:r>
                      <w:ins w:id="1961" w:author="Στάθης Καπ" w:date="2023-02-01T21:23:00Z">
                        <w:rPr>
                          <w:rFonts w:ascii="Cambria Math" w:hAnsi="Cambria Math"/>
                        </w:rPr>
                        <m:t>j</m:t>
                      </w:ins>
                    </m:r>
                  </m:sub>
                </m:sSub>
                <m:r>
                  <w:ins w:id="1962" w:author="Στάθης Καπ" w:date="2023-02-01T21:23:00Z">
                    <w:rPr>
                      <w:rFonts w:ascii="Cambria Math" w:hAnsi="Cambria Math"/>
                    </w:rPr>
                    <m:t>=depTim</m:t>
                  </w:ins>
                </m:r>
                <m:sSub>
                  <m:sSubPr>
                    <m:ctrlPr>
                      <w:ins w:id="1963" w:author="Στάθης Καπ" w:date="2023-02-01T21:23:00Z">
                        <w:rPr>
                          <w:rFonts w:ascii="Cambria Math" w:hAnsi="Cambria Math"/>
                          <w:i/>
                        </w:rPr>
                      </w:ins>
                    </m:ctrlPr>
                  </m:sSubPr>
                  <m:e>
                    <m:r>
                      <w:ins w:id="1964" w:author="Στάθης Καπ" w:date="2023-02-01T21:23:00Z">
                        <w:rPr>
                          <w:rFonts w:ascii="Cambria Math" w:hAnsi="Cambria Math"/>
                        </w:rPr>
                        <m:t>e</m:t>
                      </w:ins>
                    </m:r>
                  </m:e>
                  <m:sub>
                    <m:r>
                      <w:ins w:id="1965" w:author="Στάθης Καπ" w:date="2023-02-01T21:23:00Z">
                        <w:rPr>
                          <w:rFonts w:ascii="Cambria Math" w:hAnsi="Cambria Math"/>
                        </w:rPr>
                        <m:t>i</m:t>
                      </w:ins>
                    </m:r>
                  </m:sub>
                </m:sSub>
                <m:r>
                  <w:ins w:id="1966" w:author="Στάθης Καπ" w:date="2023-02-01T21:23:00Z">
                    <w:rPr>
                      <w:rFonts w:ascii="Cambria Math" w:hAnsi="Cambria Math"/>
                    </w:rPr>
                    <m:t>+T</m:t>
                  </w:ins>
                </m:r>
                <m:sSub>
                  <m:sSubPr>
                    <m:ctrlPr>
                      <w:ins w:id="1967" w:author="Στάθης Καπ" w:date="2023-02-01T21:23:00Z">
                        <w:rPr>
                          <w:rFonts w:ascii="Cambria Math" w:hAnsi="Cambria Math"/>
                          <w:i/>
                        </w:rPr>
                      </w:ins>
                    </m:ctrlPr>
                  </m:sSubPr>
                  <m:e>
                    <m:r>
                      <w:ins w:id="1968" w:author="Στάθης Καπ" w:date="2023-02-01T21:23:00Z">
                        <w:rPr>
                          <w:rFonts w:ascii="Cambria Math" w:hAnsi="Cambria Math"/>
                        </w:rPr>
                        <m:t>T</m:t>
                      </w:ins>
                    </m:r>
                  </m:e>
                  <m:sub>
                    <m:r>
                      <w:ins w:id="1969" w:author="Στάθης Καπ" w:date="2023-02-01T21:23:00Z">
                        <w:rPr>
                          <w:rFonts w:ascii="Cambria Math" w:hAnsi="Cambria Math"/>
                        </w:rPr>
                        <m:t>ij</m:t>
                      </w:ins>
                    </m:r>
                  </m:sub>
                </m:sSub>
              </m:oMath>
            </m:oMathPara>
          </w:p>
        </w:tc>
        <w:tc>
          <w:tcPr>
            <w:tcW w:w="350" w:type="pct"/>
            <w:vAlign w:val="center"/>
          </w:tcPr>
          <w:p w14:paraId="3F6F2D63" w14:textId="05C30ACB" w:rsidR="004F6E32" w:rsidRPr="00603993" w:rsidRDefault="004F6E32" w:rsidP="00237FE3">
            <w:pPr>
              <w:pStyle w:val="Caption"/>
              <w:spacing w:after="160"/>
              <w:rPr>
                <w:ins w:id="1970" w:author="Στάθης Καπ" w:date="2023-02-01T21:23:00Z"/>
                <w:rPrChange w:id="1971" w:author="Στάθης Καπ" w:date="2023-02-01T08:49:00Z">
                  <w:rPr>
                    <w:ins w:id="1972" w:author="Στάθης Καπ" w:date="2023-02-01T21:23:00Z"/>
                    <w:lang w:val="el-GR"/>
                  </w:rPr>
                </w:rPrChange>
              </w:rPr>
            </w:pPr>
            <w:ins w:id="1973" w:author="Στάθης Καπ" w:date="2023-02-01T21:23: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1974" w:author="Στάθης Καπ" w:date="2023-02-01T21:2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w:t>
            </w:r>
            <w:ins w:id="1975" w:author="Στάθης Καπ" w:date="2023-02-01T21:23:00Z">
              <w:r>
                <w:rPr>
                  <w:lang w:val="el-GR"/>
                </w:rPr>
                <w:fldChar w:fldCharType="end"/>
              </w:r>
              <w:r>
                <w:t>)</w:t>
              </w:r>
            </w:ins>
          </w:p>
        </w:tc>
      </w:tr>
      <w:tr w:rsidR="00E168B2" w14:paraId="26675BCD" w14:textId="77777777" w:rsidTr="00237FE3">
        <w:trPr>
          <w:ins w:id="1976" w:author="Στάθης Καπ" w:date="2023-02-01T21:23:00Z"/>
        </w:trPr>
        <w:tc>
          <w:tcPr>
            <w:tcW w:w="350" w:type="pct"/>
          </w:tcPr>
          <w:p w14:paraId="2A0950E8" w14:textId="77777777" w:rsidR="00E168B2" w:rsidRDefault="00E168B2">
            <w:pPr>
              <w:spacing w:after="160"/>
              <w:rPr>
                <w:ins w:id="1977" w:author="Στάθης Καπ" w:date="2023-02-01T21:23:00Z"/>
                <w:lang w:val="el-GR"/>
              </w:rPr>
              <w:pPrChange w:id="1978" w:author="Στάθης Καπ" w:date="2023-02-01T08:46:00Z">
                <w:pPr/>
              </w:pPrChange>
            </w:pPr>
          </w:p>
        </w:tc>
        <w:tc>
          <w:tcPr>
            <w:tcW w:w="4300" w:type="pct"/>
          </w:tcPr>
          <w:p w14:paraId="42719C96" w14:textId="1689D242" w:rsidR="00E168B2" w:rsidRPr="005846FF" w:rsidRDefault="00E168B2">
            <w:pPr>
              <w:spacing w:after="160"/>
              <w:rPr>
                <w:ins w:id="1979" w:author="Στάθης Καπ" w:date="2023-02-01T21:23:00Z"/>
                <w:lang w:val="el-GR"/>
              </w:rPr>
              <w:pPrChange w:id="1980" w:author="Στάθης Καπ" w:date="2023-02-01T08:46:00Z">
                <w:pPr/>
              </w:pPrChange>
            </w:pPr>
            <m:oMathPara>
              <m:oMath>
                <m:r>
                  <w:ins w:id="1981" w:author="Στάθης Καπ" w:date="2023-02-01T21:23:00Z">
                    <w:rPr>
                      <w:rFonts w:ascii="Cambria Math" w:hAnsi="Cambria Math"/>
                    </w:rPr>
                    <m:t>wai</m:t>
                  </w:ins>
                </m:r>
                <m:sSub>
                  <m:sSubPr>
                    <m:ctrlPr>
                      <w:ins w:id="1982" w:author="Στάθης Καπ" w:date="2023-02-01T21:23:00Z">
                        <w:rPr>
                          <w:rFonts w:ascii="Cambria Math" w:hAnsi="Cambria Math"/>
                          <w:i/>
                        </w:rPr>
                      </w:ins>
                    </m:ctrlPr>
                  </m:sSubPr>
                  <m:e>
                    <m:r>
                      <w:ins w:id="1983" w:author="Στάθης Καπ" w:date="2023-02-01T21:23:00Z">
                        <w:rPr>
                          <w:rFonts w:ascii="Cambria Math" w:hAnsi="Cambria Math"/>
                        </w:rPr>
                        <m:t>t</m:t>
                      </w:ins>
                    </m:r>
                  </m:e>
                  <m:sub>
                    <m:r>
                      <w:ins w:id="1984" w:author="Στάθης Καπ" w:date="2023-02-01T21:23:00Z">
                        <w:rPr>
                          <w:rFonts w:ascii="Cambria Math" w:hAnsi="Cambria Math"/>
                        </w:rPr>
                        <m:t>j</m:t>
                      </w:ins>
                    </m:r>
                  </m:sub>
                </m:sSub>
                <m:r>
                  <w:ins w:id="1985" w:author="Στάθης Καπ" w:date="2023-02-01T21:23:00Z">
                    <w:rPr>
                      <w:rFonts w:ascii="Cambria Math" w:hAnsi="Cambria Math"/>
                    </w:rPr>
                    <m:t>=</m:t>
                  </w:ins>
                </m:r>
                <m:r>
                  <w:ins w:id="1986" w:author="Στάθης Καπ" w:date="2023-02-01T21:23:00Z">
                    <m:rPr>
                      <m:sty m:val="p"/>
                    </m:rPr>
                    <w:rPr>
                      <w:rFonts w:ascii="Cambria Math" w:hAnsi="Cambria Math"/>
                    </w:rPr>
                    <m:t>max⁡</m:t>
                  </w:ins>
                </m:r>
                <m:r>
                  <w:ins w:id="1987" w:author="Στάθης Καπ" w:date="2023-02-01T21:23:00Z">
                    <w:rPr>
                      <w:rFonts w:ascii="Cambria Math" w:hAnsi="Cambria Math"/>
                    </w:rPr>
                    <m:t>(0, openTim</m:t>
                  </w:ins>
                </m:r>
                <m:sSub>
                  <m:sSubPr>
                    <m:ctrlPr>
                      <w:ins w:id="1988" w:author="Στάθης Καπ" w:date="2023-02-01T21:23:00Z">
                        <w:rPr>
                          <w:rFonts w:ascii="Cambria Math" w:hAnsi="Cambria Math"/>
                          <w:i/>
                        </w:rPr>
                      </w:ins>
                    </m:ctrlPr>
                  </m:sSubPr>
                  <m:e>
                    <m:r>
                      <w:ins w:id="1989" w:author="Στάθης Καπ" w:date="2023-02-01T21:23:00Z">
                        <w:rPr>
                          <w:rFonts w:ascii="Cambria Math" w:hAnsi="Cambria Math"/>
                        </w:rPr>
                        <m:t>e</m:t>
                      </w:ins>
                    </m:r>
                  </m:e>
                  <m:sub>
                    <m:r>
                      <w:ins w:id="1990" w:author="Στάθης Καπ" w:date="2023-02-01T21:23:00Z">
                        <w:rPr>
                          <w:rFonts w:ascii="Cambria Math" w:hAnsi="Cambria Math"/>
                        </w:rPr>
                        <m:t>j</m:t>
                      </w:ins>
                    </m:r>
                  </m:sub>
                </m:sSub>
                <m:r>
                  <w:ins w:id="1991" w:author="Στάθης Καπ" w:date="2023-02-01T21:23:00Z">
                    <w:rPr>
                      <w:rFonts w:ascii="Cambria Math" w:hAnsi="Cambria Math"/>
                    </w:rPr>
                    <m:t>-arrTim</m:t>
                  </w:ins>
                </m:r>
                <m:sSub>
                  <m:sSubPr>
                    <m:ctrlPr>
                      <w:ins w:id="1992" w:author="Στάθης Καπ" w:date="2023-02-01T21:23:00Z">
                        <w:rPr>
                          <w:rFonts w:ascii="Cambria Math" w:hAnsi="Cambria Math"/>
                          <w:i/>
                        </w:rPr>
                      </w:ins>
                    </m:ctrlPr>
                  </m:sSubPr>
                  <m:e>
                    <m:r>
                      <w:ins w:id="1993" w:author="Στάθης Καπ" w:date="2023-02-01T21:23:00Z">
                        <w:rPr>
                          <w:rFonts w:ascii="Cambria Math" w:hAnsi="Cambria Math"/>
                        </w:rPr>
                        <m:t>e</m:t>
                      </w:ins>
                    </m:r>
                  </m:e>
                  <m:sub>
                    <m:r>
                      <w:ins w:id="1994" w:author="Στάθης Καπ" w:date="2023-02-01T21:23:00Z">
                        <w:rPr>
                          <w:rFonts w:ascii="Cambria Math" w:hAnsi="Cambria Math"/>
                        </w:rPr>
                        <m:t>j</m:t>
                      </w:ins>
                    </m:r>
                  </m:sub>
                </m:sSub>
                <m:r>
                  <w:ins w:id="1995" w:author="Στάθης Καπ" w:date="2023-02-01T21:23:00Z">
                    <w:rPr>
                      <w:rFonts w:ascii="Cambria Math" w:hAnsi="Cambria Math"/>
                    </w:rPr>
                    <m:t>)</m:t>
                  </w:ins>
                </m:r>
              </m:oMath>
            </m:oMathPara>
          </w:p>
        </w:tc>
        <w:tc>
          <w:tcPr>
            <w:tcW w:w="350" w:type="pct"/>
            <w:vAlign w:val="center"/>
          </w:tcPr>
          <w:p w14:paraId="1B910B33" w14:textId="359E6D0E" w:rsidR="00E168B2" w:rsidRPr="00A92D34" w:rsidRDefault="00E168B2" w:rsidP="00237FE3">
            <w:pPr>
              <w:pStyle w:val="Caption"/>
              <w:spacing w:after="160"/>
              <w:rPr>
                <w:ins w:id="1996" w:author="Στάθης Καπ" w:date="2023-02-01T21:23:00Z"/>
                <w:rPrChange w:id="1997" w:author="Στάθης Καπ" w:date="2023-02-01T21:24:00Z">
                  <w:rPr>
                    <w:ins w:id="1998" w:author="Στάθης Καπ" w:date="2023-02-01T21:23:00Z"/>
                    <w:lang w:val="el-GR"/>
                  </w:rPr>
                </w:rPrChange>
              </w:rPr>
            </w:pPr>
            <w:ins w:id="1999" w:author="Στάθης Καπ" w:date="2023-02-01T21:23:00Z">
              <w:r w:rsidRPr="00A92D34">
                <w:t>(</w:t>
              </w:r>
              <w:r w:rsidRPr="00A92D34">
                <w:rPr>
                  <w:lang w:val="el-GR"/>
                </w:rPr>
                <w:fldChar w:fldCharType="begin"/>
              </w:r>
              <w:r w:rsidRPr="00A92D34">
                <w:rPr>
                  <w:lang w:val="el-GR"/>
                </w:rPr>
                <w:instrText xml:space="preserve"> STYLEREF 1 \s </w:instrText>
              </w:r>
              <w:r w:rsidRPr="00A92D34">
                <w:rPr>
                  <w:lang w:val="el-GR"/>
                </w:rPr>
                <w:fldChar w:fldCharType="separate"/>
              </w:r>
            </w:ins>
            <w:r w:rsidR="00237FE3">
              <w:rPr>
                <w:noProof/>
                <w:lang w:val="el-GR"/>
              </w:rPr>
              <w:t>3</w:t>
            </w:r>
            <w:ins w:id="2000" w:author="Στάθης Καπ" w:date="2023-02-01T21:23:00Z">
              <w:r w:rsidRPr="00A92D34">
                <w:rPr>
                  <w:lang w:val="el-GR"/>
                </w:rPr>
                <w:fldChar w:fldCharType="end"/>
              </w:r>
              <w:r w:rsidRPr="00A92D34">
                <w:rPr>
                  <w:lang w:val="el-GR"/>
                </w:rPr>
                <w:t>.</w:t>
              </w:r>
              <w:r w:rsidRPr="00A92D34">
                <w:rPr>
                  <w:lang w:val="el-GR"/>
                </w:rPr>
                <w:fldChar w:fldCharType="begin"/>
              </w:r>
              <w:r w:rsidRPr="00A92D34">
                <w:rPr>
                  <w:lang w:val="el-GR"/>
                </w:rPr>
                <w:instrText xml:space="preserve"> SEQ Εξίσωση \* ARABIC \s 1 </w:instrText>
              </w:r>
              <w:r w:rsidRPr="00A92D34">
                <w:rPr>
                  <w:lang w:val="el-GR"/>
                </w:rPr>
                <w:fldChar w:fldCharType="separate"/>
              </w:r>
            </w:ins>
            <w:r w:rsidR="00237FE3">
              <w:rPr>
                <w:noProof/>
                <w:lang w:val="el-GR"/>
              </w:rPr>
              <w:t>2</w:t>
            </w:r>
            <w:ins w:id="2001" w:author="Στάθης Καπ" w:date="2023-02-01T21:23:00Z">
              <w:r w:rsidRPr="00A92D34">
                <w:rPr>
                  <w:lang w:val="el-GR"/>
                </w:rPr>
                <w:fldChar w:fldCharType="end"/>
              </w:r>
              <w:r w:rsidRPr="00A92D34">
                <w:t>)</w:t>
              </w:r>
            </w:ins>
          </w:p>
        </w:tc>
      </w:tr>
      <w:tr w:rsidR="005109BD" w14:paraId="5042CBA3" w14:textId="77777777" w:rsidTr="00237FE3">
        <w:trPr>
          <w:ins w:id="2002" w:author="Στάθης Καπ" w:date="2023-02-01T21:24:00Z"/>
        </w:trPr>
        <w:tc>
          <w:tcPr>
            <w:tcW w:w="350" w:type="pct"/>
          </w:tcPr>
          <w:p w14:paraId="7A01AA4F" w14:textId="77777777" w:rsidR="005109BD" w:rsidRDefault="005109BD">
            <w:pPr>
              <w:spacing w:after="160"/>
              <w:rPr>
                <w:ins w:id="2003" w:author="Στάθης Καπ" w:date="2023-02-01T21:24:00Z"/>
                <w:lang w:val="el-GR"/>
              </w:rPr>
              <w:pPrChange w:id="2004" w:author="Στάθης Καπ" w:date="2023-02-01T08:46:00Z">
                <w:pPr/>
              </w:pPrChange>
            </w:pPr>
          </w:p>
        </w:tc>
        <w:tc>
          <w:tcPr>
            <w:tcW w:w="4300" w:type="pct"/>
          </w:tcPr>
          <w:p w14:paraId="2CEF9B60" w14:textId="728DC0E4" w:rsidR="005109BD" w:rsidRPr="005846FF" w:rsidRDefault="005109BD">
            <w:pPr>
              <w:spacing w:after="160"/>
              <w:rPr>
                <w:ins w:id="2005" w:author="Στάθης Καπ" w:date="2023-02-01T21:24:00Z"/>
                <w:lang w:val="el-GR"/>
              </w:rPr>
              <w:pPrChange w:id="2006" w:author="Στάθης Καπ" w:date="2023-02-01T08:46:00Z">
                <w:pPr/>
              </w:pPrChange>
            </w:pPr>
            <m:oMathPara>
              <m:oMath>
                <m:r>
                  <w:ins w:id="2007" w:author="Στάθης Καπ" w:date="2023-02-01T21:24:00Z">
                    <w:rPr>
                      <w:rFonts w:ascii="Cambria Math" w:hAnsi="Cambria Math"/>
                    </w:rPr>
                    <m:t>startOfVisi</m:t>
                  </w:ins>
                </m:r>
                <m:sSub>
                  <m:sSubPr>
                    <m:ctrlPr>
                      <w:ins w:id="2008" w:author="Στάθης Καπ" w:date="2023-02-01T21:24:00Z">
                        <w:rPr>
                          <w:rFonts w:ascii="Cambria Math" w:hAnsi="Cambria Math"/>
                          <w:i/>
                        </w:rPr>
                      </w:ins>
                    </m:ctrlPr>
                  </m:sSubPr>
                  <m:e>
                    <m:r>
                      <w:ins w:id="2009" w:author="Στάθης Καπ" w:date="2023-02-01T21:24:00Z">
                        <w:rPr>
                          <w:rFonts w:ascii="Cambria Math" w:hAnsi="Cambria Math"/>
                        </w:rPr>
                        <m:t>t</m:t>
                      </w:ins>
                    </m:r>
                  </m:e>
                  <m:sub>
                    <m:r>
                      <w:ins w:id="2010" w:author="Στάθης Καπ" w:date="2023-02-01T21:24:00Z">
                        <w:rPr>
                          <w:rFonts w:ascii="Cambria Math" w:hAnsi="Cambria Math"/>
                        </w:rPr>
                        <m:t>j</m:t>
                      </w:ins>
                    </m:r>
                  </m:sub>
                </m:sSub>
                <m:r>
                  <w:ins w:id="2011" w:author="Στάθης Καπ" w:date="2023-02-01T21:24:00Z">
                    <w:rPr>
                      <w:rFonts w:ascii="Cambria Math" w:hAnsi="Cambria Math"/>
                    </w:rPr>
                    <m:t>=arrTim</m:t>
                  </w:ins>
                </m:r>
                <m:sSub>
                  <m:sSubPr>
                    <m:ctrlPr>
                      <w:ins w:id="2012" w:author="Στάθης Καπ" w:date="2023-02-01T21:24:00Z">
                        <w:rPr>
                          <w:rFonts w:ascii="Cambria Math" w:hAnsi="Cambria Math"/>
                          <w:i/>
                        </w:rPr>
                      </w:ins>
                    </m:ctrlPr>
                  </m:sSubPr>
                  <m:e>
                    <m:r>
                      <w:ins w:id="2013" w:author="Στάθης Καπ" w:date="2023-02-01T21:24:00Z">
                        <w:rPr>
                          <w:rFonts w:ascii="Cambria Math" w:hAnsi="Cambria Math"/>
                        </w:rPr>
                        <m:t>e</m:t>
                      </w:ins>
                    </m:r>
                  </m:e>
                  <m:sub>
                    <m:r>
                      <w:ins w:id="2014" w:author="Στάθης Καπ" w:date="2023-02-01T21:24:00Z">
                        <w:rPr>
                          <w:rFonts w:ascii="Cambria Math" w:hAnsi="Cambria Math"/>
                        </w:rPr>
                        <m:t>j</m:t>
                      </w:ins>
                    </m:r>
                  </m:sub>
                </m:sSub>
                <m:r>
                  <w:ins w:id="2015" w:author="Στάθης Καπ" w:date="2023-02-01T21:24:00Z">
                    <w:rPr>
                      <w:rFonts w:ascii="Cambria Math" w:hAnsi="Cambria Math"/>
                    </w:rPr>
                    <m:t>+wai</m:t>
                  </w:ins>
                </m:r>
                <m:sSub>
                  <m:sSubPr>
                    <m:ctrlPr>
                      <w:ins w:id="2016" w:author="Στάθης Καπ" w:date="2023-02-01T21:24:00Z">
                        <w:rPr>
                          <w:rFonts w:ascii="Cambria Math" w:hAnsi="Cambria Math"/>
                          <w:i/>
                        </w:rPr>
                      </w:ins>
                    </m:ctrlPr>
                  </m:sSubPr>
                  <m:e>
                    <m:r>
                      <w:ins w:id="2017" w:author="Στάθης Καπ" w:date="2023-02-01T21:24:00Z">
                        <w:rPr>
                          <w:rFonts w:ascii="Cambria Math" w:hAnsi="Cambria Math"/>
                        </w:rPr>
                        <m:t>t</m:t>
                      </w:ins>
                    </m:r>
                  </m:e>
                  <m:sub>
                    <m:r>
                      <w:ins w:id="2018" w:author="Στάθης Καπ" w:date="2023-02-01T21:24:00Z">
                        <w:rPr>
                          <w:rFonts w:ascii="Cambria Math" w:hAnsi="Cambria Math"/>
                        </w:rPr>
                        <m:t>j</m:t>
                      </w:ins>
                    </m:r>
                  </m:sub>
                </m:sSub>
              </m:oMath>
            </m:oMathPara>
          </w:p>
        </w:tc>
        <w:tc>
          <w:tcPr>
            <w:tcW w:w="350" w:type="pct"/>
            <w:vAlign w:val="center"/>
          </w:tcPr>
          <w:p w14:paraId="7F288352" w14:textId="1F46C063" w:rsidR="005109BD" w:rsidRPr="00603993" w:rsidRDefault="005109BD" w:rsidP="00237FE3">
            <w:pPr>
              <w:pStyle w:val="Caption"/>
              <w:spacing w:after="160"/>
              <w:rPr>
                <w:ins w:id="2019" w:author="Στάθης Καπ" w:date="2023-02-01T21:24:00Z"/>
                <w:rPrChange w:id="2020" w:author="Στάθης Καπ" w:date="2023-02-01T08:49:00Z">
                  <w:rPr>
                    <w:ins w:id="2021" w:author="Στάθης Καπ" w:date="2023-02-01T21:24:00Z"/>
                    <w:lang w:val="el-GR"/>
                  </w:rPr>
                </w:rPrChange>
              </w:rPr>
            </w:pPr>
            <w:ins w:id="2022" w:author="Στάθης Καπ" w:date="2023-02-01T21:24: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023" w:author="Στάθης Καπ" w:date="2023-02-01T21:2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w:t>
            </w:r>
            <w:ins w:id="2024" w:author="Στάθης Καπ" w:date="2023-02-01T21:24:00Z">
              <w:r>
                <w:rPr>
                  <w:lang w:val="el-GR"/>
                </w:rPr>
                <w:fldChar w:fldCharType="end"/>
              </w:r>
              <w:r>
                <w:t>)</w:t>
              </w:r>
            </w:ins>
          </w:p>
        </w:tc>
      </w:tr>
      <w:tr w:rsidR="00AD6D18" w14:paraId="64417C4D" w14:textId="77777777" w:rsidTr="00237FE3">
        <w:trPr>
          <w:ins w:id="2025" w:author="Στάθης Καπ" w:date="2023-02-01T21:24:00Z"/>
        </w:trPr>
        <w:tc>
          <w:tcPr>
            <w:tcW w:w="350" w:type="pct"/>
          </w:tcPr>
          <w:p w14:paraId="1044DB3C" w14:textId="77777777" w:rsidR="00AD6D18" w:rsidRDefault="00AD6D18">
            <w:pPr>
              <w:spacing w:after="160"/>
              <w:rPr>
                <w:ins w:id="2026" w:author="Στάθης Καπ" w:date="2023-02-01T21:24:00Z"/>
                <w:lang w:val="el-GR"/>
              </w:rPr>
              <w:pPrChange w:id="2027" w:author="Στάθης Καπ" w:date="2023-02-01T08:46:00Z">
                <w:pPr/>
              </w:pPrChange>
            </w:pPr>
          </w:p>
        </w:tc>
        <w:tc>
          <w:tcPr>
            <w:tcW w:w="4300" w:type="pct"/>
          </w:tcPr>
          <w:p w14:paraId="3C9B4152" w14:textId="4B2381D9" w:rsidR="00AD6D18" w:rsidRPr="005846FF" w:rsidRDefault="00AD6D18">
            <w:pPr>
              <w:spacing w:after="160"/>
              <w:rPr>
                <w:ins w:id="2028" w:author="Στάθης Καπ" w:date="2023-02-01T21:24:00Z"/>
                <w:lang w:val="el-GR"/>
              </w:rPr>
              <w:pPrChange w:id="2029" w:author="Στάθης Καπ" w:date="2023-02-01T08:46:00Z">
                <w:pPr/>
              </w:pPrChange>
            </w:pPr>
            <m:oMathPara>
              <m:oMath>
                <m:r>
                  <w:ins w:id="2030" w:author="Στάθης Καπ" w:date="2023-02-01T21:24:00Z">
                    <w:rPr>
                      <w:rFonts w:ascii="Cambria Math" w:eastAsiaTheme="minorEastAsia" w:hAnsi="Cambria Math"/>
                    </w:rPr>
                    <m:t>Shif</m:t>
                  </w:ins>
                </m:r>
                <m:sSub>
                  <m:sSubPr>
                    <m:ctrlPr>
                      <w:ins w:id="2031" w:author="Στάθης Καπ" w:date="2023-02-01T21:24:00Z">
                        <w:rPr>
                          <w:rFonts w:ascii="Cambria Math" w:eastAsiaTheme="minorEastAsia" w:hAnsi="Cambria Math"/>
                          <w:i/>
                        </w:rPr>
                      </w:ins>
                    </m:ctrlPr>
                  </m:sSubPr>
                  <m:e>
                    <m:r>
                      <w:ins w:id="2032" w:author="Στάθης Καπ" w:date="2023-02-01T21:24:00Z">
                        <w:rPr>
                          <w:rFonts w:ascii="Cambria Math" w:eastAsiaTheme="minorEastAsia" w:hAnsi="Cambria Math"/>
                        </w:rPr>
                        <m:t>t</m:t>
                      </w:ins>
                    </m:r>
                  </m:e>
                  <m:sub>
                    <m:r>
                      <w:ins w:id="2033" w:author="Στάθης Καπ" w:date="2023-02-01T21:24:00Z">
                        <w:rPr>
                          <w:rFonts w:ascii="Cambria Math" w:eastAsiaTheme="minorEastAsia" w:hAnsi="Cambria Math"/>
                        </w:rPr>
                        <m:t>j</m:t>
                      </w:ins>
                    </m:r>
                  </m:sub>
                </m:sSub>
                <m:r>
                  <w:ins w:id="2034" w:author="Στάθης Καπ" w:date="2023-02-01T21:24:00Z">
                    <w:rPr>
                      <w:rFonts w:ascii="Cambria Math" w:eastAsiaTheme="minorEastAsia" w:hAnsi="Cambria Math"/>
                    </w:rPr>
                    <m:t>=T</m:t>
                  </w:ins>
                </m:r>
                <m:sSub>
                  <m:sSubPr>
                    <m:ctrlPr>
                      <w:ins w:id="2035" w:author="Στάθης Καπ" w:date="2023-02-01T21:24:00Z">
                        <w:rPr>
                          <w:rFonts w:ascii="Cambria Math" w:eastAsiaTheme="minorEastAsia" w:hAnsi="Cambria Math"/>
                          <w:i/>
                        </w:rPr>
                      </w:ins>
                    </m:ctrlPr>
                  </m:sSubPr>
                  <m:e>
                    <m:r>
                      <w:ins w:id="2036" w:author="Στάθης Καπ" w:date="2023-02-01T21:24:00Z">
                        <w:rPr>
                          <w:rFonts w:ascii="Cambria Math" w:eastAsiaTheme="minorEastAsia" w:hAnsi="Cambria Math"/>
                        </w:rPr>
                        <m:t>T</m:t>
                      </w:ins>
                    </m:r>
                  </m:e>
                  <m:sub>
                    <m:r>
                      <w:ins w:id="2037" w:author="Στάθης Καπ" w:date="2023-02-01T21:24:00Z">
                        <w:rPr>
                          <w:rFonts w:ascii="Cambria Math" w:eastAsiaTheme="minorEastAsia" w:hAnsi="Cambria Math"/>
                        </w:rPr>
                        <m:t>ij</m:t>
                      </w:ins>
                    </m:r>
                  </m:sub>
                </m:sSub>
                <m:r>
                  <w:ins w:id="2038" w:author="Στάθης Καπ" w:date="2023-02-01T21:24:00Z">
                    <w:rPr>
                      <w:rFonts w:ascii="Cambria Math" w:eastAsiaTheme="minorEastAsia" w:hAnsi="Cambria Math"/>
                    </w:rPr>
                    <m:t>+wai</m:t>
                  </w:ins>
                </m:r>
                <m:sSub>
                  <m:sSubPr>
                    <m:ctrlPr>
                      <w:ins w:id="2039" w:author="Στάθης Καπ" w:date="2023-02-01T21:24:00Z">
                        <w:rPr>
                          <w:rFonts w:ascii="Cambria Math" w:eastAsiaTheme="minorEastAsia" w:hAnsi="Cambria Math"/>
                          <w:i/>
                        </w:rPr>
                      </w:ins>
                    </m:ctrlPr>
                  </m:sSubPr>
                  <m:e>
                    <m:r>
                      <w:ins w:id="2040" w:author="Στάθης Καπ" w:date="2023-02-01T21:24:00Z">
                        <w:rPr>
                          <w:rFonts w:ascii="Cambria Math" w:eastAsiaTheme="minorEastAsia" w:hAnsi="Cambria Math"/>
                        </w:rPr>
                        <m:t>t</m:t>
                      </w:ins>
                    </m:r>
                  </m:e>
                  <m:sub>
                    <m:r>
                      <w:ins w:id="2041" w:author="Στάθης Καπ" w:date="2023-02-01T21:24:00Z">
                        <w:rPr>
                          <w:rFonts w:ascii="Cambria Math" w:eastAsiaTheme="minorEastAsia" w:hAnsi="Cambria Math"/>
                        </w:rPr>
                        <m:t>j</m:t>
                      </w:ins>
                    </m:r>
                  </m:sub>
                </m:sSub>
                <m:r>
                  <w:ins w:id="2042" w:author="Στάθης Καπ" w:date="2023-02-01T21:24:00Z">
                    <w:rPr>
                      <w:rFonts w:ascii="Cambria Math" w:eastAsiaTheme="minorEastAsia" w:hAnsi="Cambria Math"/>
                    </w:rPr>
                    <m:t>+visitDu</m:t>
                  </w:ins>
                </m:r>
                <m:sSub>
                  <m:sSubPr>
                    <m:ctrlPr>
                      <w:ins w:id="2043" w:author="Στάθης Καπ" w:date="2023-02-01T21:24:00Z">
                        <w:rPr>
                          <w:rFonts w:ascii="Cambria Math" w:eastAsiaTheme="minorEastAsia" w:hAnsi="Cambria Math"/>
                          <w:i/>
                        </w:rPr>
                      </w:ins>
                    </m:ctrlPr>
                  </m:sSubPr>
                  <m:e>
                    <m:r>
                      <w:ins w:id="2044" w:author="Στάθης Καπ" w:date="2023-02-01T21:24:00Z">
                        <w:rPr>
                          <w:rFonts w:ascii="Cambria Math" w:eastAsiaTheme="minorEastAsia" w:hAnsi="Cambria Math"/>
                        </w:rPr>
                        <m:t>r</m:t>
                      </w:ins>
                    </m:r>
                  </m:e>
                  <m:sub>
                    <m:r>
                      <w:ins w:id="2045" w:author="Στάθης Καπ" w:date="2023-02-01T21:24:00Z">
                        <w:rPr>
                          <w:rFonts w:ascii="Cambria Math" w:eastAsiaTheme="minorEastAsia" w:hAnsi="Cambria Math"/>
                        </w:rPr>
                        <m:t>j</m:t>
                      </w:ins>
                    </m:r>
                  </m:sub>
                </m:sSub>
                <m:r>
                  <w:ins w:id="2046" w:author="Στάθης Καπ" w:date="2023-02-01T21:24:00Z">
                    <w:rPr>
                      <w:rFonts w:ascii="Cambria Math" w:eastAsiaTheme="minorEastAsia" w:hAnsi="Cambria Math"/>
                    </w:rPr>
                    <m:t>+T</m:t>
                  </w:ins>
                </m:r>
                <m:sSub>
                  <m:sSubPr>
                    <m:ctrlPr>
                      <w:ins w:id="2047" w:author="Στάθης Καπ" w:date="2023-02-01T21:24:00Z">
                        <w:rPr>
                          <w:rFonts w:ascii="Cambria Math" w:eastAsiaTheme="minorEastAsia" w:hAnsi="Cambria Math"/>
                          <w:i/>
                        </w:rPr>
                      </w:ins>
                    </m:ctrlPr>
                  </m:sSubPr>
                  <m:e>
                    <m:r>
                      <w:ins w:id="2048" w:author="Στάθης Καπ" w:date="2023-02-01T21:24:00Z">
                        <w:rPr>
                          <w:rFonts w:ascii="Cambria Math" w:eastAsiaTheme="minorEastAsia" w:hAnsi="Cambria Math"/>
                        </w:rPr>
                        <m:t>T</m:t>
                      </w:ins>
                    </m:r>
                  </m:e>
                  <m:sub>
                    <m:r>
                      <w:ins w:id="2049" w:author="Στάθης Καπ" w:date="2023-02-01T21:24:00Z">
                        <w:rPr>
                          <w:rFonts w:ascii="Cambria Math" w:eastAsiaTheme="minorEastAsia" w:hAnsi="Cambria Math"/>
                        </w:rPr>
                        <m:t>jk</m:t>
                      </w:ins>
                    </m:r>
                  </m:sub>
                </m:sSub>
                <m:r>
                  <w:ins w:id="2050" w:author="Στάθης Καπ" w:date="2023-02-01T21:24:00Z">
                    <w:rPr>
                      <w:rFonts w:ascii="Cambria Math" w:eastAsiaTheme="minorEastAsia" w:hAnsi="Cambria Math"/>
                    </w:rPr>
                    <m:t>-T</m:t>
                  </w:ins>
                </m:r>
                <m:sSub>
                  <m:sSubPr>
                    <m:ctrlPr>
                      <w:ins w:id="2051" w:author="Στάθης Καπ" w:date="2023-02-01T21:24:00Z">
                        <w:rPr>
                          <w:rFonts w:ascii="Cambria Math" w:eastAsiaTheme="minorEastAsia" w:hAnsi="Cambria Math"/>
                          <w:i/>
                        </w:rPr>
                      </w:ins>
                    </m:ctrlPr>
                  </m:sSubPr>
                  <m:e>
                    <m:r>
                      <w:ins w:id="2052" w:author="Στάθης Καπ" w:date="2023-02-01T21:24:00Z">
                        <w:rPr>
                          <w:rFonts w:ascii="Cambria Math" w:eastAsiaTheme="minorEastAsia" w:hAnsi="Cambria Math"/>
                        </w:rPr>
                        <m:t>T</m:t>
                      </w:ins>
                    </m:r>
                  </m:e>
                  <m:sub>
                    <m:r>
                      <w:ins w:id="2053" w:author="Στάθης Καπ" w:date="2023-02-01T21:24:00Z">
                        <w:rPr>
                          <w:rFonts w:ascii="Cambria Math" w:eastAsiaTheme="minorEastAsia" w:hAnsi="Cambria Math"/>
                        </w:rPr>
                        <m:t>ik</m:t>
                      </w:ins>
                    </m:r>
                  </m:sub>
                </m:sSub>
              </m:oMath>
            </m:oMathPara>
          </w:p>
        </w:tc>
        <w:tc>
          <w:tcPr>
            <w:tcW w:w="350" w:type="pct"/>
            <w:vAlign w:val="center"/>
          </w:tcPr>
          <w:p w14:paraId="2B25CD4B" w14:textId="3E6D182A" w:rsidR="00AD6D18" w:rsidRPr="00603993" w:rsidRDefault="00AD6D18" w:rsidP="00237FE3">
            <w:pPr>
              <w:pStyle w:val="Caption"/>
              <w:spacing w:after="160"/>
              <w:rPr>
                <w:ins w:id="2054" w:author="Στάθης Καπ" w:date="2023-02-01T21:24:00Z"/>
                <w:rPrChange w:id="2055" w:author="Στάθης Καπ" w:date="2023-02-01T08:49:00Z">
                  <w:rPr>
                    <w:ins w:id="2056" w:author="Στάθης Καπ" w:date="2023-02-01T21:24:00Z"/>
                    <w:lang w:val="el-GR"/>
                  </w:rPr>
                </w:rPrChange>
              </w:rPr>
            </w:pPr>
            <w:ins w:id="2057" w:author="Στάθης Καπ" w:date="2023-02-01T21:24: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058" w:author="Στάθης Καπ" w:date="2023-02-01T21:2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4</w:t>
            </w:r>
            <w:ins w:id="2059" w:author="Στάθης Καπ" w:date="2023-02-01T21:24:00Z">
              <w:r>
                <w:rPr>
                  <w:lang w:val="el-GR"/>
                </w:rPr>
                <w:fldChar w:fldCharType="end"/>
              </w:r>
              <w:r>
                <w:t>)</w:t>
              </w:r>
            </w:ins>
          </w:p>
        </w:tc>
      </w:tr>
      <w:tr w:rsidR="00A17A30" w14:paraId="080A4B6C" w14:textId="77777777" w:rsidTr="00237FE3">
        <w:trPr>
          <w:ins w:id="2060" w:author="Στάθης Καπ" w:date="2023-02-01T21:25:00Z"/>
        </w:trPr>
        <w:tc>
          <w:tcPr>
            <w:tcW w:w="350" w:type="pct"/>
          </w:tcPr>
          <w:p w14:paraId="72EBD43D" w14:textId="77777777" w:rsidR="00A17A30" w:rsidRDefault="00A17A30">
            <w:pPr>
              <w:spacing w:after="160"/>
              <w:rPr>
                <w:ins w:id="2061" w:author="Στάθης Καπ" w:date="2023-02-01T21:25:00Z"/>
                <w:lang w:val="el-GR"/>
              </w:rPr>
              <w:pPrChange w:id="2062" w:author="Στάθης Καπ" w:date="2023-02-01T08:46:00Z">
                <w:pPr/>
              </w:pPrChange>
            </w:pPr>
          </w:p>
        </w:tc>
        <w:tc>
          <w:tcPr>
            <w:tcW w:w="4300" w:type="pct"/>
          </w:tcPr>
          <w:p w14:paraId="5C3A27E9" w14:textId="04C927D7" w:rsidR="00A17A30" w:rsidRPr="005846FF" w:rsidRDefault="00A17A30">
            <w:pPr>
              <w:spacing w:after="160"/>
              <w:rPr>
                <w:ins w:id="2063" w:author="Στάθης Καπ" w:date="2023-02-01T21:25:00Z"/>
                <w:lang w:val="el-GR"/>
              </w:rPr>
              <w:pPrChange w:id="2064" w:author="Στάθης Καπ" w:date="2023-02-01T08:46:00Z">
                <w:pPr/>
              </w:pPrChange>
            </w:pPr>
            <m:oMathPara>
              <m:oMath>
                <m:r>
                  <w:ins w:id="2065" w:author="Στάθης Καπ" w:date="2023-02-01T21:25:00Z">
                    <w:rPr>
                      <w:rFonts w:ascii="Cambria Math" w:eastAsiaTheme="minorEastAsia" w:hAnsi="Cambria Math"/>
                    </w:rPr>
                    <m:t>MaxShif</m:t>
                  </w:ins>
                </m:r>
                <m:sSub>
                  <m:sSubPr>
                    <m:ctrlPr>
                      <w:ins w:id="2066" w:author="Στάθης Καπ" w:date="2023-02-01T21:25:00Z">
                        <w:rPr>
                          <w:rFonts w:ascii="Cambria Math" w:eastAsiaTheme="minorEastAsia" w:hAnsi="Cambria Math"/>
                          <w:i/>
                        </w:rPr>
                      </w:ins>
                    </m:ctrlPr>
                  </m:sSubPr>
                  <m:e>
                    <m:r>
                      <w:ins w:id="2067" w:author="Στάθης Καπ" w:date="2023-02-01T21:25:00Z">
                        <w:rPr>
                          <w:rFonts w:ascii="Cambria Math" w:eastAsiaTheme="minorEastAsia" w:hAnsi="Cambria Math"/>
                        </w:rPr>
                        <m:t>t</m:t>
                      </w:ins>
                    </m:r>
                  </m:e>
                  <m:sub>
                    <m:r>
                      <w:ins w:id="2068" w:author="Στάθης Καπ" w:date="2023-02-01T21:25:00Z">
                        <w:rPr>
                          <w:rFonts w:ascii="Cambria Math" w:eastAsiaTheme="minorEastAsia" w:hAnsi="Cambria Math"/>
                        </w:rPr>
                        <m:t>j</m:t>
                      </w:ins>
                    </m:r>
                  </m:sub>
                </m:sSub>
                <m:r>
                  <w:ins w:id="2069" w:author="Στάθης Καπ" w:date="2023-02-01T21:25:00Z">
                    <w:rPr>
                      <w:rFonts w:ascii="Cambria Math" w:eastAsiaTheme="minorEastAsia" w:hAnsi="Cambria Math"/>
                    </w:rPr>
                    <m:t>=</m:t>
                  </w:ins>
                </m:r>
                <m:r>
                  <w:ins w:id="2070" w:author="Στάθης Καπ" w:date="2023-02-01T21:25:00Z">
                    <m:rPr>
                      <m:sty m:val="p"/>
                    </m:rPr>
                    <w:rPr>
                      <w:rFonts w:ascii="Cambria Math" w:eastAsiaTheme="minorEastAsia" w:hAnsi="Cambria Math"/>
                    </w:rPr>
                    <m:t>min⁡</m:t>
                  </w:ins>
                </m:r>
                <m:r>
                  <w:ins w:id="2071" w:author="Στάθης Καπ" w:date="2023-02-01T21:25:00Z">
                    <w:rPr>
                      <w:rFonts w:ascii="Cambria Math" w:eastAsiaTheme="minorEastAsia" w:hAnsi="Cambria Math"/>
                    </w:rPr>
                    <m:t>(closeTim</m:t>
                  </w:ins>
                </m:r>
                <m:sSub>
                  <m:sSubPr>
                    <m:ctrlPr>
                      <w:ins w:id="2072" w:author="Στάθης Καπ" w:date="2023-02-01T21:25:00Z">
                        <w:rPr>
                          <w:rFonts w:ascii="Cambria Math" w:eastAsiaTheme="minorEastAsia" w:hAnsi="Cambria Math"/>
                          <w:i/>
                        </w:rPr>
                      </w:ins>
                    </m:ctrlPr>
                  </m:sSubPr>
                  <m:e>
                    <m:r>
                      <w:ins w:id="2073" w:author="Στάθης Καπ" w:date="2023-02-01T21:25:00Z">
                        <w:rPr>
                          <w:rFonts w:ascii="Cambria Math" w:eastAsiaTheme="minorEastAsia" w:hAnsi="Cambria Math"/>
                        </w:rPr>
                        <m:t>e</m:t>
                      </w:ins>
                    </m:r>
                  </m:e>
                  <m:sub>
                    <m:r>
                      <w:ins w:id="2074" w:author="Στάθης Καπ" w:date="2023-02-01T21:25:00Z">
                        <w:rPr>
                          <w:rFonts w:ascii="Cambria Math" w:eastAsiaTheme="minorEastAsia" w:hAnsi="Cambria Math"/>
                        </w:rPr>
                        <m:t>j</m:t>
                      </w:ins>
                    </m:r>
                  </m:sub>
                </m:sSub>
                <m:r>
                  <w:ins w:id="2075" w:author="Στάθης Καπ" w:date="2023-02-01T21:25:00Z">
                    <w:rPr>
                      <w:rFonts w:ascii="Cambria Math" w:eastAsiaTheme="minorEastAsia" w:hAnsi="Cambria Math"/>
                    </w:rPr>
                    <m:t>-depTim</m:t>
                  </w:ins>
                </m:r>
                <m:sSub>
                  <m:sSubPr>
                    <m:ctrlPr>
                      <w:ins w:id="2076" w:author="Στάθης Καπ" w:date="2023-02-01T21:25:00Z">
                        <w:rPr>
                          <w:rFonts w:ascii="Cambria Math" w:eastAsiaTheme="minorEastAsia" w:hAnsi="Cambria Math"/>
                          <w:i/>
                        </w:rPr>
                      </w:ins>
                    </m:ctrlPr>
                  </m:sSubPr>
                  <m:e>
                    <m:r>
                      <w:ins w:id="2077" w:author="Στάθης Καπ" w:date="2023-02-01T21:25:00Z">
                        <w:rPr>
                          <w:rFonts w:ascii="Cambria Math" w:eastAsiaTheme="minorEastAsia" w:hAnsi="Cambria Math"/>
                        </w:rPr>
                        <m:t>e</m:t>
                      </w:ins>
                    </m:r>
                  </m:e>
                  <m:sub>
                    <m:r>
                      <w:ins w:id="2078" w:author="Στάθης Καπ" w:date="2023-02-01T21:25:00Z">
                        <w:rPr>
                          <w:rFonts w:ascii="Cambria Math" w:eastAsiaTheme="minorEastAsia" w:hAnsi="Cambria Math"/>
                        </w:rPr>
                        <m:t>j</m:t>
                      </w:ins>
                    </m:r>
                  </m:sub>
                </m:sSub>
                <m:r>
                  <w:ins w:id="2079" w:author="Στάθης Καπ" w:date="2023-02-01T21:25:00Z">
                    <w:rPr>
                      <w:rFonts w:ascii="Cambria Math" w:eastAsiaTheme="minorEastAsia" w:hAnsi="Cambria Math"/>
                    </w:rPr>
                    <m:t>, wai</m:t>
                  </w:ins>
                </m:r>
                <m:sSub>
                  <m:sSubPr>
                    <m:ctrlPr>
                      <w:ins w:id="2080" w:author="Στάθης Καπ" w:date="2023-02-01T21:25:00Z">
                        <w:rPr>
                          <w:rFonts w:ascii="Cambria Math" w:eastAsiaTheme="minorEastAsia" w:hAnsi="Cambria Math"/>
                          <w:i/>
                        </w:rPr>
                      </w:ins>
                    </m:ctrlPr>
                  </m:sSubPr>
                  <m:e>
                    <m:r>
                      <w:ins w:id="2081" w:author="Στάθης Καπ" w:date="2023-02-01T21:25:00Z">
                        <w:rPr>
                          <w:rFonts w:ascii="Cambria Math" w:eastAsiaTheme="minorEastAsia" w:hAnsi="Cambria Math"/>
                        </w:rPr>
                        <m:t>t</m:t>
                      </w:ins>
                    </m:r>
                  </m:e>
                  <m:sub>
                    <m:r>
                      <w:ins w:id="2082" w:author="Στάθης Καπ" w:date="2023-02-01T21:25:00Z">
                        <w:rPr>
                          <w:rFonts w:ascii="Cambria Math" w:eastAsiaTheme="minorEastAsia" w:hAnsi="Cambria Math"/>
                        </w:rPr>
                        <m:t>k</m:t>
                      </w:ins>
                    </m:r>
                  </m:sub>
                </m:sSub>
                <m:r>
                  <w:ins w:id="2083" w:author="Στάθης Καπ" w:date="2023-02-01T21:25:00Z">
                    <w:rPr>
                      <w:rFonts w:ascii="Cambria Math" w:eastAsiaTheme="minorEastAsia" w:hAnsi="Cambria Math"/>
                    </w:rPr>
                    <m:t>+MaxShif</m:t>
                  </w:ins>
                </m:r>
                <m:sSub>
                  <m:sSubPr>
                    <m:ctrlPr>
                      <w:ins w:id="2084" w:author="Στάθης Καπ" w:date="2023-02-01T21:25:00Z">
                        <w:rPr>
                          <w:rFonts w:ascii="Cambria Math" w:eastAsiaTheme="minorEastAsia" w:hAnsi="Cambria Math"/>
                          <w:i/>
                        </w:rPr>
                      </w:ins>
                    </m:ctrlPr>
                  </m:sSubPr>
                  <m:e>
                    <m:r>
                      <w:ins w:id="2085" w:author="Στάθης Καπ" w:date="2023-02-01T21:25:00Z">
                        <w:rPr>
                          <w:rFonts w:ascii="Cambria Math" w:eastAsiaTheme="minorEastAsia" w:hAnsi="Cambria Math"/>
                        </w:rPr>
                        <m:t>t</m:t>
                      </w:ins>
                    </m:r>
                  </m:e>
                  <m:sub>
                    <m:r>
                      <w:ins w:id="2086" w:author="Στάθης Καπ" w:date="2023-02-01T21:25:00Z">
                        <w:rPr>
                          <w:rFonts w:ascii="Cambria Math" w:eastAsiaTheme="minorEastAsia" w:hAnsi="Cambria Math"/>
                        </w:rPr>
                        <m:t>k</m:t>
                      </w:ins>
                    </m:r>
                  </m:sub>
                </m:sSub>
                <m:r>
                  <w:ins w:id="2087" w:author="Στάθης Καπ" w:date="2023-02-01T21:25:00Z">
                    <w:rPr>
                      <w:rFonts w:ascii="Cambria Math" w:eastAsiaTheme="minorEastAsia" w:hAnsi="Cambria Math"/>
                    </w:rPr>
                    <m:t>)</m:t>
                  </w:ins>
                </m:r>
              </m:oMath>
            </m:oMathPara>
          </w:p>
        </w:tc>
        <w:tc>
          <w:tcPr>
            <w:tcW w:w="350" w:type="pct"/>
            <w:vAlign w:val="center"/>
          </w:tcPr>
          <w:p w14:paraId="3E1A0A4F" w14:textId="10302224" w:rsidR="00A17A30" w:rsidRPr="00603993" w:rsidRDefault="00A17A30" w:rsidP="00237FE3">
            <w:pPr>
              <w:pStyle w:val="Caption"/>
              <w:spacing w:after="160"/>
              <w:rPr>
                <w:ins w:id="2088" w:author="Στάθης Καπ" w:date="2023-02-01T21:25:00Z"/>
                <w:rPrChange w:id="2089" w:author="Στάθης Καπ" w:date="2023-02-01T08:49:00Z">
                  <w:rPr>
                    <w:ins w:id="2090" w:author="Στάθης Καπ" w:date="2023-02-01T21:25:00Z"/>
                    <w:lang w:val="el-GR"/>
                  </w:rPr>
                </w:rPrChange>
              </w:rPr>
            </w:pPr>
            <w:ins w:id="2091" w:author="Στάθης Καπ" w:date="2023-02-01T21:25: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092" w:author="Στάθης Καπ" w:date="2023-02-01T21:25: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5</w:t>
            </w:r>
            <w:ins w:id="2093" w:author="Στάθης Καπ" w:date="2023-02-01T21:25:00Z">
              <w:r>
                <w:rPr>
                  <w:lang w:val="el-GR"/>
                </w:rPr>
                <w:fldChar w:fldCharType="end"/>
              </w:r>
              <w:r>
                <w:t>)</w:t>
              </w:r>
            </w:ins>
          </w:p>
        </w:tc>
      </w:tr>
    </w:tbl>
    <w:p w14:paraId="14EC5FC6" w14:textId="77777777" w:rsidR="004F6E32" w:rsidRPr="004F6E32" w:rsidDel="004F6E32" w:rsidRDefault="004F6E32" w:rsidP="00A37CE4">
      <w:pPr>
        <w:rPr>
          <w:del w:id="2094" w:author="Στάθης Καπ" w:date="2023-02-01T21:23:00Z"/>
          <w:rFonts w:eastAsiaTheme="minorEastAsia"/>
        </w:rPr>
      </w:pPr>
    </w:p>
    <w:p w14:paraId="365244DE" w14:textId="1F3A26BA" w:rsidR="0076131F" w:rsidRPr="004F6E32" w:rsidDel="004F6E32" w:rsidRDefault="00CF341E" w:rsidP="00A37CE4">
      <w:pPr>
        <w:rPr>
          <w:del w:id="2095" w:author="Στάθης Καπ" w:date="2023-02-01T21:23:00Z"/>
          <w:rFonts w:eastAsiaTheme="minorEastAsia"/>
          <w:rPrChange w:id="2096" w:author="Στάθης Καπ" w:date="2023-02-01T21:23:00Z">
            <w:rPr>
              <w:del w:id="2097" w:author="Στάθης Καπ" w:date="2023-02-01T21:23:00Z"/>
              <w:rFonts w:ascii="Cambria Math" w:hAnsi="Cambria Math"/>
              <w:i/>
            </w:rPr>
          </w:rPrChange>
        </w:rPr>
      </w:pPr>
      <w:commentRangeStart w:id="2098"/>
      <m:oMathPara>
        <m:oMath>
          <m:r>
            <w:del w:id="2099" w:author="Στάθης Καπ" w:date="2023-02-01T21:23:00Z">
              <w:rPr>
                <w:rFonts w:ascii="Cambria Math" w:hAnsi="Cambria Math"/>
              </w:rPr>
              <m:t>arrTim</m:t>
            </w:del>
          </m:r>
          <m:sSub>
            <m:sSubPr>
              <m:ctrlPr>
                <w:del w:id="2100" w:author="Στάθης Καπ" w:date="2023-02-01T21:23:00Z">
                  <w:rPr>
                    <w:rFonts w:ascii="Cambria Math" w:hAnsi="Cambria Math"/>
                    <w:i/>
                  </w:rPr>
                </w:del>
              </m:ctrlPr>
            </m:sSubPr>
            <m:e>
              <m:r>
                <w:del w:id="2101" w:author="Στάθης Καπ" w:date="2023-02-01T21:23:00Z">
                  <w:rPr>
                    <w:rFonts w:ascii="Cambria Math" w:hAnsi="Cambria Math"/>
                  </w:rPr>
                  <m:t>e</m:t>
                </w:del>
              </m:r>
            </m:e>
            <m:sub>
              <m:r>
                <w:del w:id="2102" w:author="Στάθης Καπ" w:date="2023-02-01T21:23:00Z">
                  <w:rPr>
                    <w:rFonts w:ascii="Cambria Math" w:hAnsi="Cambria Math"/>
                  </w:rPr>
                  <m:t>j</m:t>
                </w:del>
              </m:r>
            </m:sub>
          </m:sSub>
          <w:commentRangeEnd w:id="2098"/>
          <m:r>
            <w:del w:id="2103" w:author="Στάθης Καπ" w:date="2023-02-01T06:01:00Z">
              <m:rPr>
                <m:sty m:val="p"/>
              </m:rPr>
              <w:rPr>
                <w:rStyle w:val="CommentReference"/>
              </w:rPr>
              <w:commentReference w:id="2098"/>
            </w:del>
          </m:r>
          <m:r>
            <w:del w:id="2104" w:author="Στάθης Καπ" w:date="2023-02-01T06:01:00Z">
              <w:rPr>
                <w:rFonts w:ascii="Cambria Math" w:hAnsi="Cambria Math"/>
              </w:rPr>
              <m:t>=</m:t>
            </w:del>
          </m:r>
          <m:r>
            <w:del w:id="2105" w:author="Στάθης Καπ" w:date="2023-02-01T21:23:00Z">
              <w:rPr>
                <w:rFonts w:ascii="Cambria Math" w:hAnsi="Cambria Math"/>
              </w:rPr>
              <m:t>depTim</m:t>
            </w:del>
          </m:r>
          <m:sSub>
            <m:sSubPr>
              <m:ctrlPr>
                <w:del w:id="2106" w:author="Στάθης Καπ" w:date="2023-02-01T21:23:00Z">
                  <w:rPr>
                    <w:rFonts w:ascii="Cambria Math" w:hAnsi="Cambria Math"/>
                    <w:i/>
                  </w:rPr>
                </w:del>
              </m:ctrlPr>
            </m:sSubPr>
            <m:e>
              <m:r>
                <w:del w:id="2107" w:author="Στάθης Καπ" w:date="2023-02-01T21:23:00Z">
                  <w:rPr>
                    <w:rFonts w:ascii="Cambria Math" w:hAnsi="Cambria Math"/>
                  </w:rPr>
                  <m:t>e</m:t>
                </w:del>
              </m:r>
            </m:e>
            <m:sub>
              <m:r>
                <w:del w:id="2108" w:author="Στάθης Καπ" w:date="2023-02-01T21:23:00Z">
                  <w:rPr>
                    <w:rFonts w:ascii="Cambria Math" w:hAnsi="Cambria Math"/>
                  </w:rPr>
                  <m:t>i</m:t>
                </w:del>
              </m:r>
            </m:sub>
          </m:sSub>
          <m:r>
            <w:del w:id="2109" w:author="Στάθης Καπ" w:date="2023-02-01T21:23:00Z">
              <w:rPr>
                <w:rFonts w:ascii="Cambria Math" w:hAnsi="Cambria Math"/>
              </w:rPr>
              <m:t>+T</m:t>
            </w:del>
          </m:r>
          <m:sSub>
            <m:sSubPr>
              <m:ctrlPr>
                <w:del w:id="2110" w:author="Στάθης Καπ" w:date="2023-02-01T21:23:00Z">
                  <w:rPr>
                    <w:rFonts w:ascii="Cambria Math" w:hAnsi="Cambria Math"/>
                    <w:i/>
                  </w:rPr>
                </w:del>
              </m:ctrlPr>
            </m:sSubPr>
            <m:e>
              <m:r>
                <w:del w:id="2111" w:author="Στάθης Καπ" w:date="2023-02-01T21:23:00Z">
                  <w:rPr>
                    <w:rFonts w:ascii="Cambria Math" w:hAnsi="Cambria Math"/>
                  </w:rPr>
                  <m:t>T</m:t>
                </w:del>
              </m:r>
            </m:e>
            <m:sub>
              <m:r>
                <w:del w:id="2112" w:author="Στάθης Καπ" w:date="2023-02-01T21:23:00Z">
                  <w:rPr>
                    <w:rFonts w:ascii="Cambria Math" w:hAnsi="Cambria Math"/>
                  </w:rPr>
                  <m:t>ij</m:t>
                </w:del>
              </m:r>
            </m:sub>
          </m:sSub>
        </m:oMath>
      </m:oMathPara>
    </w:p>
    <w:p w14:paraId="0D28DA49" w14:textId="4943F393" w:rsidR="00CF341E" w:rsidRPr="00587C7F" w:rsidDel="004F6E32" w:rsidRDefault="00CF341E" w:rsidP="00A37CE4">
      <w:pPr>
        <w:rPr>
          <w:del w:id="2113" w:author="Στάθης Καπ" w:date="2023-02-01T21:23:00Z"/>
          <w:rFonts w:eastAsiaTheme="minorEastAsia"/>
        </w:rPr>
      </w:pPr>
      <m:oMathPara>
        <m:oMath>
          <m:r>
            <w:del w:id="2114" w:author="Στάθης Καπ" w:date="2023-02-01T21:23:00Z">
              <w:rPr>
                <w:rFonts w:ascii="Cambria Math" w:hAnsi="Cambria Math"/>
              </w:rPr>
              <m:t>wai</m:t>
            </w:del>
          </m:r>
          <m:sSub>
            <m:sSubPr>
              <m:ctrlPr>
                <w:del w:id="2115" w:author="Στάθης Καπ" w:date="2023-02-01T21:23:00Z">
                  <w:rPr>
                    <w:rFonts w:ascii="Cambria Math" w:hAnsi="Cambria Math"/>
                    <w:i/>
                  </w:rPr>
                </w:del>
              </m:ctrlPr>
            </m:sSubPr>
            <m:e>
              <m:r>
                <w:del w:id="2116" w:author="Στάθης Καπ" w:date="2023-02-01T21:23:00Z">
                  <w:rPr>
                    <w:rFonts w:ascii="Cambria Math" w:hAnsi="Cambria Math"/>
                  </w:rPr>
                  <m:t>t</m:t>
                </w:del>
              </m:r>
            </m:e>
            <m:sub>
              <m:r>
                <w:del w:id="2117" w:author="Στάθης Καπ" w:date="2023-02-01T21:23:00Z">
                  <w:rPr>
                    <w:rFonts w:ascii="Cambria Math" w:hAnsi="Cambria Math"/>
                  </w:rPr>
                  <m:t>j</m:t>
                </w:del>
              </m:r>
            </m:sub>
          </m:sSub>
          <m:r>
            <w:del w:id="2118" w:author="Στάθης Καπ" w:date="2023-02-01T21:23:00Z">
              <w:rPr>
                <w:rFonts w:ascii="Cambria Math" w:hAnsi="Cambria Math"/>
              </w:rPr>
              <m:t>=</m:t>
            </w:del>
          </m:r>
          <m:r>
            <w:del w:id="2119" w:author="Στάθης Καπ" w:date="2023-02-01T21:23:00Z">
              <m:rPr>
                <m:sty m:val="p"/>
              </m:rPr>
              <w:rPr>
                <w:rFonts w:ascii="Cambria Math" w:hAnsi="Cambria Math"/>
              </w:rPr>
              <m:t>max⁡</m:t>
            </w:del>
          </m:r>
          <m:r>
            <w:del w:id="2120" w:author="Στάθης Καπ" w:date="2023-02-01T21:23:00Z">
              <w:rPr>
                <w:rFonts w:ascii="Cambria Math" w:hAnsi="Cambria Math"/>
              </w:rPr>
              <m:t>(0, openTim</m:t>
            </w:del>
          </m:r>
          <m:sSub>
            <m:sSubPr>
              <m:ctrlPr>
                <w:del w:id="2121" w:author="Στάθης Καπ" w:date="2023-02-01T21:23:00Z">
                  <w:rPr>
                    <w:rFonts w:ascii="Cambria Math" w:hAnsi="Cambria Math"/>
                    <w:i/>
                  </w:rPr>
                </w:del>
              </m:ctrlPr>
            </m:sSubPr>
            <m:e>
              <m:r>
                <w:del w:id="2122" w:author="Στάθης Καπ" w:date="2023-02-01T21:23:00Z">
                  <w:rPr>
                    <w:rFonts w:ascii="Cambria Math" w:hAnsi="Cambria Math"/>
                  </w:rPr>
                  <m:t>e</m:t>
                </w:del>
              </m:r>
            </m:e>
            <m:sub>
              <m:r>
                <w:del w:id="2123" w:author="Στάθης Καπ" w:date="2023-02-01T21:23:00Z">
                  <w:rPr>
                    <w:rFonts w:ascii="Cambria Math" w:hAnsi="Cambria Math"/>
                  </w:rPr>
                  <m:t>j</m:t>
                </w:del>
              </m:r>
            </m:sub>
          </m:sSub>
          <m:r>
            <w:del w:id="2124" w:author="Στάθης Καπ" w:date="2023-02-01T21:23:00Z">
              <w:rPr>
                <w:rFonts w:ascii="Cambria Math" w:hAnsi="Cambria Math"/>
              </w:rPr>
              <m:t>-arrTim</m:t>
            </w:del>
          </m:r>
          <m:sSub>
            <m:sSubPr>
              <m:ctrlPr>
                <w:del w:id="2125" w:author="Στάθης Καπ" w:date="2023-02-01T21:23:00Z">
                  <w:rPr>
                    <w:rFonts w:ascii="Cambria Math" w:hAnsi="Cambria Math"/>
                    <w:i/>
                  </w:rPr>
                </w:del>
              </m:ctrlPr>
            </m:sSubPr>
            <m:e>
              <m:r>
                <w:del w:id="2126" w:author="Στάθης Καπ" w:date="2023-02-01T21:23:00Z">
                  <w:rPr>
                    <w:rFonts w:ascii="Cambria Math" w:hAnsi="Cambria Math"/>
                  </w:rPr>
                  <m:t>e</m:t>
                </w:del>
              </m:r>
            </m:e>
            <m:sub>
              <m:r>
                <w:del w:id="2127" w:author="Στάθης Καπ" w:date="2023-02-01T21:23:00Z">
                  <w:rPr>
                    <w:rFonts w:ascii="Cambria Math" w:hAnsi="Cambria Math"/>
                  </w:rPr>
                  <m:t>j</m:t>
                </w:del>
              </m:r>
            </m:sub>
          </m:sSub>
          <m:r>
            <w:del w:id="2128" w:author="Στάθης Καπ" w:date="2023-02-01T21:23:00Z">
              <w:rPr>
                <w:rFonts w:ascii="Cambria Math" w:hAnsi="Cambria Math"/>
              </w:rPr>
              <m:t>)</m:t>
            </w:del>
          </m:r>
        </m:oMath>
      </m:oMathPara>
    </w:p>
    <w:p w14:paraId="734AC9A1" w14:textId="175C2CC0" w:rsidR="00587C7F" w:rsidRPr="006E05D0" w:rsidDel="004F6E32" w:rsidRDefault="00E00E92" w:rsidP="00A37CE4">
      <w:pPr>
        <w:rPr>
          <w:del w:id="2129" w:author="Στάθης Καπ" w:date="2023-02-01T21:23:00Z"/>
          <w:rFonts w:eastAsiaTheme="minorEastAsia"/>
        </w:rPr>
      </w:pPr>
      <m:oMathPara>
        <m:oMath>
          <m:r>
            <w:del w:id="2130" w:author="Στάθης Καπ" w:date="2023-02-01T21:23:00Z">
              <w:rPr>
                <w:rFonts w:ascii="Cambria Math" w:hAnsi="Cambria Math"/>
              </w:rPr>
              <m:t>startOfVisi</m:t>
            </w:del>
          </m:r>
          <m:sSub>
            <m:sSubPr>
              <m:ctrlPr>
                <w:del w:id="2131" w:author="Στάθης Καπ" w:date="2023-02-01T21:23:00Z">
                  <w:rPr>
                    <w:rFonts w:ascii="Cambria Math" w:hAnsi="Cambria Math"/>
                    <w:i/>
                  </w:rPr>
                </w:del>
              </m:ctrlPr>
            </m:sSubPr>
            <m:e>
              <m:r>
                <w:del w:id="2132" w:author="Στάθης Καπ" w:date="2023-02-01T21:23:00Z">
                  <w:rPr>
                    <w:rFonts w:ascii="Cambria Math" w:hAnsi="Cambria Math"/>
                  </w:rPr>
                  <m:t>t</m:t>
                </w:del>
              </m:r>
            </m:e>
            <m:sub>
              <m:r>
                <w:del w:id="2133" w:author="Στάθης Καπ" w:date="2023-02-01T21:23:00Z">
                  <w:rPr>
                    <w:rFonts w:ascii="Cambria Math" w:hAnsi="Cambria Math"/>
                  </w:rPr>
                  <m:t>j</m:t>
                </w:del>
              </m:r>
            </m:sub>
          </m:sSub>
          <m:r>
            <w:del w:id="2134" w:author="Στάθης Καπ" w:date="2023-02-01T21:23:00Z">
              <w:rPr>
                <w:rFonts w:ascii="Cambria Math" w:hAnsi="Cambria Math"/>
              </w:rPr>
              <m:t>=arrTim</m:t>
            </w:del>
          </m:r>
          <m:sSub>
            <m:sSubPr>
              <m:ctrlPr>
                <w:del w:id="2135" w:author="Στάθης Καπ" w:date="2023-02-01T21:23:00Z">
                  <w:rPr>
                    <w:rFonts w:ascii="Cambria Math" w:hAnsi="Cambria Math"/>
                    <w:i/>
                  </w:rPr>
                </w:del>
              </m:ctrlPr>
            </m:sSubPr>
            <m:e>
              <m:r>
                <w:del w:id="2136" w:author="Στάθης Καπ" w:date="2023-02-01T21:23:00Z">
                  <w:rPr>
                    <w:rFonts w:ascii="Cambria Math" w:hAnsi="Cambria Math"/>
                  </w:rPr>
                  <m:t>e</m:t>
                </w:del>
              </m:r>
            </m:e>
            <m:sub>
              <m:r>
                <w:del w:id="2137" w:author="Στάθης Καπ" w:date="2023-02-01T21:23:00Z">
                  <w:rPr>
                    <w:rFonts w:ascii="Cambria Math" w:hAnsi="Cambria Math"/>
                  </w:rPr>
                  <m:t>j</m:t>
                </w:del>
              </m:r>
            </m:sub>
          </m:sSub>
          <m:r>
            <w:del w:id="2138" w:author="Στάθης Καπ" w:date="2023-02-01T21:23:00Z">
              <w:rPr>
                <w:rFonts w:ascii="Cambria Math" w:hAnsi="Cambria Math"/>
              </w:rPr>
              <m:t>+wai</m:t>
            </w:del>
          </m:r>
          <m:sSub>
            <m:sSubPr>
              <m:ctrlPr>
                <w:del w:id="2139" w:author="Στάθης Καπ" w:date="2023-02-01T21:23:00Z">
                  <w:rPr>
                    <w:rFonts w:ascii="Cambria Math" w:hAnsi="Cambria Math"/>
                    <w:i/>
                  </w:rPr>
                </w:del>
              </m:ctrlPr>
            </m:sSubPr>
            <m:e>
              <m:r>
                <w:del w:id="2140" w:author="Στάθης Καπ" w:date="2023-02-01T21:23:00Z">
                  <w:rPr>
                    <w:rFonts w:ascii="Cambria Math" w:hAnsi="Cambria Math"/>
                  </w:rPr>
                  <m:t>t</m:t>
                </w:del>
              </m:r>
            </m:e>
            <m:sub>
              <m:r>
                <w:del w:id="2141" w:author="Στάθης Καπ" w:date="2023-02-01T21:23:00Z">
                  <w:rPr>
                    <w:rFonts w:ascii="Cambria Math" w:hAnsi="Cambria Math"/>
                  </w:rPr>
                  <m:t>j</m:t>
                </w:del>
              </m:r>
            </m:sub>
          </m:sSub>
        </m:oMath>
      </m:oMathPara>
    </w:p>
    <w:p w14:paraId="17261EA6" w14:textId="414F0B35" w:rsidR="006E05D0" w:rsidRPr="008D3F8C" w:rsidDel="004F6E32" w:rsidRDefault="0011367C" w:rsidP="00A37CE4">
      <w:pPr>
        <w:rPr>
          <w:del w:id="2142" w:author="Στάθης Καπ" w:date="2023-02-01T21:23:00Z"/>
          <w:rFonts w:eastAsiaTheme="minorEastAsia"/>
        </w:rPr>
      </w:pPr>
      <m:oMathPara>
        <m:oMath>
          <m:r>
            <w:del w:id="2143" w:author="Στάθης Καπ" w:date="2023-02-01T21:23:00Z">
              <w:rPr>
                <w:rFonts w:ascii="Cambria Math" w:eastAsiaTheme="minorEastAsia" w:hAnsi="Cambria Math"/>
              </w:rPr>
              <m:t>depTim</m:t>
            </w:del>
          </m:r>
          <m:sSub>
            <m:sSubPr>
              <m:ctrlPr>
                <w:del w:id="2144" w:author="Στάθης Καπ" w:date="2023-02-01T21:23:00Z">
                  <w:rPr>
                    <w:rFonts w:ascii="Cambria Math" w:eastAsiaTheme="minorEastAsia" w:hAnsi="Cambria Math"/>
                    <w:i/>
                  </w:rPr>
                </w:del>
              </m:ctrlPr>
            </m:sSubPr>
            <m:e>
              <m:r>
                <w:del w:id="2145" w:author="Στάθης Καπ" w:date="2023-02-01T21:23:00Z">
                  <w:rPr>
                    <w:rFonts w:ascii="Cambria Math" w:eastAsiaTheme="minorEastAsia" w:hAnsi="Cambria Math"/>
                  </w:rPr>
                  <m:t>e</m:t>
                </w:del>
              </m:r>
            </m:e>
            <m:sub>
              <m:r>
                <w:del w:id="2146" w:author="Στάθης Καπ" w:date="2023-02-01T21:23:00Z">
                  <w:rPr>
                    <w:rFonts w:ascii="Cambria Math" w:eastAsiaTheme="minorEastAsia" w:hAnsi="Cambria Math"/>
                  </w:rPr>
                  <m:t>j</m:t>
                </w:del>
              </m:r>
            </m:sub>
          </m:sSub>
          <m:r>
            <w:del w:id="2147" w:author="Στάθης Καπ" w:date="2023-02-01T21:23:00Z">
              <w:rPr>
                <w:rFonts w:ascii="Cambria Math" w:eastAsiaTheme="minorEastAsia" w:hAnsi="Cambria Math"/>
              </w:rPr>
              <m:t>=startOfVisi</m:t>
            </w:del>
          </m:r>
          <m:sSub>
            <m:sSubPr>
              <m:ctrlPr>
                <w:del w:id="2148" w:author="Στάθης Καπ" w:date="2023-02-01T21:23:00Z">
                  <w:rPr>
                    <w:rFonts w:ascii="Cambria Math" w:eastAsiaTheme="minorEastAsia" w:hAnsi="Cambria Math"/>
                    <w:i/>
                  </w:rPr>
                </w:del>
              </m:ctrlPr>
            </m:sSubPr>
            <m:e>
              <m:r>
                <w:del w:id="2149" w:author="Στάθης Καπ" w:date="2023-02-01T21:23:00Z">
                  <w:rPr>
                    <w:rFonts w:ascii="Cambria Math" w:eastAsiaTheme="minorEastAsia" w:hAnsi="Cambria Math"/>
                  </w:rPr>
                  <m:t>t</m:t>
                </w:del>
              </m:r>
            </m:e>
            <m:sub>
              <m:r>
                <w:del w:id="2150" w:author="Στάθης Καπ" w:date="2023-02-01T21:23:00Z">
                  <w:rPr>
                    <w:rFonts w:ascii="Cambria Math" w:eastAsiaTheme="minorEastAsia" w:hAnsi="Cambria Math"/>
                  </w:rPr>
                  <m:t>j</m:t>
                </w:del>
              </m:r>
            </m:sub>
          </m:sSub>
          <m:r>
            <w:del w:id="2151" w:author="Στάθης Καπ" w:date="2023-02-01T21:23:00Z">
              <w:rPr>
                <w:rFonts w:ascii="Cambria Math" w:eastAsiaTheme="minorEastAsia" w:hAnsi="Cambria Math"/>
              </w:rPr>
              <m:t>+visitDu</m:t>
            </w:del>
          </m:r>
          <m:sSub>
            <m:sSubPr>
              <m:ctrlPr>
                <w:del w:id="2152" w:author="Στάθης Καπ" w:date="2023-02-01T21:23:00Z">
                  <w:rPr>
                    <w:rFonts w:ascii="Cambria Math" w:eastAsiaTheme="minorEastAsia" w:hAnsi="Cambria Math"/>
                    <w:i/>
                  </w:rPr>
                </w:del>
              </m:ctrlPr>
            </m:sSubPr>
            <m:e>
              <m:r>
                <w:del w:id="2153" w:author="Στάθης Καπ" w:date="2023-02-01T21:23:00Z">
                  <w:rPr>
                    <w:rFonts w:ascii="Cambria Math" w:eastAsiaTheme="minorEastAsia" w:hAnsi="Cambria Math"/>
                  </w:rPr>
                  <m:t>r</m:t>
                </w:del>
              </m:r>
            </m:e>
            <m:sub>
              <m:r>
                <w:del w:id="2154" w:author="Στάθης Καπ" w:date="2023-02-01T21:23:00Z">
                  <w:rPr>
                    <w:rFonts w:ascii="Cambria Math" w:eastAsiaTheme="minorEastAsia" w:hAnsi="Cambria Math"/>
                  </w:rPr>
                  <m:t>j</m:t>
                </w:del>
              </m:r>
            </m:sub>
          </m:sSub>
        </m:oMath>
      </m:oMathPara>
    </w:p>
    <w:p w14:paraId="2C729535" w14:textId="3709C172" w:rsidR="008D3F8C" w:rsidRPr="00A40331" w:rsidDel="004F6E32" w:rsidRDefault="00EF50EF" w:rsidP="00A37CE4">
      <w:pPr>
        <w:rPr>
          <w:del w:id="2155" w:author="Στάθης Καπ" w:date="2023-02-01T21:23:00Z"/>
          <w:rFonts w:eastAsiaTheme="minorEastAsia"/>
        </w:rPr>
      </w:pPr>
      <m:oMathPara>
        <m:oMath>
          <m:r>
            <w:del w:id="2156" w:author="Στάθης Καπ" w:date="2023-02-01T21:23:00Z">
              <w:rPr>
                <w:rFonts w:ascii="Cambria Math" w:eastAsiaTheme="minorEastAsia" w:hAnsi="Cambria Math"/>
              </w:rPr>
              <m:t>Shif</m:t>
            </w:del>
          </m:r>
          <m:sSub>
            <m:sSubPr>
              <m:ctrlPr>
                <w:del w:id="2157" w:author="Στάθης Καπ" w:date="2023-02-01T21:23:00Z">
                  <w:rPr>
                    <w:rFonts w:ascii="Cambria Math" w:eastAsiaTheme="minorEastAsia" w:hAnsi="Cambria Math"/>
                    <w:i/>
                  </w:rPr>
                </w:del>
              </m:ctrlPr>
            </m:sSubPr>
            <m:e>
              <m:r>
                <w:del w:id="2158" w:author="Στάθης Καπ" w:date="2023-02-01T21:23:00Z">
                  <w:rPr>
                    <w:rFonts w:ascii="Cambria Math" w:eastAsiaTheme="minorEastAsia" w:hAnsi="Cambria Math"/>
                  </w:rPr>
                  <m:t>t</m:t>
                </w:del>
              </m:r>
            </m:e>
            <m:sub>
              <m:r>
                <w:del w:id="2159" w:author="Στάθης Καπ" w:date="2023-02-01T21:23:00Z">
                  <w:rPr>
                    <w:rFonts w:ascii="Cambria Math" w:eastAsiaTheme="minorEastAsia" w:hAnsi="Cambria Math"/>
                  </w:rPr>
                  <m:t>j</m:t>
                </w:del>
              </m:r>
            </m:sub>
          </m:sSub>
          <m:r>
            <w:del w:id="2160" w:author="Στάθης Καπ" w:date="2023-02-01T21:23:00Z">
              <w:rPr>
                <w:rFonts w:ascii="Cambria Math" w:eastAsiaTheme="minorEastAsia" w:hAnsi="Cambria Math"/>
              </w:rPr>
              <m:t>=T</m:t>
            </w:del>
          </m:r>
          <m:sSub>
            <m:sSubPr>
              <m:ctrlPr>
                <w:del w:id="2161" w:author="Στάθης Καπ" w:date="2023-02-01T21:23:00Z">
                  <w:rPr>
                    <w:rFonts w:ascii="Cambria Math" w:eastAsiaTheme="minorEastAsia" w:hAnsi="Cambria Math"/>
                    <w:i/>
                  </w:rPr>
                </w:del>
              </m:ctrlPr>
            </m:sSubPr>
            <m:e>
              <m:r>
                <w:del w:id="2162" w:author="Στάθης Καπ" w:date="2023-02-01T21:23:00Z">
                  <w:rPr>
                    <w:rFonts w:ascii="Cambria Math" w:eastAsiaTheme="minorEastAsia" w:hAnsi="Cambria Math"/>
                  </w:rPr>
                  <m:t>T</m:t>
                </w:del>
              </m:r>
            </m:e>
            <m:sub>
              <m:r>
                <w:del w:id="2163" w:author="Στάθης Καπ" w:date="2023-02-01T21:23:00Z">
                  <w:rPr>
                    <w:rFonts w:ascii="Cambria Math" w:eastAsiaTheme="minorEastAsia" w:hAnsi="Cambria Math"/>
                  </w:rPr>
                  <m:t>ij</m:t>
                </w:del>
              </m:r>
            </m:sub>
          </m:sSub>
          <m:r>
            <w:del w:id="2164" w:author="Στάθης Καπ" w:date="2023-02-01T21:23:00Z">
              <w:rPr>
                <w:rFonts w:ascii="Cambria Math" w:eastAsiaTheme="minorEastAsia" w:hAnsi="Cambria Math"/>
              </w:rPr>
              <m:t>+wai</m:t>
            </w:del>
          </m:r>
          <m:sSub>
            <m:sSubPr>
              <m:ctrlPr>
                <w:del w:id="2165" w:author="Στάθης Καπ" w:date="2023-02-01T21:23:00Z">
                  <w:rPr>
                    <w:rFonts w:ascii="Cambria Math" w:eastAsiaTheme="minorEastAsia" w:hAnsi="Cambria Math"/>
                    <w:i/>
                  </w:rPr>
                </w:del>
              </m:ctrlPr>
            </m:sSubPr>
            <m:e>
              <m:r>
                <w:del w:id="2166" w:author="Στάθης Καπ" w:date="2023-02-01T21:23:00Z">
                  <w:rPr>
                    <w:rFonts w:ascii="Cambria Math" w:eastAsiaTheme="minorEastAsia" w:hAnsi="Cambria Math"/>
                  </w:rPr>
                  <m:t>t</m:t>
                </w:del>
              </m:r>
            </m:e>
            <m:sub>
              <m:r>
                <w:del w:id="2167" w:author="Στάθης Καπ" w:date="2023-02-01T21:23:00Z">
                  <w:rPr>
                    <w:rFonts w:ascii="Cambria Math" w:eastAsiaTheme="minorEastAsia" w:hAnsi="Cambria Math"/>
                  </w:rPr>
                  <m:t>j</m:t>
                </w:del>
              </m:r>
            </m:sub>
          </m:sSub>
          <m:r>
            <w:del w:id="2168" w:author="Στάθης Καπ" w:date="2023-02-01T21:23:00Z">
              <w:rPr>
                <w:rFonts w:ascii="Cambria Math" w:eastAsiaTheme="minorEastAsia" w:hAnsi="Cambria Math"/>
              </w:rPr>
              <m:t>+visitDu</m:t>
            </w:del>
          </m:r>
          <m:sSub>
            <m:sSubPr>
              <m:ctrlPr>
                <w:del w:id="2169" w:author="Στάθης Καπ" w:date="2023-02-01T21:23:00Z">
                  <w:rPr>
                    <w:rFonts w:ascii="Cambria Math" w:eastAsiaTheme="minorEastAsia" w:hAnsi="Cambria Math"/>
                    <w:i/>
                  </w:rPr>
                </w:del>
              </m:ctrlPr>
            </m:sSubPr>
            <m:e>
              <m:r>
                <w:del w:id="2170" w:author="Στάθης Καπ" w:date="2023-02-01T21:23:00Z">
                  <w:rPr>
                    <w:rFonts w:ascii="Cambria Math" w:eastAsiaTheme="minorEastAsia" w:hAnsi="Cambria Math"/>
                  </w:rPr>
                  <m:t>r</m:t>
                </w:del>
              </m:r>
            </m:e>
            <m:sub>
              <m:r>
                <w:del w:id="2171" w:author="Στάθης Καπ" w:date="2023-02-01T21:23:00Z">
                  <w:rPr>
                    <w:rFonts w:ascii="Cambria Math" w:eastAsiaTheme="minorEastAsia" w:hAnsi="Cambria Math"/>
                  </w:rPr>
                  <m:t>j</m:t>
                </w:del>
              </m:r>
            </m:sub>
          </m:sSub>
          <m:r>
            <w:del w:id="2172" w:author="Στάθης Καπ" w:date="2023-02-01T21:23:00Z">
              <w:rPr>
                <w:rFonts w:ascii="Cambria Math" w:eastAsiaTheme="minorEastAsia" w:hAnsi="Cambria Math"/>
              </w:rPr>
              <m:t>+T</m:t>
            </w:del>
          </m:r>
          <m:sSub>
            <m:sSubPr>
              <m:ctrlPr>
                <w:del w:id="2173" w:author="Στάθης Καπ" w:date="2023-02-01T21:23:00Z">
                  <w:rPr>
                    <w:rFonts w:ascii="Cambria Math" w:eastAsiaTheme="minorEastAsia" w:hAnsi="Cambria Math"/>
                    <w:i/>
                  </w:rPr>
                </w:del>
              </m:ctrlPr>
            </m:sSubPr>
            <m:e>
              <m:r>
                <w:del w:id="2174" w:author="Στάθης Καπ" w:date="2023-02-01T21:23:00Z">
                  <w:rPr>
                    <w:rFonts w:ascii="Cambria Math" w:eastAsiaTheme="minorEastAsia" w:hAnsi="Cambria Math"/>
                  </w:rPr>
                  <m:t>T</m:t>
                </w:del>
              </m:r>
            </m:e>
            <m:sub>
              <m:r>
                <w:del w:id="2175" w:author="Στάθης Καπ" w:date="2023-02-01T21:23:00Z">
                  <w:rPr>
                    <w:rFonts w:ascii="Cambria Math" w:eastAsiaTheme="minorEastAsia" w:hAnsi="Cambria Math"/>
                  </w:rPr>
                  <m:t>jk</m:t>
                </w:del>
              </m:r>
            </m:sub>
          </m:sSub>
          <m:r>
            <w:del w:id="2176" w:author="Στάθης Καπ" w:date="2023-02-01T21:23:00Z">
              <w:rPr>
                <w:rFonts w:ascii="Cambria Math" w:eastAsiaTheme="minorEastAsia" w:hAnsi="Cambria Math"/>
              </w:rPr>
              <m:t>-T</m:t>
            </w:del>
          </m:r>
          <m:sSub>
            <m:sSubPr>
              <m:ctrlPr>
                <w:del w:id="2177" w:author="Στάθης Καπ" w:date="2023-02-01T21:23:00Z">
                  <w:rPr>
                    <w:rFonts w:ascii="Cambria Math" w:eastAsiaTheme="minorEastAsia" w:hAnsi="Cambria Math"/>
                    <w:i/>
                  </w:rPr>
                </w:del>
              </m:ctrlPr>
            </m:sSubPr>
            <m:e>
              <m:r>
                <w:del w:id="2178" w:author="Στάθης Καπ" w:date="2023-02-01T21:23:00Z">
                  <w:rPr>
                    <w:rFonts w:ascii="Cambria Math" w:eastAsiaTheme="minorEastAsia" w:hAnsi="Cambria Math"/>
                  </w:rPr>
                  <m:t>T</m:t>
                </w:del>
              </m:r>
            </m:e>
            <m:sub>
              <m:r>
                <w:del w:id="2179" w:author="Στάθης Καπ" w:date="2023-02-01T21:23:00Z">
                  <w:rPr>
                    <w:rFonts w:ascii="Cambria Math" w:eastAsiaTheme="minorEastAsia" w:hAnsi="Cambria Math"/>
                  </w:rPr>
                  <m:t>ik</m:t>
                </w:del>
              </m:r>
            </m:sub>
          </m:sSub>
        </m:oMath>
      </m:oMathPara>
    </w:p>
    <w:p w14:paraId="42D2CFFF" w14:textId="51FF81A4" w:rsidR="00A40331" w:rsidRPr="00A811AE" w:rsidDel="004F6E32" w:rsidRDefault="00BB2FFB" w:rsidP="00A37CE4">
      <w:pPr>
        <w:rPr>
          <w:del w:id="2180" w:author="Στάθης Καπ" w:date="2023-02-01T21:23:00Z"/>
          <w:rFonts w:eastAsiaTheme="minorEastAsia"/>
        </w:rPr>
      </w:pPr>
      <m:oMathPara>
        <m:oMath>
          <m:r>
            <w:del w:id="2181" w:author="Στάθης Καπ" w:date="2023-02-01T21:23:00Z">
              <w:rPr>
                <w:rFonts w:ascii="Cambria Math" w:eastAsiaTheme="minorEastAsia" w:hAnsi="Cambria Math"/>
              </w:rPr>
              <m:t>MaxShif</m:t>
            </w:del>
          </m:r>
          <m:sSub>
            <m:sSubPr>
              <m:ctrlPr>
                <w:del w:id="2182" w:author="Στάθης Καπ" w:date="2023-02-01T21:23:00Z">
                  <w:rPr>
                    <w:rFonts w:ascii="Cambria Math" w:eastAsiaTheme="minorEastAsia" w:hAnsi="Cambria Math"/>
                    <w:i/>
                  </w:rPr>
                </w:del>
              </m:ctrlPr>
            </m:sSubPr>
            <m:e>
              <m:r>
                <w:del w:id="2183" w:author="Στάθης Καπ" w:date="2023-02-01T21:23:00Z">
                  <w:rPr>
                    <w:rFonts w:ascii="Cambria Math" w:eastAsiaTheme="minorEastAsia" w:hAnsi="Cambria Math"/>
                  </w:rPr>
                  <m:t>t</m:t>
                </w:del>
              </m:r>
            </m:e>
            <m:sub>
              <m:r>
                <w:del w:id="2184" w:author="Στάθης Καπ" w:date="2023-02-01T21:23:00Z">
                  <w:rPr>
                    <w:rFonts w:ascii="Cambria Math" w:eastAsiaTheme="minorEastAsia" w:hAnsi="Cambria Math"/>
                  </w:rPr>
                  <m:t>j</m:t>
                </w:del>
              </m:r>
            </m:sub>
          </m:sSub>
          <m:r>
            <w:del w:id="2185" w:author="Στάθης Καπ" w:date="2023-02-01T21:23:00Z">
              <w:rPr>
                <w:rFonts w:ascii="Cambria Math" w:eastAsiaTheme="minorEastAsia" w:hAnsi="Cambria Math"/>
              </w:rPr>
              <m:t>=</m:t>
            </w:del>
          </m:r>
          <m:r>
            <w:del w:id="2186" w:author="Στάθης Καπ" w:date="2023-02-01T21:23:00Z">
              <m:rPr>
                <m:sty m:val="p"/>
              </m:rPr>
              <w:rPr>
                <w:rFonts w:ascii="Cambria Math" w:eastAsiaTheme="minorEastAsia" w:hAnsi="Cambria Math"/>
              </w:rPr>
              <m:t>min⁡</m:t>
            </w:del>
          </m:r>
          <m:r>
            <w:del w:id="2187" w:author="Στάθης Καπ" w:date="2023-02-01T21:23:00Z">
              <w:rPr>
                <w:rFonts w:ascii="Cambria Math" w:eastAsiaTheme="minorEastAsia" w:hAnsi="Cambria Math"/>
              </w:rPr>
              <m:t>(closeTim</m:t>
            </w:del>
          </m:r>
          <m:sSub>
            <m:sSubPr>
              <m:ctrlPr>
                <w:del w:id="2188" w:author="Στάθης Καπ" w:date="2023-02-01T21:23:00Z">
                  <w:rPr>
                    <w:rFonts w:ascii="Cambria Math" w:eastAsiaTheme="minorEastAsia" w:hAnsi="Cambria Math"/>
                    <w:i/>
                  </w:rPr>
                </w:del>
              </m:ctrlPr>
            </m:sSubPr>
            <m:e>
              <m:r>
                <w:del w:id="2189" w:author="Στάθης Καπ" w:date="2023-02-01T21:23:00Z">
                  <w:rPr>
                    <w:rFonts w:ascii="Cambria Math" w:eastAsiaTheme="minorEastAsia" w:hAnsi="Cambria Math"/>
                  </w:rPr>
                  <m:t>e</m:t>
                </w:del>
              </m:r>
            </m:e>
            <m:sub>
              <m:r>
                <w:del w:id="2190" w:author="Στάθης Καπ" w:date="2023-02-01T21:23:00Z">
                  <w:rPr>
                    <w:rFonts w:ascii="Cambria Math" w:eastAsiaTheme="minorEastAsia" w:hAnsi="Cambria Math"/>
                  </w:rPr>
                  <m:t>j</m:t>
                </w:del>
              </m:r>
            </m:sub>
          </m:sSub>
          <m:r>
            <w:del w:id="2191" w:author="Στάθης Καπ" w:date="2023-02-01T21:23:00Z">
              <w:rPr>
                <w:rFonts w:ascii="Cambria Math" w:eastAsiaTheme="minorEastAsia" w:hAnsi="Cambria Math"/>
              </w:rPr>
              <m:t>-depTim</m:t>
            </w:del>
          </m:r>
          <m:sSub>
            <m:sSubPr>
              <m:ctrlPr>
                <w:del w:id="2192" w:author="Στάθης Καπ" w:date="2023-02-01T21:23:00Z">
                  <w:rPr>
                    <w:rFonts w:ascii="Cambria Math" w:eastAsiaTheme="minorEastAsia" w:hAnsi="Cambria Math"/>
                    <w:i/>
                  </w:rPr>
                </w:del>
              </m:ctrlPr>
            </m:sSubPr>
            <m:e>
              <m:r>
                <w:del w:id="2193" w:author="Στάθης Καπ" w:date="2023-02-01T21:23:00Z">
                  <w:rPr>
                    <w:rFonts w:ascii="Cambria Math" w:eastAsiaTheme="minorEastAsia" w:hAnsi="Cambria Math"/>
                  </w:rPr>
                  <m:t>e</m:t>
                </w:del>
              </m:r>
            </m:e>
            <m:sub>
              <m:r>
                <w:del w:id="2194" w:author="Στάθης Καπ" w:date="2023-02-01T21:23:00Z">
                  <w:rPr>
                    <w:rFonts w:ascii="Cambria Math" w:eastAsiaTheme="minorEastAsia" w:hAnsi="Cambria Math"/>
                  </w:rPr>
                  <m:t>j</m:t>
                </w:del>
              </m:r>
            </m:sub>
          </m:sSub>
          <m:r>
            <w:del w:id="2195" w:author="Στάθης Καπ" w:date="2023-02-01T21:23:00Z">
              <w:rPr>
                <w:rFonts w:ascii="Cambria Math" w:eastAsiaTheme="minorEastAsia" w:hAnsi="Cambria Math"/>
              </w:rPr>
              <m:t>, wai</m:t>
            </w:del>
          </m:r>
          <m:sSub>
            <m:sSubPr>
              <m:ctrlPr>
                <w:del w:id="2196" w:author="Στάθης Καπ" w:date="2023-02-01T21:23:00Z">
                  <w:rPr>
                    <w:rFonts w:ascii="Cambria Math" w:eastAsiaTheme="minorEastAsia" w:hAnsi="Cambria Math"/>
                    <w:i/>
                  </w:rPr>
                </w:del>
              </m:ctrlPr>
            </m:sSubPr>
            <m:e>
              <m:r>
                <w:del w:id="2197" w:author="Στάθης Καπ" w:date="2023-02-01T21:23:00Z">
                  <w:rPr>
                    <w:rFonts w:ascii="Cambria Math" w:eastAsiaTheme="minorEastAsia" w:hAnsi="Cambria Math"/>
                  </w:rPr>
                  <m:t>t</m:t>
                </w:del>
              </m:r>
            </m:e>
            <m:sub>
              <m:r>
                <w:del w:id="2198" w:author="Στάθης Καπ" w:date="2023-02-01T21:23:00Z">
                  <w:rPr>
                    <w:rFonts w:ascii="Cambria Math" w:eastAsiaTheme="minorEastAsia" w:hAnsi="Cambria Math"/>
                  </w:rPr>
                  <m:t>k</m:t>
                </w:del>
              </m:r>
            </m:sub>
          </m:sSub>
          <m:r>
            <w:del w:id="2199" w:author="Στάθης Καπ" w:date="2023-02-01T21:23:00Z">
              <w:rPr>
                <w:rFonts w:ascii="Cambria Math" w:eastAsiaTheme="minorEastAsia" w:hAnsi="Cambria Math"/>
              </w:rPr>
              <m:t>+MaxShif</m:t>
            </w:del>
          </m:r>
          <m:sSub>
            <m:sSubPr>
              <m:ctrlPr>
                <w:del w:id="2200" w:author="Στάθης Καπ" w:date="2023-02-01T21:23:00Z">
                  <w:rPr>
                    <w:rFonts w:ascii="Cambria Math" w:eastAsiaTheme="minorEastAsia" w:hAnsi="Cambria Math"/>
                    <w:i/>
                  </w:rPr>
                </w:del>
              </m:ctrlPr>
            </m:sSubPr>
            <m:e>
              <m:r>
                <w:del w:id="2201" w:author="Στάθης Καπ" w:date="2023-02-01T21:23:00Z">
                  <w:rPr>
                    <w:rFonts w:ascii="Cambria Math" w:eastAsiaTheme="minorEastAsia" w:hAnsi="Cambria Math"/>
                  </w:rPr>
                  <m:t>t</m:t>
                </w:del>
              </m:r>
            </m:e>
            <m:sub>
              <m:r>
                <w:del w:id="2202" w:author="Στάθης Καπ" w:date="2023-02-01T21:23:00Z">
                  <w:rPr>
                    <w:rFonts w:ascii="Cambria Math" w:eastAsiaTheme="minorEastAsia" w:hAnsi="Cambria Math"/>
                  </w:rPr>
                  <m:t>k</m:t>
                </w:del>
              </m:r>
            </m:sub>
          </m:sSub>
          <m:r>
            <w:del w:id="2203" w:author="Στάθης Καπ" w:date="2023-02-01T21:23:00Z">
              <w:rPr>
                <w:rFonts w:ascii="Cambria Math" w:eastAsiaTheme="minorEastAsia" w:hAnsi="Cambria Math"/>
              </w:rPr>
              <m:t>)</m:t>
            </w:del>
          </m:r>
        </m:oMath>
      </m:oMathPara>
    </w:p>
    <w:p w14:paraId="2C8236E4" w14:textId="5A6B456D" w:rsidR="00A811AE" w:rsidRDefault="00A811AE" w:rsidP="00A37CE4">
      <w:pPr>
        <w:rPr>
          <w:ins w:id="2204" w:author="Στάθης Καπ" w:date="2023-02-01T21:25:00Z"/>
          <w:lang w:val="el-GR"/>
        </w:rPr>
      </w:pPr>
      <w:r w:rsidRPr="005E65CD">
        <w:rPr>
          <w:lang w:val="el-GR"/>
        </w:rPr>
        <w:t xml:space="preserve">Η παραπάνω διαδικασία επαναλαμβάνεται για κάθε υποψήφιο προς εισαγωγή κόμβο, και ελέγχεται η εισαγωγή του σε κάθε </w:t>
      </w:r>
      <w:r w:rsidR="005E65CD" w:rsidRPr="005E65CD">
        <w:rPr>
          <w:lang w:val="el-GR"/>
        </w:rPr>
        <w:t>τροχιά</w:t>
      </w:r>
      <w:r w:rsidRPr="005E65CD">
        <w:rPr>
          <w:lang w:val="el-GR"/>
        </w:rPr>
        <w:t xml:space="preserve"> της κάθε διαδρομής. </w:t>
      </w:r>
      <w:r w:rsidR="00580483">
        <w:rPr>
          <w:lang w:val="el-GR"/>
        </w:rPr>
        <w:t>Έτσι,</w:t>
      </w:r>
      <w:r w:rsidRPr="005E65CD">
        <w:rPr>
          <w:lang w:val="el-GR"/>
        </w:rPr>
        <w:t xml:space="preserve"> για κάθε κόμβο υπολογίζεται η καλύτερη θέση εισαγωγής στις διαδρομές. </w:t>
      </w:r>
      <w:r w:rsidR="0062068E" w:rsidRPr="005E65CD">
        <w:rPr>
          <w:lang w:val="el-GR"/>
        </w:rPr>
        <w:t>Έπειτα</w:t>
      </w:r>
      <w:r w:rsidRPr="005E65CD">
        <w:rPr>
          <w:lang w:val="el-GR"/>
        </w:rPr>
        <w:t xml:space="preserve"> πρέπει να αποφασιστεί το ποιος κόμβος θα προστεθεί στις διαδρομές. Για το λόγο αυτό, για κάθε υποψήφιο προς εισαγωγή κόμβο </w:t>
      </w:r>
      <w:r>
        <w:t>i</w:t>
      </w:r>
      <w:r w:rsidRPr="005E65CD">
        <w:rPr>
          <w:lang w:val="el-GR"/>
        </w:rPr>
        <w:t xml:space="preserve"> </w:t>
      </w:r>
      <w:r w:rsidR="000F7EFA" w:rsidRPr="005E65CD">
        <w:rPr>
          <w:lang w:val="el-GR"/>
        </w:rPr>
        <w:t>υπολογίζεται</w:t>
      </w:r>
      <w:r w:rsidRPr="005E65CD">
        <w:rPr>
          <w:lang w:val="el-GR"/>
        </w:rPr>
        <w:t xml:space="preserve"> μία τιμή </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oMath>
      <w:r w:rsidRPr="005E65CD">
        <w:rPr>
          <w:lang w:val="el-G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7601"/>
        <w:gridCol w:w="619"/>
      </w:tblGrid>
      <w:tr w:rsidR="00EB3AA3" w14:paraId="18E8BFE4" w14:textId="77777777" w:rsidTr="00237FE3">
        <w:trPr>
          <w:ins w:id="2205" w:author="Στάθης Καπ" w:date="2023-02-01T21:25:00Z"/>
        </w:trPr>
        <w:tc>
          <w:tcPr>
            <w:tcW w:w="350" w:type="pct"/>
          </w:tcPr>
          <w:p w14:paraId="3B7AC2B0" w14:textId="77777777" w:rsidR="00EB3AA3" w:rsidRDefault="00EB3AA3">
            <w:pPr>
              <w:spacing w:after="160"/>
              <w:rPr>
                <w:ins w:id="2206" w:author="Στάθης Καπ" w:date="2023-02-01T21:25:00Z"/>
                <w:lang w:val="el-GR"/>
              </w:rPr>
              <w:pPrChange w:id="2207" w:author="Στάθης Καπ" w:date="2023-02-01T08:46:00Z">
                <w:pPr/>
              </w:pPrChange>
            </w:pPr>
          </w:p>
        </w:tc>
        <w:tc>
          <w:tcPr>
            <w:tcW w:w="4300" w:type="pct"/>
          </w:tcPr>
          <w:p w14:paraId="6F8BA863" w14:textId="67B6191C" w:rsidR="00EB3AA3" w:rsidRPr="005846FF" w:rsidRDefault="00EB3AA3">
            <w:pPr>
              <w:spacing w:after="160"/>
              <w:rPr>
                <w:ins w:id="2208" w:author="Στάθης Καπ" w:date="2023-02-01T21:25:00Z"/>
                <w:lang w:val="el-GR"/>
              </w:rPr>
              <w:pPrChange w:id="2209" w:author="Στάθης Καπ" w:date="2023-02-01T08:46:00Z">
                <w:pPr/>
              </w:pPrChange>
            </w:pPr>
            <m:oMathPara>
              <m:oMath>
                <m:r>
                  <w:ins w:id="2210" w:author="Στάθης Καπ" w:date="2023-02-01T21:25:00Z">
                    <w:rPr>
                      <w:rFonts w:ascii="Cambria Math" w:eastAsiaTheme="minorEastAsia" w:hAnsi="Cambria Math"/>
                    </w:rPr>
                    <m:t>rati</m:t>
                  </w:ins>
                </m:r>
                <m:sSub>
                  <m:sSubPr>
                    <m:ctrlPr>
                      <w:ins w:id="2211" w:author="Στάθης Καπ" w:date="2023-02-01T21:25:00Z">
                        <w:rPr>
                          <w:rFonts w:ascii="Cambria Math" w:eastAsiaTheme="minorEastAsia" w:hAnsi="Cambria Math"/>
                          <w:i/>
                        </w:rPr>
                      </w:ins>
                    </m:ctrlPr>
                  </m:sSubPr>
                  <m:e>
                    <m:r>
                      <w:ins w:id="2212" w:author="Στάθης Καπ" w:date="2023-02-01T21:25:00Z">
                        <w:rPr>
                          <w:rFonts w:ascii="Cambria Math" w:eastAsiaTheme="minorEastAsia" w:hAnsi="Cambria Math"/>
                        </w:rPr>
                        <m:t>o</m:t>
                      </w:ins>
                    </m:r>
                  </m:e>
                  <m:sub>
                    <m:r>
                      <w:ins w:id="2213" w:author="Στάθης Καπ" w:date="2023-02-01T21:25:00Z">
                        <w:rPr>
                          <w:rFonts w:ascii="Cambria Math" w:eastAsiaTheme="minorEastAsia" w:hAnsi="Cambria Math"/>
                        </w:rPr>
                        <m:t>i</m:t>
                      </w:ins>
                    </m:r>
                  </m:sub>
                </m:sSub>
                <m:r>
                  <w:ins w:id="2214" w:author="Στάθης Καπ" w:date="2023-02-01T21:25:00Z">
                    <w:rPr>
                      <w:rFonts w:ascii="Cambria Math" w:eastAsiaTheme="minorEastAsia" w:hAnsi="Cambria Math"/>
                    </w:rPr>
                    <m:t>=</m:t>
                  </w:ins>
                </m:r>
                <m:f>
                  <m:fPr>
                    <m:ctrlPr>
                      <w:ins w:id="2215" w:author="Στάθης Καπ" w:date="2023-02-01T21:25:00Z">
                        <w:rPr>
                          <w:rFonts w:ascii="Cambria Math" w:eastAsiaTheme="minorEastAsia" w:hAnsi="Cambria Math"/>
                          <w:i/>
                        </w:rPr>
                      </w:ins>
                    </m:ctrlPr>
                  </m:fPr>
                  <m:num>
                    <m:r>
                      <w:ins w:id="2216" w:author="Στάθης Καπ" w:date="2023-02-01T21:25:00Z">
                        <w:rPr>
                          <w:rFonts w:ascii="Cambria Math" w:eastAsiaTheme="minorEastAsia" w:hAnsi="Cambria Math"/>
                        </w:rPr>
                        <m:t>profi</m:t>
                      </w:ins>
                    </m:r>
                    <m:sSubSup>
                      <m:sSubSupPr>
                        <m:ctrlPr>
                          <w:ins w:id="2217" w:author="Στάθης Καπ" w:date="2023-02-01T21:25:00Z">
                            <w:rPr>
                              <w:rFonts w:ascii="Cambria Math" w:eastAsiaTheme="minorEastAsia" w:hAnsi="Cambria Math"/>
                              <w:i/>
                            </w:rPr>
                          </w:ins>
                        </m:ctrlPr>
                      </m:sSubSupPr>
                      <m:e>
                        <m:r>
                          <w:ins w:id="2218" w:author="Στάθης Καπ" w:date="2023-02-01T21:25:00Z">
                            <w:rPr>
                              <w:rFonts w:ascii="Cambria Math" w:eastAsiaTheme="minorEastAsia" w:hAnsi="Cambria Math"/>
                            </w:rPr>
                            <m:t>t</m:t>
                          </w:ins>
                        </m:r>
                      </m:e>
                      <m:sub>
                        <m:r>
                          <w:ins w:id="2219" w:author="Στάθης Καπ" w:date="2023-02-01T21:25:00Z">
                            <w:rPr>
                              <w:rFonts w:ascii="Cambria Math" w:eastAsiaTheme="minorEastAsia" w:hAnsi="Cambria Math"/>
                            </w:rPr>
                            <m:t>i</m:t>
                          </w:ins>
                        </m:r>
                      </m:sub>
                      <m:sup>
                        <m:r>
                          <w:ins w:id="2220" w:author="Στάθης Καπ" w:date="2023-02-01T21:25:00Z">
                            <w:rPr>
                              <w:rFonts w:ascii="Cambria Math" w:eastAsiaTheme="minorEastAsia" w:hAnsi="Cambria Math"/>
                            </w:rPr>
                            <m:t>2</m:t>
                          </w:ins>
                        </m:r>
                      </m:sup>
                    </m:sSubSup>
                  </m:num>
                  <m:den>
                    <m:r>
                      <w:ins w:id="2221" w:author="Στάθης Καπ" w:date="2023-02-01T21:25:00Z">
                        <w:rPr>
                          <w:rFonts w:ascii="Cambria Math" w:eastAsiaTheme="minorEastAsia" w:hAnsi="Cambria Math"/>
                        </w:rPr>
                        <m:t>minShif</m:t>
                      </w:ins>
                    </m:r>
                    <m:sSub>
                      <m:sSubPr>
                        <m:ctrlPr>
                          <w:ins w:id="2222" w:author="Στάθης Καπ" w:date="2023-02-01T21:25:00Z">
                            <w:rPr>
                              <w:rFonts w:ascii="Cambria Math" w:eastAsiaTheme="minorEastAsia" w:hAnsi="Cambria Math"/>
                              <w:i/>
                            </w:rPr>
                          </w:ins>
                        </m:ctrlPr>
                      </m:sSubPr>
                      <m:e>
                        <m:r>
                          <w:ins w:id="2223" w:author="Στάθης Καπ" w:date="2023-02-01T21:25:00Z">
                            <w:rPr>
                              <w:rFonts w:ascii="Cambria Math" w:eastAsiaTheme="minorEastAsia" w:hAnsi="Cambria Math"/>
                            </w:rPr>
                            <m:t>t</m:t>
                          </w:ins>
                        </m:r>
                      </m:e>
                      <m:sub>
                        <m:r>
                          <w:ins w:id="2224" w:author="Στάθης Καπ" w:date="2023-02-01T21:25:00Z">
                            <w:rPr>
                              <w:rFonts w:ascii="Cambria Math" w:eastAsiaTheme="minorEastAsia" w:hAnsi="Cambria Math"/>
                            </w:rPr>
                            <m:t>i</m:t>
                          </w:ins>
                        </m:r>
                      </m:sub>
                    </m:sSub>
                  </m:den>
                </m:f>
              </m:oMath>
            </m:oMathPara>
          </w:p>
        </w:tc>
        <w:tc>
          <w:tcPr>
            <w:tcW w:w="350" w:type="pct"/>
            <w:vAlign w:val="center"/>
          </w:tcPr>
          <w:p w14:paraId="5BC7BE9F" w14:textId="24B6CA31" w:rsidR="00EB3AA3" w:rsidRPr="00603993" w:rsidRDefault="00EB3AA3" w:rsidP="00237FE3">
            <w:pPr>
              <w:pStyle w:val="Caption"/>
              <w:spacing w:after="160"/>
              <w:rPr>
                <w:ins w:id="2225" w:author="Στάθης Καπ" w:date="2023-02-01T21:25:00Z"/>
                <w:rPrChange w:id="2226" w:author="Στάθης Καπ" w:date="2023-02-01T08:49:00Z">
                  <w:rPr>
                    <w:ins w:id="2227" w:author="Στάθης Καπ" w:date="2023-02-01T21:25:00Z"/>
                    <w:lang w:val="el-GR"/>
                  </w:rPr>
                </w:rPrChange>
              </w:rPr>
            </w:pPr>
            <w:ins w:id="2228" w:author="Στάθης Καπ" w:date="2023-02-01T21:25: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229" w:author="Στάθης Καπ" w:date="2023-02-01T21:25: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6</w:t>
            </w:r>
            <w:ins w:id="2230" w:author="Στάθης Καπ" w:date="2023-02-01T21:25:00Z">
              <w:r>
                <w:rPr>
                  <w:lang w:val="el-GR"/>
                </w:rPr>
                <w:fldChar w:fldCharType="end"/>
              </w:r>
              <w:r>
                <w:t>)</w:t>
              </w:r>
            </w:ins>
          </w:p>
        </w:tc>
      </w:tr>
    </w:tbl>
    <w:p w14:paraId="60533C3D" w14:textId="77777777" w:rsidR="00EB3AA3" w:rsidDel="008245B6" w:rsidRDefault="00EB3AA3" w:rsidP="00A37CE4">
      <w:pPr>
        <w:rPr>
          <w:del w:id="2231" w:author="Στάθης Καπ" w:date="2023-02-01T21:25:00Z"/>
          <w:lang w:val="el-GR"/>
        </w:rPr>
      </w:pPr>
    </w:p>
    <w:p w14:paraId="1A8086B9" w14:textId="0C634B2C" w:rsidR="0001505F" w:rsidRPr="0001505F" w:rsidDel="00EB3AA3" w:rsidRDefault="0001505F" w:rsidP="00A37CE4">
      <w:pPr>
        <w:rPr>
          <w:del w:id="2232" w:author="Στάθης Καπ" w:date="2023-02-01T21:25:00Z"/>
          <w:rFonts w:eastAsiaTheme="minorEastAsia"/>
        </w:rPr>
      </w:pPr>
      <m:oMathPara>
        <m:oMath>
          <m:r>
            <w:del w:id="2233" w:author="Στάθης Καπ" w:date="2023-02-01T21:25:00Z">
              <w:rPr>
                <w:rFonts w:ascii="Cambria Math" w:eastAsiaTheme="minorEastAsia" w:hAnsi="Cambria Math"/>
              </w:rPr>
              <m:t>rati</m:t>
            </w:del>
          </m:r>
          <m:sSub>
            <m:sSubPr>
              <m:ctrlPr>
                <w:del w:id="2234" w:author="Στάθης Καπ" w:date="2023-02-01T21:25:00Z">
                  <w:rPr>
                    <w:rFonts w:ascii="Cambria Math" w:eastAsiaTheme="minorEastAsia" w:hAnsi="Cambria Math"/>
                    <w:i/>
                  </w:rPr>
                </w:del>
              </m:ctrlPr>
            </m:sSubPr>
            <m:e>
              <m:r>
                <w:del w:id="2235" w:author="Στάθης Καπ" w:date="2023-02-01T21:25:00Z">
                  <w:rPr>
                    <w:rFonts w:ascii="Cambria Math" w:eastAsiaTheme="minorEastAsia" w:hAnsi="Cambria Math"/>
                  </w:rPr>
                  <m:t>o</m:t>
                </w:del>
              </m:r>
            </m:e>
            <m:sub>
              <m:r>
                <w:del w:id="2236" w:author="Στάθης Καπ" w:date="2023-02-01T21:25:00Z">
                  <w:rPr>
                    <w:rFonts w:ascii="Cambria Math" w:eastAsiaTheme="minorEastAsia" w:hAnsi="Cambria Math"/>
                  </w:rPr>
                  <m:t>i</m:t>
                </w:del>
              </m:r>
            </m:sub>
          </m:sSub>
          <m:r>
            <w:del w:id="2237" w:author="Στάθης Καπ" w:date="2023-02-01T21:25:00Z">
              <w:rPr>
                <w:rFonts w:ascii="Cambria Math" w:eastAsiaTheme="minorEastAsia" w:hAnsi="Cambria Math"/>
              </w:rPr>
              <m:t>=</m:t>
            </w:del>
          </m:r>
          <m:f>
            <m:fPr>
              <m:ctrlPr>
                <w:del w:id="2238" w:author="Στάθης Καπ" w:date="2023-02-01T21:25:00Z">
                  <w:rPr>
                    <w:rFonts w:ascii="Cambria Math" w:eastAsiaTheme="minorEastAsia" w:hAnsi="Cambria Math"/>
                    <w:i/>
                  </w:rPr>
                </w:del>
              </m:ctrlPr>
            </m:fPr>
            <m:num>
              <m:r>
                <w:del w:id="2239" w:author="Στάθης Καπ" w:date="2023-02-01T21:25:00Z">
                  <w:rPr>
                    <w:rFonts w:ascii="Cambria Math" w:eastAsiaTheme="minorEastAsia" w:hAnsi="Cambria Math"/>
                  </w:rPr>
                  <m:t>profi</m:t>
                </w:del>
              </m:r>
              <m:sSubSup>
                <m:sSubSupPr>
                  <m:ctrlPr>
                    <w:del w:id="2240" w:author="Στάθης Καπ" w:date="2023-02-01T21:25:00Z">
                      <w:rPr>
                        <w:rFonts w:ascii="Cambria Math" w:eastAsiaTheme="minorEastAsia" w:hAnsi="Cambria Math"/>
                        <w:i/>
                      </w:rPr>
                    </w:del>
                  </m:ctrlPr>
                </m:sSubSupPr>
                <m:e>
                  <m:r>
                    <w:del w:id="2241" w:author="Στάθης Καπ" w:date="2023-02-01T21:25:00Z">
                      <w:rPr>
                        <w:rFonts w:ascii="Cambria Math" w:eastAsiaTheme="minorEastAsia" w:hAnsi="Cambria Math"/>
                      </w:rPr>
                      <m:t>t</m:t>
                    </w:del>
                  </m:r>
                </m:e>
                <m:sub>
                  <m:r>
                    <w:del w:id="2242" w:author="Στάθης Καπ" w:date="2023-02-01T21:25:00Z">
                      <w:rPr>
                        <w:rFonts w:ascii="Cambria Math" w:eastAsiaTheme="minorEastAsia" w:hAnsi="Cambria Math"/>
                      </w:rPr>
                      <m:t>i</m:t>
                    </w:del>
                  </m:r>
                </m:sub>
                <m:sup>
                  <m:r>
                    <w:del w:id="2243" w:author="Στάθης Καπ" w:date="2023-02-01T21:25:00Z">
                      <w:rPr>
                        <w:rFonts w:ascii="Cambria Math" w:eastAsiaTheme="minorEastAsia" w:hAnsi="Cambria Math"/>
                      </w:rPr>
                      <m:t>2</m:t>
                    </w:del>
                  </m:r>
                </m:sup>
              </m:sSubSup>
            </m:num>
            <m:den>
              <m:r>
                <w:del w:id="2244" w:author="Στάθης Καπ" w:date="2023-02-01T21:25:00Z">
                  <w:rPr>
                    <w:rFonts w:ascii="Cambria Math" w:eastAsiaTheme="minorEastAsia" w:hAnsi="Cambria Math"/>
                  </w:rPr>
                  <m:t>minShif</m:t>
                </w:del>
              </m:r>
              <m:sSub>
                <m:sSubPr>
                  <m:ctrlPr>
                    <w:del w:id="2245" w:author="Στάθης Καπ" w:date="2023-02-01T21:25:00Z">
                      <w:rPr>
                        <w:rFonts w:ascii="Cambria Math" w:eastAsiaTheme="minorEastAsia" w:hAnsi="Cambria Math"/>
                        <w:i/>
                      </w:rPr>
                    </w:del>
                  </m:ctrlPr>
                </m:sSubPr>
                <m:e>
                  <m:r>
                    <w:del w:id="2246" w:author="Στάθης Καπ" w:date="2023-02-01T21:25:00Z">
                      <w:rPr>
                        <w:rFonts w:ascii="Cambria Math" w:eastAsiaTheme="minorEastAsia" w:hAnsi="Cambria Math"/>
                      </w:rPr>
                      <m:t>t</m:t>
                    </w:del>
                  </m:r>
                </m:e>
                <m:sub>
                  <m:r>
                    <w:del w:id="2247" w:author="Στάθης Καπ" w:date="2023-02-01T21:25:00Z">
                      <w:rPr>
                        <w:rFonts w:ascii="Cambria Math" w:eastAsiaTheme="minorEastAsia" w:hAnsi="Cambria Math"/>
                      </w:rPr>
                      <m:t>i</m:t>
                    </w:del>
                  </m:r>
                </m:sub>
              </m:sSub>
            </m:den>
          </m:f>
        </m:oMath>
      </m:oMathPara>
    </w:p>
    <w:p w14:paraId="6A896221" w14:textId="64CC8227" w:rsidR="009E4229" w:rsidRDefault="009E4229" w:rsidP="00A37CE4">
      <w:pPr>
        <w:rPr>
          <w:lang w:val="el-GR"/>
        </w:rPr>
      </w:pPr>
      <w:r w:rsidRPr="005E65CD">
        <w:rPr>
          <w:lang w:val="el-GR"/>
        </w:rPr>
        <w:t xml:space="preserve">όπου </w:t>
      </w:r>
      <m:oMath>
        <m:r>
          <w:rPr>
            <w:rFonts w:ascii="Cambria Math" w:hAnsi="Cambria Math"/>
            <w:lang w:val="el-GR"/>
          </w:rPr>
          <m:t>minShif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5E65CD">
        <w:rPr>
          <w:lang w:val="el-GR"/>
        </w:rPr>
        <w:t xml:space="preserve"> </w:t>
      </w:r>
      <w:r w:rsidR="005E1D6B">
        <w:rPr>
          <w:lang w:val="el-GR"/>
        </w:rPr>
        <w:t xml:space="preserve">είναι </w:t>
      </w:r>
      <w:r w:rsidRPr="005E65CD">
        <w:rPr>
          <w:lang w:val="el-GR"/>
        </w:rPr>
        <w:t xml:space="preserve">το </w:t>
      </w:r>
      <w:r>
        <w:t>Shift</w:t>
      </w:r>
      <w:r w:rsidRPr="005E65CD">
        <w:rPr>
          <w:lang w:val="el-GR"/>
        </w:rPr>
        <w:t xml:space="preserve"> της καλύτερης θέσης εισαγωγής του κόμβου </w:t>
      </w:r>
      <w:r>
        <w:t>i</w:t>
      </w:r>
      <w:r w:rsidRPr="005E65CD">
        <w:rPr>
          <w:lang w:val="el-GR"/>
        </w:rPr>
        <w:t xml:space="preserve"> στις διαδρομές. Ο κόμβος με το μεγαλύτερο </w:t>
      </w:r>
      <w:r>
        <w:t>ratio</w:t>
      </w:r>
      <w:r w:rsidRPr="005E65CD">
        <w:rPr>
          <w:lang w:val="el-GR"/>
        </w:rPr>
        <w:t xml:space="preserve"> επιλέγεται για την </w:t>
      </w:r>
      <w:r w:rsidR="009E3AD2">
        <w:rPr>
          <w:lang w:val="el-GR"/>
        </w:rPr>
        <w:t xml:space="preserve">επόμενη </w:t>
      </w:r>
      <w:r w:rsidRPr="005E65CD">
        <w:rPr>
          <w:lang w:val="el-GR"/>
        </w:rPr>
        <w:t>εισαγωγή</w:t>
      </w:r>
      <w:r w:rsidR="003D44DC">
        <w:rPr>
          <w:lang w:val="el-GR"/>
        </w:rPr>
        <w:t>.</w:t>
      </w:r>
    </w:p>
    <w:p w14:paraId="4FBD1C08" w14:textId="49D2540B" w:rsidR="0011367C" w:rsidRPr="00DE0971" w:rsidRDefault="00064306" w:rsidP="00A37CE4">
      <w:pPr>
        <w:rPr>
          <w:lang w:val="el-GR"/>
        </w:rPr>
      </w:pPr>
      <w:r w:rsidRPr="00B61BBC">
        <w:rPr>
          <w:lang w:val="el-GR"/>
        </w:rPr>
        <w:t xml:space="preserve">Αφότου εισαχθεί ένας κόμβος </w:t>
      </w:r>
      <w:r>
        <w:t>i</w:t>
      </w:r>
      <w:r w:rsidRPr="00B61BBC">
        <w:rPr>
          <w:lang w:val="el-GR"/>
        </w:rPr>
        <w:t xml:space="preserve"> στη διαδρομή </w:t>
      </w:r>
      <w:r>
        <w:t>m</w:t>
      </w:r>
      <w:r w:rsidRPr="00B61BBC">
        <w:rPr>
          <w:lang w:val="el-GR"/>
        </w:rPr>
        <w:t xml:space="preserve">, είναι προφανές πως η ώρα άφιξης στον κόμβο </w:t>
      </w:r>
      <w:r>
        <w:t>i</w:t>
      </w:r>
      <w:r w:rsidRPr="00B61BBC">
        <w:rPr>
          <w:lang w:val="el-GR"/>
        </w:rPr>
        <w:t xml:space="preserve">+1 θα μετατοπιστεί. Σε περίπτωση που η άφιξη στον κόμβο </w:t>
      </w:r>
      <w:r>
        <w:t>i</w:t>
      </w:r>
      <w:r w:rsidRPr="00B61BBC">
        <w:rPr>
          <w:lang w:val="el-GR"/>
        </w:rPr>
        <w:t xml:space="preserve">+1 δεν επηρεάσει την ώρα έναρξης της επίσκεψης στον </w:t>
      </w:r>
      <w:r>
        <w:t>i</w:t>
      </w:r>
      <w:r w:rsidRPr="00B61BBC">
        <w:rPr>
          <w:lang w:val="el-GR"/>
        </w:rPr>
        <w:t xml:space="preserve">+1 κόμβο, κάτι που θα συμβεί εάν προηγουμένως ίσχυε </w:t>
      </w:r>
      <m:oMath>
        <m:r>
          <w:rPr>
            <w:rFonts w:ascii="Cambria Math" w:hAnsi="Cambria Math"/>
            <w:lang w:val="el-GR"/>
          </w:rPr>
          <m:t>wai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i+1</m:t>
            </m:r>
          </m:sub>
        </m:sSub>
        <m:r>
          <w:rPr>
            <w:rFonts w:ascii="Cambria Math" w:hAnsi="Cambria Math"/>
            <w:lang w:val="el-GR"/>
          </w:rPr>
          <m:t>≠0</m:t>
        </m:r>
      </m:oMath>
      <w:r w:rsidRPr="00B61BBC">
        <w:rPr>
          <w:lang w:val="el-GR"/>
        </w:rPr>
        <w:t xml:space="preserve"> και </w:t>
      </w:r>
      <w:r w:rsidRPr="00B61BBC">
        <w:rPr>
          <w:lang w:val="el-GR"/>
        </w:rPr>
        <w:lastRenderedPageBreak/>
        <w:t xml:space="preserve">συνεχίσει να ισχύει παρά τη προσθήκη του </w:t>
      </w:r>
      <w:r>
        <w:t>i</w:t>
      </w:r>
      <w:r w:rsidRPr="00B61BBC">
        <w:rPr>
          <w:lang w:val="el-GR"/>
        </w:rPr>
        <w:t xml:space="preserve">, τότε η ώρα άφιξης στον κόμβο </w:t>
      </w:r>
      <w:r>
        <w:t>i</w:t>
      </w:r>
      <w:r w:rsidRPr="00B61BBC">
        <w:rPr>
          <w:lang w:val="el-GR"/>
        </w:rPr>
        <w:t xml:space="preserve">+2 δεν θα αλλάξει. Με το σκεπτικό αυτό, μετά από κάθε εισαγωγή ενός κόμβου </w:t>
      </w:r>
      <w:r>
        <w:t>i</w:t>
      </w:r>
      <w:r w:rsidRPr="00B61BBC">
        <w:rPr>
          <w:lang w:val="el-GR"/>
        </w:rPr>
        <w:t xml:space="preserve"> σε μια διαδρομή </w:t>
      </w:r>
      <w:r>
        <w:t>m</w:t>
      </w:r>
      <w:r w:rsidRPr="00B61BBC">
        <w:rPr>
          <w:lang w:val="el-GR"/>
        </w:rPr>
        <w:t xml:space="preserve">, για κάθε κόμβο που ακολουθεί μέχρι τον κόμβο </w:t>
      </w:r>
      <w:r>
        <w:t>n</w:t>
      </w:r>
      <w:r w:rsidRPr="00B61BBC">
        <w:rPr>
          <w:lang w:val="el-GR"/>
        </w:rPr>
        <w:t xml:space="preserve"> που επηρεάζεται η τιμή του </w:t>
      </w:r>
      <m:oMath>
        <m:r>
          <w:rPr>
            <w:rFonts w:ascii="Cambria Math" w:hAnsi="Cambria Math"/>
            <w:lang w:val="el-GR"/>
          </w:rPr>
          <m:t>startOfVisi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n</m:t>
            </m:r>
          </m:sub>
        </m:sSub>
      </m:oMath>
      <w:r w:rsidRPr="00B61BBC">
        <w:rPr>
          <w:lang w:val="el-GR"/>
        </w:rPr>
        <w:t xml:space="preserve">ή μέχρι τον τελικό κόμβο </w:t>
      </w:r>
      <w:r>
        <w:t>N</w:t>
      </w:r>
      <w:r w:rsidRPr="00B61BBC">
        <w:rPr>
          <w:lang w:val="el-GR"/>
        </w:rPr>
        <w:t xml:space="preserve"> πρέπει να ενημερώνονται οι τιμές </w:t>
      </w:r>
      <w:r>
        <w:t>arrTime</w:t>
      </w:r>
      <w:r w:rsidRPr="00B61BBC">
        <w:rPr>
          <w:lang w:val="el-GR"/>
        </w:rPr>
        <w:t xml:space="preserve">, </w:t>
      </w:r>
      <w:r>
        <w:t>wait</w:t>
      </w:r>
      <w:r w:rsidRPr="00B61BBC">
        <w:rPr>
          <w:lang w:val="el-GR"/>
        </w:rPr>
        <w:t xml:space="preserve">, </w:t>
      </w:r>
      <w:r>
        <w:t>startOfVisit</w:t>
      </w:r>
      <w:r w:rsidRPr="00B61BBC">
        <w:rPr>
          <w:lang w:val="el-GR"/>
        </w:rPr>
        <w:t xml:space="preserve">, </w:t>
      </w:r>
      <w:r>
        <w:t>depTime</w:t>
      </w:r>
      <w:r w:rsidRPr="00B61BBC">
        <w:rPr>
          <w:lang w:val="el-GR"/>
        </w:rPr>
        <w:t xml:space="preserve"> και </w:t>
      </w:r>
      <w:r>
        <w:t>Shift</w:t>
      </w:r>
      <w:r w:rsidRPr="00B61BBC">
        <w:rPr>
          <w:lang w:val="el-GR"/>
        </w:rPr>
        <w:t>.</w:t>
      </w:r>
    </w:p>
    <w:p w14:paraId="24E93AEC" w14:textId="74245243" w:rsidR="00A030E7" w:rsidRDefault="00A030E7" w:rsidP="00A37CE4">
      <w:pPr>
        <w:rPr>
          <w:lang w:val="el-GR"/>
        </w:rPr>
      </w:pPr>
      <w:r w:rsidRPr="00366B86">
        <w:rPr>
          <w:lang w:val="el-GR"/>
        </w:rPr>
        <w:t xml:space="preserve">Επίσης, </w:t>
      </w:r>
      <w:r w:rsidR="00AD76D5" w:rsidRPr="00366B86">
        <w:rPr>
          <w:lang w:val="el-GR"/>
        </w:rPr>
        <w:t>όπως</w:t>
      </w:r>
      <w:r w:rsidRPr="00366B86">
        <w:rPr>
          <w:lang w:val="el-GR"/>
        </w:rPr>
        <w:t xml:space="preserve"> έγινε αντιληπτό παραπάνω, η τιμή </w:t>
      </w:r>
      <w:r>
        <w:t>MaxShift</w:t>
      </w:r>
      <w:r w:rsidRPr="00366B86">
        <w:rPr>
          <w:lang w:val="el-GR"/>
        </w:rPr>
        <w:t xml:space="preserve"> είναι αναγκαία για την έλεγχο εφικτότητας μιας εισαγωγής. </w:t>
      </w:r>
      <w:r w:rsidR="00AD76D5" w:rsidRPr="00366B86">
        <w:rPr>
          <w:lang w:val="el-GR"/>
        </w:rPr>
        <w:t>Όμως</w:t>
      </w:r>
      <w:r w:rsidRPr="00366B86">
        <w:rPr>
          <w:lang w:val="el-GR"/>
        </w:rPr>
        <w:t xml:space="preserve">, επειδή όπως αναφέρθηκε </w:t>
      </w:r>
      <w:r w:rsidR="000A6C63" w:rsidRPr="00366B86">
        <w:rPr>
          <w:lang w:val="el-GR"/>
        </w:rPr>
        <w:t>προηγουμένως</w:t>
      </w:r>
      <w:r w:rsidRPr="00366B86">
        <w:rPr>
          <w:lang w:val="el-GR"/>
        </w:rPr>
        <w:t xml:space="preserve"> η τιμή </w:t>
      </w:r>
      <w:r>
        <w:t>depTime</w:t>
      </w:r>
      <w:r w:rsidRPr="00366B86">
        <w:rPr>
          <w:lang w:val="el-GR"/>
        </w:rPr>
        <w:t xml:space="preserve"> μερικών κόμβων μεταβάλλεται, και η τιμή </w:t>
      </w:r>
      <w:r>
        <w:t>MaxShift</w:t>
      </w:r>
      <w:r w:rsidRPr="00366B86">
        <w:rPr>
          <w:lang w:val="el-GR"/>
        </w:rPr>
        <w:t xml:space="preserve"> εξαρτάται από την τιμή </w:t>
      </w:r>
      <w:r>
        <w:t>depTime</w:t>
      </w:r>
      <w:r w:rsidRPr="00366B86">
        <w:rPr>
          <w:lang w:val="el-GR"/>
        </w:rPr>
        <w:t xml:space="preserve"> (σχέση 3.6), πρέπει ξεκινώντας από τον κόμβο ν που δεν επηρεάστηκε η τιμή του </w:t>
      </w:r>
      <w:r>
        <w:t>startOfVisit</w:t>
      </w:r>
      <w:r w:rsidR="0042538E" w:rsidRPr="0042538E">
        <w:rPr>
          <w:lang w:val="el-GR"/>
        </w:rPr>
        <w:t>(</w:t>
      </w:r>
      <w:r>
        <w:t>n</w:t>
      </w:r>
      <w:r w:rsidR="0042538E" w:rsidRPr="0042538E">
        <w:rPr>
          <w:lang w:val="el-GR"/>
        </w:rPr>
        <w:t>)</w:t>
      </w:r>
      <w:r w:rsidRPr="00366B86">
        <w:rPr>
          <w:lang w:val="el-GR"/>
        </w:rPr>
        <w:t xml:space="preserve"> ή από τον τελικό κόμβο Ν και προς τον αρχικό κόμβο </w:t>
      </w:r>
      <w:r w:rsidR="00256231">
        <w:rPr>
          <w:lang w:val="el-GR"/>
        </w:rPr>
        <w:t>«</w:t>
      </w:r>
      <w:r w:rsidRPr="00366B86">
        <w:rPr>
          <w:lang w:val="el-GR"/>
        </w:rPr>
        <w:t>0</w:t>
      </w:r>
      <w:r w:rsidR="00256231">
        <w:rPr>
          <w:lang w:val="el-GR"/>
        </w:rPr>
        <w:t>»</w:t>
      </w:r>
      <w:r w:rsidR="00D47FE3">
        <w:rPr>
          <w:lang w:val="el-GR"/>
        </w:rPr>
        <w:t xml:space="preserve"> </w:t>
      </w:r>
      <w:r w:rsidRPr="00366B86">
        <w:rPr>
          <w:lang w:val="el-GR"/>
        </w:rPr>
        <w:t xml:space="preserve">να ενημερωθεί και η τιμή της </w:t>
      </w:r>
      <w:r>
        <w:t>MaxShift</w:t>
      </w:r>
      <w:r w:rsidRPr="00366B86">
        <w:rPr>
          <w:lang w:val="el-GR"/>
        </w:rPr>
        <w:t xml:space="preserve"> τους.</w:t>
      </w:r>
    </w:p>
    <w:p w14:paraId="2286254F" w14:textId="3DC36AAE" w:rsidR="00366B86" w:rsidRDefault="00366B86" w:rsidP="00A37CE4">
      <w:pPr>
        <w:rPr>
          <w:lang w:val="el-GR"/>
        </w:rPr>
      </w:pPr>
      <w:r w:rsidRPr="009F194C">
        <w:rPr>
          <w:lang w:val="el-GR"/>
        </w:rPr>
        <w:t xml:space="preserve">Η παραπάνω διαδικασία επαναλαμβάνεται έως ότου να μην είναι δυνατή κάποια άλλη εισαγωγή στις διαδρομές, δηλαδή μέχρι η λίστα των κόμβων προς εισαγωγή είτε να είναι κενή είτε μέχρι </w:t>
      </w:r>
      <w:del w:id="2248" w:author=" " w:date="2023-01-29T17:09:00Z">
        <w:r w:rsidRPr="009F194C" w:rsidDel="00B77DE3">
          <w:rPr>
            <w:lang w:val="el-GR"/>
          </w:rPr>
          <w:delText>οι</w:delText>
        </w:r>
      </w:del>
      <w:r w:rsidRPr="009F194C">
        <w:rPr>
          <w:lang w:val="el-GR"/>
        </w:rPr>
        <w:t xml:space="preserve"> όλοι κόμβοι που την αποτελούν να προκαλούν δυσχέρεια σε </w:t>
      </w:r>
      <w:ins w:id="2249" w:author=" " w:date="2023-01-29T17:10:00Z">
        <w:r w:rsidR="00B77DE3">
          <w:rPr>
            <w:lang w:val="el-GR"/>
          </w:rPr>
          <w:t xml:space="preserve">κάθε </w:t>
        </w:r>
      </w:ins>
      <w:del w:id="2250" w:author=" " w:date="2023-01-29T17:10:00Z">
        <w:r w:rsidRPr="009F194C" w:rsidDel="00B77DE3">
          <w:rPr>
            <w:lang w:val="el-GR"/>
          </w:rPr>
          <w:delText>οποιαδήποτε</w:delText>
        </w:r>
      </w:del>
      <w:r w:rsidRPr="009F194C">
        <w:rPr>
          <w:lang w:val="el-GR"/>
        </w:rPr>
        <w:t xml:space="preserve"> διαδρομή </w:t>
      </w:r>
      <w:r>
        <w:t>m</w:t>
      </w:r>
      <w:r w:rsidRPr="009F194C">
        <w:rPr>
          <w:lang w:val="el-GR"/>
        </w:rPr>
        <w:t xml:space="preserve"> με τη εισαγωγή τους σε αυτή.</w:t>
      </w:r>
    </w:p>
    <w:p w14:paraId="0F521CAC" w14:textId="77777777" w:rsidR="009F194C" w:rsidRDefault="00A633A6" w:rsidP="00A37CE4">
      <w:r>
        <w:rPr>
          <w:noProof/>
          <w:rPrChange w:id="2251" w:author="Στάθης Καπ" w:date="2023-02-01T06:01:00Z">
            <w:rPr>
              <w:noProof/>
              <w:lang w:val="el-GR" w:eastAsia="el-GR"/>
            </w:rPr>
          </w:rPrChange>
        </w:rPr>
        <w:drawing>
          <wp:inline distT="0" distB="0" distL="0" distR="0" wp14:anchorId="3A696981" wp14:editId="79013F18">
            <wp:extent cx="5612130" cy="267779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677795"/>
                    </a:xfrm>
                    <a:prstGeom prst="rect">
                      <a:avLst/>
                    </a:prstGeom>
                  </pic:spPr>
                </pic:pic>
              </a:graphicData>
            </a:graphic>
          </wp:inline>
        </w:drawing>
      </w:r>
    </w:p>
    <w:p w14:paraId="5C22A536" w14:textId="77777777" w:rsidR="00292343" w:rsidRDefault="00292343" w:rsidP="00292343">
      <w:pPr>
        <w:pStyle w:val="Heading3"/>
        <w:rPr>
          <w:lang w:val="el-GR"/>
        </w:rPr>
      </w:pPr>
      <w:bookmarkStart w:id="2252" w:name="_Toc124915381"/>
      <w:r w:rsidRPr="006D766C">
        <w:rPr>
          <w:lang w:val="el-GR"/>
        </w:rPr>
        <w:t xml:space="preserve">3.2.2 </w:t>
      </w:r>
      <w:r>
        <w:rPr>
          <w:lang w:val="el-GR"/>
        </w:rPr>
        <w:t>Βήμα Διαταραχής</w:t>
      </w:r>
      <w:bookmarkEnd w:id="2252"/>
    </w:p>
    <w:p w14:paraId="3828E155" w14:textId="5ED5509C" w:rsidR="00292343" w:rsidRDefault="00B56A1F" w:rsidP="00292343">
      <w:pPr>
        <w:rPr>
          <w:lang w:val="el-GR"/>
        </w:rPr>
      </w:pPr>
      <w:r w:rsidRPr="000B7AD4">
        <w:rPr>
          <w:lang w:val="el-GR"/>
        </w:rPr>
        <w:t xml:space="preserve">Στο προηγούμενο βήμα, ουσιαστικά εφαρμόσθηκε η τεχνική της τοπικής αναζήτησης και με «άπληστο» τρόπο κατασκευάστηκε μία λύση </w:t>
      </w:r>
      <w:r>
        <w:t>S</w:t>
      </w:r>
      <w:r w:rsidRPr="000B7AD4">
        <w:rPr>
          <w:lang w:val="el-GR"/>
        </w:rPr>
        <w:t xml:space="preserve">0. Παρ΄ όλα αυτά, επειδή πιθανότατα η λύση που παράχθηκε είναι </w:t>
      </w:r>
      <w:r w:rsidR="00AD76D5" w:rsidRPr="000B7AD4">
        <w:rPr>
          <w:lang w:val="el-GR"/>
        </w:rPr>
        <w:t>μόνο</w:t>
      </w:r>
      <w:r w:rsidRPr="000B7AD4">
        <w:rPr>
          <w:lang w:val="el-GR"/>
        </w:rPr>
        <w:t xml:space="preserve"> τοπικά βέλτιστη, ακολουθεί το βήμα της διαταραχής. </w:t>
      </w:r>
      <w:r w:rsidR="00966C16">
        <w:rPr>
          <w:lang w:val="el-GR"/>
        </w:rPr>
        <w:t>Στο</w:t>
      </w:r>
      <w:r w:rsidRPr="000B7AD4">
        <w:rPr>
          <w:lang w:val="el-GR"/>
        </w:rPr>
        <w:t xml:space="preserve"> βήμα αυτό, η λύση που παράχθηκε προηγουμένως υπόκειται σε μια</w:t>
      </w:r>
      <w:r w:rsidR="000B7AD4">
        <w:rPr>
          <w:lang w:val="el-GR"/>
        </w:rPr>
        <w:t xml:space="preserve"> </w:t>
      </w:r>
      <w:r w:rsidR="000B7AD4" w:rsidRPr="00E560AA">
        <w:rPr>
          <w:lang w:val="el-GR"/>
        </w:rPr>
        <w:t>διαδικασία αφαίρεσης κόμβων από κάθε διαδρομή έτσι ώστε να ξεφύγει από το τοπικό βέλτιστο</w:t>
      </w:r>
      <w:r w:rsidR="00E560AA">
        <w:rPr>
          <w:lang w:val="el-GR"/>
        </w:rPr>
        <w:t>.</w:t>
      </w:r>
    </w:p>
    <w:p w14:paraId="1359561E" w14:textId="0CE8C6CD" w:rsidR="00E560AA" w:rsidRDefault="00DF4E2E" w:rsidP="00292343">
      <w:pPr>
        <w:rPr>
          <w:lang w:val="el-GR"/>
        </w:rPr>
      </w:pPr>
      <w:r w:rsidRPr="007F0272">
        <w:rPr>
          <w:lang w:val="el-GR"/>
        </w:rPr>
        <w:t xml:space="preserve">Η διαδικασία αυτή χρειάζεται 2 παραμέτρους, την </w:t>
      </w:r>
      <w:r>
        <w:t>S</w:t>
      </w:r>
      <w:r w:rsidRPr="007F0272">
        <w:rPr>
          <w:lang w:val="el-GR"/>
        </w:rPr>
        <w:t xml:space="preserve"> και την </w:t>
      </w:r>
      <w:r>
        <w:t>R</w:t>
      </w:r>
      <w:r w:rsidRPr="007F0272">
        <w:rPr>
          <w:lang w:val="el-GR"/>
        </w:rPr>
        <w:t xml:space="preserve">. Η πρώτη αντιπροσωπεύει τον κόμβο από τον οποίο θα ξεκινήσει η διαδικασία αφαίρεσης (πρώτο, δεύτερο, τρίτο, κλπ.) και η δεύτερη το πλήθος των συνεχόμενων κόμβων που πρόκειται να αφαιρεθούν ξεκινώντας από τον </w:t>
      </w:r>
      <w:r>
        <w:t>S</w:t>
      </w:r>
      <w:r w:rsidRPr="007F0272">
        <w:rPr>
          <w:lang w:val="el-GR"/>
        </w:rPr>
        <w:t xml:space="preserve">. Η αφαίρεση αυτή θα εφαρμοσθεί σε κάθε διαδρομή της λύσης που παράχθηκε στο προηγούμενο βήμα με τα ίδια </w:t>
      </w:r>
      <w:r>
        <w:t>S</w:t>
      </w:r>
      <w:r w:rsidRPr="007F0272">
        <w:rPr>
          <w:lang w:val="el-GR"/>
        </w:rPr>
        <w:t xml:space="preserve"> και </w:t>
      </w:r>
      <w:r>
        <w:t>R</w:t>
      </w:r>
      <w:r w:rsidRPr="007F0272">
        <w:rPr>
          <w:lang w:val="el-GR"/>
        </w:rPr>
        <w:t xml:space="preserve">. </w:t>
      </w:r>
      <w:r w:rsidR="00C96053" w:rsidRPr="007F0272">
        <w:rPr>
          <w:lang w:val="el-GR"/>
        </w:rPr>
        <w:t>Έστω</w:t>
      </w:r>
      <w:r w:rsidRPr="007F0272">
        <w:rPr>
          <w:lang w:val="el-GR"/>
        </w:rPr>
        <w:t xml:space="preserve"> </w:t>
      </w:r>
      <w:r>
        <w:t>routeLen</w:t>
      </w:r>
      <w:r w:rsidR="0030647E" w:rsidRPr="0030647E">
        <w:rPr>
          <w:lang w:val="el-GR"/>
        </w:rPr>
        <w:t>(</w:t>
      </w:r>
      <w:r>
        <w:t>m</w:t>
      </w:r>
      <w:r w:rsidR="0030647E" w:rsidRPr="0030647E">
        <w:rPr>
          <w:lang w:val="el-GR"/>
        </w:rPr>
        <w:t>)</w:t>
      </w:r>
      <w:r w:rsidRPr="007F0272">
        <w:rPr>
          <w:lang w:val="el-GR"/>
        </w:rPr>
        <w:t xml:space="preserve"> το μήκος μιας διαδρομής </w:t>
      </w:r>
      <w:r w:rsidR="009B4DC1">
        <w:t>m</w:t>
      </w:r>
      <w:r w:rsidRPr="007F0272">
        <w:rPr>
          <w:lang w:val="el-GR"/>
        </w:rPr>
        <w:t xml:space="preserve">. Εάν σε </w:t>
      </w:r>
      <w:r w:rsidRPr="007F0272">
        <w:rPr>
          <w:lang w:val="el-GR"/>
        </w:rPr>
        <w:lastRenderedPageBreak/>
        <w:t xml:space="preserve">κάποια επανάληψη προκύψει ότι </w:t>
      </w:r>
      <w:r>
        <w:t>S</w:t>
      </w:r>
      <w:r w:rsidRPr="007F0272">
        <w:rPr>
          <w:lang w:val="el-GR"/>
        </w:rPr>
        <w:t xml:space="preserve"> + </w:t>
      </w:r>
      <w:r>
        <w:t>R</w:t>
      </w:r>
      <w:r w:rsidRPr="007F0272">
        <w:rPr>
          <w:lang w:val="el-GR"/>
        </w:rPr>
        <w:t xml:space="preserve"> &gt; </w:t>
      </w:r>
      <w:r>
        <w:t>routeLen</w:t>
      </w:r>
      <w:r w:rsidR="0030647E" w:rsidRPr="0030647E">
        <w:rPr>
          <w:lang w:val="el-GR"/>
        </w:rPr>
        <w:t>(</w:t>
      </w:r>
      <w:r>
        <w:t>m</w:t>
      </w:r>
      <w:r w:rsidR="0030647E" w:rsidRPr="0030647E">
        <w:rPr>
          <w:lang w:val="el-GR"/>
        </w:rPr>
        <w:t>)</w:t>
      </w:r>
      <w:r w:rsidRPr="007F0272">
        <w:rPr>
          <w:lang w:val="el-GR"/>
        </w:rPr>
        <w:t xml:space="preserve"> τότε η αφαίρεση συνεχίζεται από τον πρώτο κόμβο της διαδρομής </w:t>
      </w:r>
      <w:r>
        <w:t>m</w:t>
      </w:r>
      <w:r w:rsidRPr="007F0272">
        <w:rPr>
          <w:lang w:val="el-GR"/>
        </w:rPr>
        <w:t>.</w:t>
      </w:r>
    </w:p>
    <w:p w14:paraId="65498760" w14:textId="53B76A51" w:rsidR="007F0272" w:rsidRPr="006D766C" w:rsidRDefault="007F0272" w:rsidP="00292343">
      <w:pPr>
        <w:rPr>
          <w:lang w:val="el-GR"/>
        </w:rPr>
      </w:pPr>
      <w:r w:rsidRPr="00C92D89">
        <w:rPr>
          <w:lang w:val="el-GR"/>
        </w:rPr>
        <w:t xml:space="preserve">Μετά από την αφαίρεση των κόμβων είναι προφανές πως πρέπει να ενημερωθούν οι μεταβλητές </w:t>
      </w:r>
      <w:r w:rsidR="00B332BE" w:rsidRPr="00C92D89">
        <w:rPr>
          <w:lang w:val="el-GR"/>
        </w:rPr>
        <w:t>των</w:t>
      </w:r>
      <w:r w:rsidRPr="00C92D89">
        <w:rPr>
          <w:lang w:val="el-GR"/>
        </w:rPr>
        <w:t xml:space="preserve"> κόμβων που παρέμειναν στις διαδρομές. Οπότε επαναλαμβάνεται η διαδικασία ενημέρωσης των </w:t>
      </w:r>
      <w:r>
        <w:t>arrTime</w:t>
      </w:r>
      <w:r w:rsidRPr="00C92D89">
        <w:rPr>
          <w:lang w:val="el-GR"/>
        </w:rPr>
        <w:t xml:space="preserve">, </w:t>
      </w:r>
      <w:r>
        <w:t>wait</w:t>
      </w:r>
      <w:r w:rsidRPr="00C92D89">
        <w:rPr>
          <w:lang w:val="el-GR"/>
        </w:rPr>
        <w:t xml:space="preserve">, </w:t>
      </w:r>
      <w:r>
        <w:t>startOfVisit</w:t>
      </w:r>
      <w:r w:rsidRPr="00C92D89">
        <w:rPr>
          <w:lang w:val="el-GR"/>
        </w:rPr>
        <w:t xml:space="preserve">, </w:t>
      </w:r>
      <w:r>
        <w:t>depTime</w:t>
      </w:r>
      <w:r w:rsidRPr="00C92D89">
        <w:rPr>
          <w:lang w:val="el-GR"/>
        </w:rPr>
        <w:t xml:space="preserve">, </w:t>
      </w:r>
      <w:r>
        <w:t>Shift</w:t>
      </w:r>
      <w:r w:rsidRPr="00C92D89">
        <w:rPr>
          <w:lang w:val="el-GR"/>
        </w:rPr>
        <w:t xml:space="preserve"> και </w:t>
      </w:r>
      <w:r>
        <w:t>MaxShift</w:t>
      </w:r>
      <w:r w:rsidRPr="00C92D89">
        <w:rPr>
          <w:lang w:val="el-GR"/>
        </w:rPr>
        <w:t xml:space="preserve"> που </w:t>
      </w:r>
      <w:r w:rsidR="00B332BE" w:rsidRPr="00C92D89">
        <w:rPr>
          <w:lang w:val="el-GR"/>
        </w:rPr>
        <w:t>περιεγράφηκε</w:t>
      </w:r>
      <w:r w:rsidRPr="00C92D89">
        <w:rPr>
          <w:lang w:val="el-GR"/>
        </w:rPr>
        <w:t xml:space="preserve"> στο τέλος του προηγούμενου βήματος.</w:t>
      </w:r>
    </w:p>
    <w:p w14:paraId="50DB5CD8" w14:textId="641BFF69" w:rsidR="00566061" w:rsidRDefault="0022781D" w:rsidP="00655AEF">
      <w:pPr>
        <w:rPr>
          <w:lang w:val="el-GR"/>
        </w:rPr>
      </w:pPr>
      <w:ins w:id="2253" w:author="Στάθης Καπ" w:date="2023-02-02T04:18:00Z">
        <w:r>
          <w:rPr>
            <w:noProof/>
          </w:rPr>
          <w:drawing>
            <wp:inline distT="0" distB="0" distL="0" distR="0" wp14:anchorId="212257B5" wp14:editId="29D329E4">
              <wp:extent cx="5612130" cy="2753995"/>
              <wp:effectExtent l="0" t="0" r="762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753995"/>
                      </a:xfrm>
                      <a:prstGeom prst="rect">
                        <a:avLst/>
                      </a:prstGeom>
                    </pic:spPr>
                  </pic:pic>
                </a:graphicData>
              </a:graphic>
            </wp:inline>
          </w:drawing>
        </w:r>
      </w:ins>
      <w:commentRangeStart w:id="2254"/>
      <w:del w:id="2255" w:author="Στάθης Καπ" w:date="2023-02-02T02:59:00Z">
        <w:r w:rsidR="004D3B4E" w:rsidRPr="00655AEF" w:rsidDel="00796F06">
          <w:rPr>
            <w:noProof/>
            <w:rPrChange w:id="2256" w:author="Στάθης Καπ" w:date="2023-02-01T06:01:00Z">
              <w:rPr>
                <w:noProof/>
                <w:lang w:val="el-GR" w:eastAsia="el-GR"/>
              </w:rPr>
            </w:rPrChange>
          </w:rPr>
          <w:drawing>
            <wp:inline distT="0" distB="0" distL="0" distR="0" wp14:anchorId="3FDE8117" wp14:editId="5366075E">
              <wp:extent cx="5612130" cy="19526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952625"/>
                      </a:xfrm>
                      <a:prstGeom prst="rect">
                        <a:avLst/>
                      </a:prstGeom>
                    </pic:spPr>
                  </pic:pic>
                </a:graphicData>
              </a:graphic>
            </wp:inline>
          </w:drawing>
        </w:r>
      </w:del>
      <w:commentRangeEnd w:id="2254"/>
      <w:r w:rsidR="001E51B1">
        <w:rPr>
          <w:rStyle w:val="CommentReference"/>
        </w:rPr>
        <w:commentReference w:id="2254"/>
      </w:r>
    </w:p>
    <w:p w14:paraId="0A85A4B0" w14:textId="6966CEF2" w:rsidR="00660B79" w:rsidRDefault="00660B79" w:rsidP="00660B79">
      <w:pPr>
        <w:pStyle w:val="Heading3"/>
        <w:rPr>
          <w:lang w:val="el-GR"/>
        </w:rPr>
      </w:pPr>
      <w:bookmarkStart w:id="2257" w:name="_Toc124915382"/>
      <w:r w:rsidRPr="00660B79">
        <w:rPr>
          <w:lang w:val="el-GR"/>
        </w:rPr>
        <w:t xml:space="preserve">3.2.3 </w:t>
      </w:r>
      <w:r>
        <w:rPr>
          <w:lang w:val="el-GR"/>
        </w:rPr>
        <w:t>Ευρετικός Αλγόριθμος Επαναλαμβανόμενης Τοπικής Αναζήτησης</w:t>
      </w:r>
      <w:bookmarkEnd w:id="2257"/>
    </w:p>
    <w:p w14:paraId="440B9BB9" w14:textId="0EE93EF4" w:rsidR="0062551B" w:rsidRPr="0053206A" w:rsidRDefault="00660B79" w:rsidP="00660B79">
      <w:pPr>
        <w:rPr>
          <w:lang w:val="el-GR"/>
        </w:rPr>
      </w:pPr>
      <w:r w:rsidRPr="00153135">
        <w:rPr>
          <w:lang w:val="el-GR"/>
        </w:rPr>
        <w:t xml:space="preserve">Μετά </w:t>
      </w:r>
      <w:r w:rsidR="00C31650" w:rsidRPr="00153135">
        <w:rPr>
          <w:lang w:val="el-GR"/>
        </w:rPr>
        <w:t>από</w:t>
      </w:r>
      <w:r w:rsidRPr="00153135">
        <w:rPr>
          <w:lang w:val="el-GR"/>
        </w:rPr>
        <w:t xml:space="preserve"> κάθε βήμα Εισαγωγής, προκύπτει μία λύση </w:t>
      </w:r>
      <w:r>
        <w:t>S</w:t>
      </w:r>
      <w:r w:rsidR="002716FD">
        <w:rPr>
          <w:lang w:val="el-GR"/>
        </w:rPr>
        <w:t>’</w:t>
      </w:r>
      <w:r w:rsidRPr="00153135">
        <w:rPr>
          <w:lang w:val="el-GR"/>
        </w:rPr>
        <w:t>, η οποία συγκρίνεται με τη βέλτιστη μέχρι στιγμής λύση</w:t>
      </w:r>
      <w:r w:rsidR="002716FD">
        <w:rPr>
          <w:lang w:val="el-GR"/>
        </w:rPr>
        <w:t xml:space="preserve"> </w:t>
      </w:r>
      <w:r w:rsidR="002716FD">
        <w:t>S</w:t>
      </w:r>
      <w:r w:rsidRPr="00153135">
        <w:rPr>
          <w:lang w:val="el-GR"/>
        </w:rPr>
        <w:t xml:space="preserve">. Στη περίπτωση που </w:t>
      </w:r>
      <w:r w:rsidR="002716FD">
        <w:rPr>
          <w:lang w:val="el-GR"/>
        </w:rPr>
        <w:t xml:space="preserve">η </w:t>
      </w:r>
      <w:r w:rsidRPr="00153135">
        <w:rPr>
          <w:lang w:val="el-GR"/>
        </w:rPr>
        <w:t xml:space="preserve">λύση </w:t>
      </w:r>
      <w:r>
        <w:t>S</w:t>
      </w:r>
      <w:r w:rsidR="002716FD">
        <w:rPr>
          <w:lang w:val="el-GR"/>
        </w:rPr>
        <w:t>’</w:t>
      </w:r>
      <w:r w:rsidRPr="00153135">
        <w:rPr>
          <w:lang w:val="el-GR"/>
        </w:rPr>
        <w:t xml:space="preserve"> είναι καλύτερη από τη</w:t>
      </w:r>
      <w:r w:rsidR="002716FD">
        <w:rPr>
          <w:lang w:val="el-GR"/>
        </w:rPr>
        <w:t>ν</w:t>
      </w:r>
      <w:r w:rsidRPr="00153135">
        <w:rPr>
          <w:lang w:val="el-GR"/>
        </w:rPr>
        <w:t xml:space="preserve"> </w:t>
      </w:r>
      <w:r w:rsidR="002716FD">
        <w:t>S</w:t>
      </w:r>
      <w:r w:rsidRPr="00153135">
        <w:rPr>
          <w:lang w:val="el-GR"/>
        </w:rPr>
        <w:t xml:space="preserve">, </w:t>
      </w:r>
      <w:r w:rsidR="002716FD">
        <w:rPr>
          <w:lang w:val="el-GR"/>
        </w:rPr>
        <w:t>ως</w:t>
      </w:r>
      <w:r w:rsidRPr="00153135">
        <w:rPr>
          <w:lang w:val="el-GR"/>
        </w:rPr>
        <w:t xml:space="preserve"> βέλτιστη θεωρείται πλέον η </w:t>
      </w:r>
      <w:r w:rsidR="002716FD">
        <w:t>S</w:t>
      </w:r>
      <w:r w:rsidR="002716FD" w:rsidRPr="002716FD">
        <w:rPr>
          <w:lang w:val="el-GR"/>
        </w:rPr>
        <w:t>’</w:t>
      </w:r>
      <w:r w:rsidRPr="00153135">
        <w:rPr>
          <w:lang w:val="el-GR"/>
        </w:rPr>
        <w:t xml:space="preserve">. Στην αντίθετη περίπτωση αυξάνεται η μεταβλητή </w:t>
      </w:r>
      <w:r>
        <w:t>timesNotImproved</w:t>
      </w:r>
      <w:r w:rsidRPr="00153135">
        <w:rPr>
          <w:lang w:val="el-GR"/>
        </w:rPr>
        <w:t xml:space="preserve"> κατά 1. Ακολουθεί το βήμα Διαταραχής κατά το οποίο αφαιρούνται κόμβοι επιτρέποντας στη λύση </w:t>
      </w:r>
      <w:r w:rsidR="002716FD">
        <w:t>S</w:t>
      </w:r>
      <w:r w:rsidRPr="00153135">
        <w:rPr>
          <w:lang w:val="el-GR"/>
        </w:rPr>
        <w:t xml:space="preserve"> να ξεφύγει από πιθανό τοπικό βέλτιστο σημείο. Επίσης χρειάζεται μια ρύθμιση στις μεταβλητές </w:t>
      </w:r>
      <w:r w:rsidR="002716FD">
        <w:t>s</w:t>
      </w:r>
      <w:r w:rsidRPr="00153135">
        <w:rPr>
          <w:lang w:val="el-GR"/>
        </w:rPr>
        <w:t xml:space="preserve"> και </w:t>
      </w:r>
      <w:r w:rsidR="002716FD">
        <w:t>r</w:t>
      </w:r>
      <w:r w:rsidRPr="00153135">
        <w:rPr>
          <w:lang w:val="el-GR"/>
        </w:rPr>
        <w:t xml:space="preserve">, οι οποίες αναφέρθηκαν στο βήμα διαταραχής, έτσι ώστε να είναι βέβαιο πως </w:t>
      </w:r>
      <w:r w:rsidR="00153135" w:rsidRPr="00153135">
        <w:rPr>
          <w:lang w:val="el-GR"/>
        </w:rPr>
        <w:t>όλοι</w:t>
      </w:r>
      <w:r w:rsidRPr="00153135">
        <w:rPr>
          <w:lang w:val="el-GR"/>
        </w:rPr>
        <w:t xml:space="preserve"> οι κόμβοι που εισήλθαν αρχικά στην λύση θα έχουν αφαιρεθεί τουλάχιστον μία </w:t>
      </w:r>
      <w:r w:rsidR="00153135" w:rsidRPr="00153135">
        <w:rPr>
          <w:lang w:val="el-GR"/>
        </w:rPr>
        <w:t>φορά</w:t>
      </w:r>
      <w:r w:rsidRPr="00153135">
        <w:rPr>
          <w:lang w:val="el-GR"/>
        </w:rPr>
        <w:t xml:space="preserve"> </w:t>
      </w:r>
      <w:r w:rsidR="00153135" w:rsidRPr="00153135">
        <w:rPr>
          <w:lang w:val="el-GR"/>
        </w:rPr>
        <w:t>μέχρι</w:t>
      </w:r>
      <w:r w:rsidRPr="00153135">
        <w:rPr>
          <w:lang w:val="el-GR"/>
        </w:rPr>
        <w:t xml:space="preserve"> το τερματισμό. Ο αλγόριθμος τερματίζεται όταν οι λύσεις που προκύψουν για </w:t>
      </w:r>
      <w:r>
        <w:t>maxTimesNotImproved</w:t>
      </w:r>
      <w:r w:rsidRPr="00153135">
        <w:rPr>
          <w:lang w:val="el-GR"/>
        </w:rPr>
        <w:t xml:space="preserve"> συνεχόμενες φορές είναι χειρότερες από τη βέλτιστη λύση.</w:t>
      </w:r>
    </w:p>
    <w:p w14:paraId="0C61F35C" w14:textId="250C838F" w:rsidR="0065123C" w:rsidRDefault="0065123C" w:rsidP="00660B79">
      <w:r>
        <w:rPr>
          <w:noProof/>
          <w:rPrChange w:id="2258" w:author="Στάθης Καπ" w:date="2023-02-01T06:01:00Z">
            <w:rPr>
              <w:noProof/>
              <w:lang w:val="el-GR" w:eastAsia="el-GR"/>
            </w:rPr>
          </w:rPrChange>
        </w:rPr>
        <w:lastRenderedPageBreak/>
        <w:drawing>
          <wp:inline distT="0" distB="0" distL="0" distR="0" wp14:anchorId="070F9FA1" wp14:editId="7D6BA532">
            <wp:extent cx="5612130" cy="463359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4633595"/>
                    </a:xfrm>
                    <a:prstGeom prst="rect">
                      <a:avLst/>
                    </a:prstGeom>
                  </pic:spPr>
                </pic:pic>
              </a:graphicData>
            </a:graphic>
          </wp:inline>
        </w:drawing>
      </w:r>
    </w:p>
    <w:p w14:paraId="6C1FCE27" w14:textId="152AD889" w:rsidR="0032263F" w:rsidRDefault="0032263F" w:rsidP="00660B79"/>
    <w:p w14:paraId="27C1B3B2" w14:textId="77777777" w:rsidR="0032263F" w:rsidRDefault="0032263F">
      <w:r>
        <w:br w:type="page"/>
      </w:r>
    </w:p>
    <w:p w14:paraId="4BFBC7BF" w14:textId="2AF3AAEF" w:rsidR="0032263F" w:rsidRDefault="0032263F" w:rsidP="0032263F">
      <w:pPr>
        <w:pStyle w:val="Heading1"/>
        <w:numPr>
          <w:ilvl w:val="0"/>
          <w:numId w:val="4"/>
        </w:numPr>
        <w:rPr>
          <w:lang w:val="el-GR"/>
        </w:rPr>
      </w:pPr>
      <w:bookmarkStart w:id="2259" w:name="_Toc124915383"/>
      <w:r>
        <w:rPr>
          <w:lang w:val="el-GR"/>
        </w:rPr>
        <w:lastRenderedPageBreak/>
        <w:t>Διαχωρισμός Τοπικής Αναζήτησης</w:t>
      </w:r>
      <w:bookmarkEnd w:id="2259"/>
    </w:p>
    <w:p w14:paraId="60F16FE2" w14:textId="7ADFC0E8" w:rsidR="0032263F" w:rsidRPr="006D766C" w:rsidRDefault="004C0D54" w:rsidP="0032263F">
      <w:pPr>
        <w:rPr>
          <w:lang w:val="el-GR"/>
        </w:rPr>
      </w:pPr>
      <w:r>
        <w:rPr>
          <w:lang w:val="el-GR"/>
        </w:rPr>
        <w:t>Ό</w:t>
      </w:r>
      <w:r w:rsidR="00C14AB6" w:rsidRPr="00C14AB6">
        <w:rPr>
          <w:lang w:val="el-GR"/>
        </w:rPr>
        <w:t xml:space="preserve">πως προαναφέρθηκε στο 3ο Κεφάλαιο, ένα από τα σημαντικότερα στοιχεία της Επαναλαμβανόμενης Τοπικής Αναζήτησης είναι </w:t>
      </w:r>
      <w:r>
        <w:rPr>
          <w:lang w:val="el-GR"/>
        </w:rPr>
        <w:t xml:space="preserve">φυσικά </w:t>
      </w:r>
      <w:r w:rsidR="00C14AB6" w:rsidRPr="00C14AB6">
        <w:rPr>
          <w:lang w:val="el-GR"/>
        </w:rPr>
        <w:t xml:space="preserve">η Τοπική Αναζήτηση. </w:t>
      </w:r>
      <w:r w:rsidR="00C14AB6" w:rsidRPr="004C0D54">
        <w:rPr>
          <w:lang w:val="el-GR"/>
        </w:rPr>
        <w:t>Μάλιστα είναι και το πιο χρονοβόρο καθώς κατά τη διάρκεια της πραγματοποιούνται πολλοί έλεγχοι που είναι από τις πιο χρονοβόρες πράξεις για έναν επεξεργαστή.</w:t>
      </w:r>
    </w:p>
    <w:p w14:paraId="74F8896D" w14:textId="3BC7FBA6" w:rsidR="001E3CCE" w:rsidRDefault="001E3CCE" w:rsidP="0032263F">
      <w:pPr>
        <w:rPr>
          <w:lang w:val="el-GR"/>
        </w:rPr>
      </w:pPr>
      <w:r>
        <w:rPr>
          <w:lang w:val="el-GR"/>
        </w:rPr>
        <w:t xml:space="preserve">Στόχος της παρούσας εργασίας, είναι να βελτιώσει την ταχύτητα του </w:t>
      </w:r>
      <w:r>
        <w:t>ILS</w:t>
      </w:r>
      <w:r w:rsidRPr="001E3CCE">
        <w:rPr>
          <w:lang w:val="el-GR"/>
        </w:rPr>
        <w:t xml:space="preserve">. </w:t>
      </w:r>
      <w:r w:rsidR="003730E4">
        <w:rPr>
          <w:lang w:val="el-GR"/>
        </w:rPr>
        <w:t>Η διαδικασία αυτή μπορεί να περιγράφει με 3</w:t>
      </w:r>
      <w:r w:rsidR="00B6185F">
        <w:rPr>
          <w:lang w:val="el-GR"/>
        </w:rPr>
        <w:t xml:space="preserve"> βασικά βήματα:</w:t>
      </w:r>
    </w:p>
    <w:p w14:paraId="020DEACC" w14:textId="4562CD03" w:rsidR="00B6185F" w:rsidRDefault="00B6185F" w:rsidP="00B6185F">
      <w:pPr>
        <w:pStyle w:val="ListParagraph"/>
        <w:numPr>
          <w:ilvl w:val="0"/>
          <w:numId w:val="10"/>
        </w:numPr>
        <w:rPr>
          <w:lang w:val="el-GR"/>
        </w:rPr>
      </w:pPr>
      <w:r>
        <w:rPr>
          <w:lang w:val="el-GR"/>
        </w:rPr>
        <w:t xml:space="preserve">Διαχωρισμός των </w:t>
      </w:r>
      <w:r>
        <w:t>n</w:t>
      </w:r>
      <w:r w:rsidRPr="00B6185F">
        <w:rPr>
          <w:lang w:val="el-GR"/>
        </w:rPr>
        <w:t xml:space="preserve"> </w:t>
      </w:r>
      <w:r>
        <w:t>Unvisited</w:t>
      </w:r>
      <w:r w:rsidRPr="00B6185F">
        <w:rPr>
          <w:lang w:val="el-GR"/>
        </w:rPr>
        <w:t xml:space="preserve"> </w:t>
      </w:r>
      <w:r>
        <w:rPr>
          <w:lang w:val="el-GR"/>
        </w:rPr>
        <w:t xml:space="preserve">κόμβων σε </w:t>
      </w:r>
      <w:r>
        <w:t>m</w:t>
      </w:r>
      <w:r w:rsidRPr="00B6185F">
        <w:rPr>
          <w:lang w:val="el-GR"/>
        </w:rPr>
        <w:t xml:space="preserve"> </w:t>
      </w:r>
      <w:r w:rsidR="006B286D">
        <w:rPr>
          <w:lang w:val="el-GR"/>
        </w:rPr>
        <w:t xml:space="preserve">υπο </w:t>
      </w:r>
      <w:r>
        <w:rPr>
          <w:lang w:val="el-GR"/>
        </w:rPr>
        <w:t>-προβλήματα</w:t>
      </w:r>
    </w:p>
    <w:p w14:paraId="1B85238E" w14:textId="5719F42C" w:rsidR="00B6185F" w:rsidRDefault="009672C9" w:rsidP="00B6185F">
      <w:pPr>
        <w:pStyle w:val="ListParagraph"/>
        <w:numPr>
          <w:ilvl w:val="0"/>
          <w:numId w:val="10"/>
        </w:numPr>
        <w:rPr>
          <w:lang w:val="el-GR"/>
        </w:rPr>
      </w:pPr>
      <w:r>
        <w:rPr>
          <w:lang w:val="el-GR"/>
        </w:rPr>
        <w:t xml:space="preserve">Σειριακή εφαρμογή Τοπικής Αναζήτησης σε κάθε </w:t>
      </w:r>
      <w:r w:rsidR="00825A07">
        <w:rPr>
          <w:lang w:val="el-GR"/>
        </w:rPr>
        <w:t>υπο</w:t>
      </w:r>
      <w:r>
        <w:rPr>
          <w:lang w:val="el-GR"/>
        </w:rPr>
        <w:t>-πρόβλημα</w:t>
      </w:r>
    </w:p>
    <w:p w14:paraId="70F46596" w14:textId="3EC3FACF" w:rsidR="00825A07" w:rsidRPr="00B6185F" w:rsidRDefault="00825A07" w:rsidP="00B6185F">
      <w:pPr>
        <w:pStyle w:val="ListParagraph"/>
        <w:numPr>
          <w:ilvl w:val="0"/>
          <w:numId w:val="10"/>
        </w:numPr>
        <w:rPr>
          <w:lang w:val="el-GR"/>
        </w:rPr>
      </w:pPr>
      <w:r>
        <w:rPr>
          <w:lang w:val="el-GR"/>
        </w:rPr>
        <w:t xml:space="preserve">Σειριακή εφαρμογή Διαταραχής σε κάθε </w:t>
      </w:r>
      <w:r w:rsidR="008C33BE">
        <w:rPr>
          <w:lang w:val="el-GR"/>
        </w:rPr>
        <w:t xml:space="preserve">υπο </w:t>
      </w:r>
      <w:r>
        <w:rPr>
          <w:lang w:val="el-GR"/>
        </w:rPr>
        <w:t>-πρόβλημα</w:t>
      </w:r>
    </w:p>
    <w:p w14:paraId="771DB14F" w14:textId="08B37A51" w:rsidR="004C0D54" w:rsidRDefault="004C0D54" w:rsidP="0032263F">
      <w:pPr>
        <w:rPr>
          <w:lang w:val="el-GR"/>
        </w:rPr>
      </w:pPr>
      <w:r w:rsidRPr="00AD7A04">
        <w:rPr>
          <w:lang w:val="el-GR"/>
        </w:rPr>
        <w:t>Η προσπάθεια αυτή εγείρει διάφορα προβλήματα σε κάθε βήμα.</w:t>
      </w:r>
      <w:r w:rsidR="003760EA" w:rsidRPr="003760EA">
        <w:rPr>
          <w:lang w:val="el-GR"/>
        </w:rPr>
        <w:t xml:space="preserve"> </w:t>
      </w:r>
      <w:r w:rsidR="003760EA">
        <w:rPr>
          <w:lang w:val="el-GR"/>
        </w:rPr>
        <w:t>Όσον αφορά το πρώτο βήμα,</w:t>
      </w:r>
      <w:r w:rsidRPr="00AD7A04">
        <w:rPr>
          <w:lang w:val="el-GR"/>
        </w:rPr>
        <w:t xml:space="preserve"> </w:t>
      </w:r>
      <w:r w:rsidR="003760EA">
        <w:rPr>
          <w:lang w:val="el-GR"/>
        </w:rPr>
        <w:t>υ</w:t>
      </w:r>
      <w:r w:rsidRPr="00AD7A04">
        <w:rPr>
          <w:lang w:val="el-GR"/>
        </w:rPr>
        <w:t xml:space="preserve">πενθυμίζεται πως η τρέχουσα εργασία αντιμετωπίζει το </w:t>
      </w:r>
      <w:r>
        <w:t>TOPTW</w:t>
      </w:r>
      <w:r w:rsidRPr="00AD7A04">
        <w:rPr>
          <w:lang w:val="el-GR"/>
        </w:rPr>
        <w:t xml:space="preserve"> και τα χρονικά παράθυρα περιορίζουν αρκετά τον τρόπο με τον οποίο θα διαχωριστεί το γράφημα. Για παράδειγμα, εάν ο διαχωρισμός γινόταν με μοναδικό κριτήριο την τοποθεσία των κόμβων με τη βοήθεια κάποιου αλγορίθμου (</w:t>
      </w:r>
      <w:r>
        <w:t>k</w:t>
      </w:r>
      <w:r w:rsidRPr="00AD7A04">
        <w:rPr>
          <w:lang w:val="el-GR"/>
        </w:rPr>
        <w:t>-</w:t>
      </w:r>
      <w:r>
        <w:t>means</w:t>
      </w:r>
      <w:r w:rsidRPr="00AD7A04">
        <w:rPr>
          <w:lang w:val="el-GR"/>
        </w:rPr>
        <w:t xml:space="preserve">), τότε υπάρχει η πιθανότητα να προέκυπτε μια </w:t>
      </w:r>
      <w:ins w:id="2260" w:author=" " w:date="2023-01-29T17:47:00Z">
        <w:r w:rsidR="00976AF0">
          <w:rPr>
            <w:lang w:val="el-GR"/>
          </w:rPr>
          <w:t>συστάδ</w:t>
        </w:r>
      </w:ins>
      <w:ins w:id="2261" w:author=" " w:date="2023-01-29T17:48:00Z">
        <w:r w:rsidR="00976AF0">
          <w:rPr>
            <w:lang w:val="el-GR"/>
          </w:rPr>
          <w:t>ε</w:t>
        </w:r>
      </w:ins>
      <w:ins w:id="2262" w:author=" " w:date="2023-01-29T17:47:00Z">
        <w:r w:rsidR="00976AF0">
          <w:rPr>
            <w:lang w:val="el-GR"/>
          </w:rPr>
          <w:t xml:space="preserve">ς </w:t>
        </w:r>
      </w:ins>
      <w:del w:id="2263" w:author=" " w:date="2023-01-29T17:47:00Z">
        <w:r w:rsidRPr="00AD7A04" w:rsidDel="00976AF0">
          <w:rPr>
            <w:lang w:val="el-GR"/>
          </w:rPr>
          <w:delText>κλάση</w:delText>
        </w:r>
      </w:del>
      <w:r w:rsidRPr="00AD7A04">
        <w:rPr>
          <w:lang w:val="el-GR"/>
        </w:rPr>
        <w:t xml:space="preserve"> με αταίριαστα χρονικά παράθυρα που θα παρήγαγε μια χαμηλής αξίας διαδρομή. Αντίθετα, εάν το μοναδικό κριτήριο ήταν τα χρονικά παράθυρα, τότε μπορεί να προέκυπταν </w:t>
      </w:r>
      <w:ins w:id="2264" w:author=" " w:date="2023-01-29T17:48:00Z">
        <w:del w:id="2265" w:author="Στάθης Καπ" w:date="2023-02-02T01:57:00Z">
          <w:r w:rsidR="00976AF0" w:rsidDel="00054F22">
            <w:rPr>
              <w:lang w:val="el-GR"/>
            </w:rPr>
            <w:delText>συστάδες</w:delText>
          </w:r>
        </w:del>
      </w:ins>
      <w:del w:id="2266" w:author="Στάθης Καπ" w:date="2023-02-02T01:57:00Z">
        <w:r w:rsidRPr="00AD7A04" w:rsidDel="00054F22">
          <w:rPr>
            <w:lang w:val="el-GR"/>
          </w:rPr>
          <w:delText>κλάσεις με</w:delText>
        </w:r>
      </w:del>
      <w:ins w:id="2267" w:author="Στάθης Καπ" w:date="2023-02-02T01:57:00Z">
        <w:r w:rsidR="00054F22">
          <w:rPr>
            <w:lang w:val="el-GR"/>
          </w:rPr>
          <w:t>συστάδες με</w:t>
        </w:r>
      </w:ins>
      <w:r w:rsidRPr="00AD7A04">
        <w:rPr>
          <w:lang w:val="el-GR"/>
        </w:rPr>
        <w:t xml:space="preserve"> κόμβους διάσπαρτους μεταξύ τους, και διαδρομές χαμηλής αξίας.</w:t>
      </w:r>
    </w:p>
    <w:p w14:paraId="51B3F5B3" w14:textId="38C6AC2C" w:rsidR="00DA5426" w:rsidRDefault="00EA2DF0" w:rsidP="0032263F">
      <w:pPr>
        <w:rPr>
          <w:lang w:val="el-GR"/>
        </w:rPr>
      </w:pPr>
      <w:r>
        <w:rPr>
          <w:lang w:val="el-GR"/>
        </w:rPr>
        <w:t>Ό</w:t>
      </w:r>
      <w:r w:rsidR="006B30B7" w:rsidRPr="00EA2DF0">
        <w:rPr>
          <w:lang w:val="el-GR"/>
        </w:rPr>
        <w:t>σον αφορά το δεύτερο βήμα, αποτελεί πρόβλημα το γεγονός ότι δεν υπάρχει αρχικός και τελικός κόμβος σε κάθε κλάση</w:t>
      </w:r>
      <w:r w:rsidR="001976D7">
        <w:rPr>
          <w:lang w:val="el-GR"/>
        </w:rPr>
        <w:t xml:space="preserve"> για αν εφαρμοσθεί απευθείας ο </w:t>
      </w:r>
      <w:r w:rsidR="001976D7">
        <w:t>ILS</w:t>
      </w:r>
      <w:r w:rsidR="001976D7" w:rsidRPr="001976D7">
        <w:rPr>
          <w:lang w:val="el-GR"/>
        </w:rPr>
        <w:t xml:space="preserve"> </w:t>
      </w:r>
      <w:r w:rsidR="001976D7">
        <w:rPr>
          <w:lang w:val="el-GR"/>
        </w:rPr>
        <w:t>που περιεγράφηκε στο 3</w:t>
      </w:r>
      <w:r w:rsidR="001976D7" w:rsidRPr="001976D7">
        <w:rPr>
          <w:vertAlign w:val="superscript"/>
          <w:lang w:val="el-GR"/>
        </w:rPr>
        <w:t>ο</w:t>
      </w:r>
      <w:r w:rsidR="001976D7">
        <w:rPr>
          <w:lang w:val="el-GR"/>
        </w:rPr>
        <w:t xml:space="preserve"> Κεφάλαιο</w:t>
      </w:r>
      <w:r w:rsidR="006B30B7" w:rsidRPr="00EA2DF0">
        <w:rPr>
          <w:lang w:val="el-GR"/>
        </w:rPr>
        <w:t xml:space="preserve">. Προφανώς, δεν είναι σοφό να θεωρηθεί το </w:t>
      </w:r>
      <w:r w:rsidR="006B30B7">
        <w:t>depot</w:t>
      </w:r>
      <w:r w:rsidR="006B30B7" w:rsidRPr="00EA2DF0">
        <w:rPr>
          <w:lang w:val="el-GR"/>
        </w:rPr>
        <w:t xml:space="preserve"> του συνολικού προβλήματος ως </w:t>
      </w:r>
      <w:r w:rsidR="006B30B7">
        <w:t>depot</w:t>
      </w:r>
      <w:r w:rsidR="006B30B7" w:rsidRPr="00EA2DF0">
        <w:rPr>
          <w:lang w:val="el-GR"/>
        </w:rPr>
        <w:t xml:space="preserve"> για όλα τα υπο</w:t>
      </w:r>
      <w:r>
        <w:rPr>
          <w:lang w:val="el-GR"/>
        </w:rPr>
        <w:t>-</w:t>
      </w:r>
      <w:r w:rsidR="006B30B7" w:rsidRPr="00EA2DF0">
        <w:rPr>
          <w:lang w:val="el-GR"/>
        </w:rPr>
        <w:t xml:space="preserve">προβλήματα, καθώς κάθε διαδρομή θα ξεκινούσε και θα </w:t>
      </w:r>
      <w:r w:rsidR="00DA405F" w:rsidRPr="00EA2DF0">
        <w:rPr>
          <w:lang w:val="el-GR"/>
        </w:rPr>
        <w:t>τελείωνε</w:t>
      </w:r>
      <w:r w:rsidR="006B30B7" w:rsidRPr="00EA2DF0">
        <w:rPr>
          <w:lang w:val="el-GR"/>
        </w:rPr>
        <w:t xml:space="preserve"> στο </w:t>
      </w:r>
      <w:r w:rsidRPr="00EA2DF0">
        <w:rPr>
          <w:lang w:val="el-GR"/>
        </w:rPr>
        <w:t>ίδιο</w:t>
      </w:r>
      <w:r w:rsidR="006B30B7" w:rsidRPr="00EA2DF0">
        <w:rPr>
          <w:lang w:val="el-GR"/>
        </w:rPr>
        <w:t xml:space="preserve"> </w:t>
      </w:r>
      <w:r w:rsidRPr="00EA2DF0">
        <w:rPr>
          <w:lang w:val="el-GR"/>
        </w:rPr>
        <w:t>σημείο</w:t>
      </w:r>
      <w:r w:rsidR="006B30B7" w:rsidRPr="00EA2DF0">
        <w:rPr>
          <w:lang w:val="el-GR"/>
        </w:rPr>
        <w:t xml:space="preserve"> με αποτέλεσμα να αγνοούνται κόμβοι μακριά </w:t>
      </w:r>
      <w:r w:rsidR="003F1060" w:rsidRPr="00EA2DF0">
        <w:rPr>
          <w:lang w:val="el-GR"/>
        </w:rPr>
        <w:t>από</w:t>
      </w:r>
      <w:r w:rsidR="006B30B7" w:rsidRPr="00EA2DF0">
        <w:rPr>
          <w:lang w:val="el-GR"/>
        </w:rPr>
        <w:t xml:space="preserve"> το </w:t>
      </w:r>
      <w:r w:rsidR="002D5318">
        <w:t>depot</w:t>
      </w:r>
      <w:r w:rsidR="006B30B7" w:rsidRPr="00EA2DF0">
        <w:rPr>
          <w:lang w:val="el-GR"/>
        </w:rPr>
        <w:t xml:space="preserve"> και να περιορίζεται ο χώρος των λύσεων.</w:t>
      </w:r>
      <w:r w:rsidR="00DA5426">
        <w:rPr>
          <w:lang w:val="el-GR"/>
        </w:rPr>
        <w:t xml:space="preserve"> </w:t>
      </w:r>
      <w:r w:rsidR="00DA5426" w:rsidRPr="00DA5426">
        <w:rPr>
          <w:lang w:val="el-GR"/>
        </w:rPr>
        <w:t>Οι</w:t>
      </w:r>
      <w:r w:rsidR="00DA5426">
        <w:rPr>
          <w:lang w:val="el-GR"/>
        </w:rPr>
        <w:t xml:space="preserve"> αρχικές</w:t>
      </w:r>
      <w:r w:rsidR="00DA5426" w:rsidRPr="00DA5426">
        <w:rPr>
          <w:lang w:val="el-GR"/>
        </w:rPr>
        <w:t xml:space="preserve"> ιδέες για να αντιμετωπιστεί το πρόβλημα αυτό ήταν </w:t>
      </w:r>
      <w:ins w:id="2268" w:author=" " w:date="2023-01-29T17:48:00Z">
        <w:r w:rsidR="00976AF0">
          <w:rPr>
            <w:lang w:val="el-GR"/>
          </w:rPr>
          <w:t>δύο</w:t>
        </w:r>
      </w:ins>
      <w:del w:id="2269" w:author=" " w:date="2023-01-29T17:48:00Z">
        <w:r w:rsidR="00DA5426" w:rsidRPr="00DA5426" w:rsidDel="00976AF0">
          <w:rPr>
            <w:lang w:val="el-GR"/>
          </w:rPr>
          <w:delText>2</w:delText>
        </w:r>
      </w:del>
      <w:r w:rsidR="00D65A37">
        <w:rPr>
          <w:lang w:val="el-GR"/>
        </w:rPr>
        <w:t>:</w:t>
      </w:r>
    </w:p>
    <w:p w14:paraId="31BE3AC6" w14:textId="34216ED1" w:rsidR="00D65A37" w:rsidRDefault="00D65A37" w:rsidP="00D65A37">
      <w:pPr>
        <w:pStyle w:val="ListParagraph"/>
        <w:numPr>
          <w:ilvl w:val="0"/>
          <w:numId w:val="11"/>
        </w:numPr>
        <w:rPr>
          <w:lang w:val="el-GR"/>
        </w:rPr>
      </w:pPr>
      <w:r w:rsidRPr="00D65A37">
        <w:rPr>
          <w:lang w:val="el-GR"/>
        </w:rPr>
        <w:t xml:space="preserve">Ανάθεση τους κεντροειδούς της </w:t>
      </w:r>
      <w:ins w:id="2270" w:author=" " w:date="2023-01-29T17:49:00Z">
        <w:r w:rsidR="00976AF0">
          <w:rPr>
            <w:lang w:val="el-GR"/>
          </w:rPr>
          <w:t>συστάδας</w:t>
        </w:r>
      </w:ins>
      <w:del w:id="2271" w:author=" " w:date="2023-01-29T17:49:00Z">
        <w:r w:rsidRPr="00D65A37" w:rsidDel="00976AF0">
          <w:rPr>
            <w:lang w:val="el-GR"/>
          </w:rPr>
          <w:delText>κλάσης</w:delText>
        </w:r>
      </w:del>
      <w:r w:rsidRPr="00D65A37">
        <w:rPr>
          <w:lang w:val="el-GR"/>
        </w:rPr>
        <w:t xml:space="preserve"> ως </w:t>
      </w:r>
      <w:r w:rsidRPr="00976AF0">
        <w:rPr>
          <w:highlight w:val="yellow"/>
          <w:rPrChange w:id="2272" w:author=" " w:date="2023-02-01T06:01:00Z">
            <w:rPr/>
          </w:rPrChange>
        </w:rPr>
        <w:t>depot</w:t>
      </w:r>
      <w:r w:rsidRPr="00D65A37">
        <w:rPr>
          <w:lang w:val="el-GR"/>
        </w:rPr>
        <w:t xml:space="preserve"> της </w:t>
      </w:r>
      <w:ins w:id="2273" w:author=" " w:date="2023-01-29T17:49:00Z">
        <w:r w:rsidR="00976AF0">
          <w:rPr>
            <w:lang w:val="el-GR"/>
          </w:rPr>
          <w:t>συστάδας</w:t>
        </w:r>
      </w:ins>
      <w:del w:id="2274" w:author=" " w:date="2023-01-29T17:49:00Z">
        <w:r w:rsidRPr="00D65A37" w:rsidDel="00976AF0">
          <w:rPr>
            <w:lang w:val="el-GR"/>
          </w:rPr>
          <w:delText>κλάσης</w:delText>
        </w:r>
      </w:del>
      <w:r w:rsidRPr="00D65A37">
        <w:rPr>
          <w:lang w:val="el-GR"/>
        </w:rPr>
        <w:t xml:space="preserve"> </w:t>
      </w:r>
      <w:r>
        <w:rPr>
          <w:lang w:val="el-GR"/>
        </w:rPr>
        <w:t>αυτής</w:t>
      </w:r>
    </w:p>
    <w:p w14:paraId="22B59D70" w14:textId="6E236AB7" w:rsidR="000C1940" w:rsidRPr="000C1940" w:rsidRDefault="00D65A37" w:rsidP="000C1940">
      <w:pPr>
        <w:pStyle w:val="ListParagraph"/>
        <w:numPr>
          <w:ilvl w:val="0"/>
          <w:numId w:val="11"/>
        </w:numPr>
        <w:rPr>
          <w:lang w:val="el-GR"/>
        </w:rPr>
      </w:pPr>
      <w:r w:rsidRPr="00D65A37">
        <w:rPr>
          <w:lang w:val="el-GR"/>
        </w:rPr>
        <w:t xml:space="preserve">Ανάθεση ενός κόμβου από την περίμετρο της </w:t>
      </w:r>
      <w:ins w:id="2275" w:author=" " w:date="2023-01-29T17:49:00Z">
        <w:r w:rsidR="00976AF0">
          <w:rPr>
            <w:lang w:val="el-GR"/>
          </w:rPr>
          <w:t>συστάδας</w:t>
        </w:r>
      </w:ins>
      <w:del w:id="2276" w:author=" " w:date="2023-01-29T17:49:00Z">
        <w:r w:rsidRPr="00D65A37" w:rsidDel="00976AF0">
          <w:rPr>
            <w:lang w:val="el-GR"/>
          </w:rPr>
          <w:delText>κλάσης</w:delText>
        </w:r>
      </w:del>
      <w:r w:rsidRPr="00D65A37">
        <w:rPr>
          <w:lang w:val="el-GR"/>
        </w:rPr>
        <w:t xml:space="preserve">, ως </w:t>
      </w:r>
      <w:r w:rsidRPr="00976AF0">
        <w:rPr>
          <w:highlight w:val="yellow"/>
          <w:rPrChange w:id="2277" w:author=" " w:date="2023-02-01T06:01:00Z">
            <w:rPr/>
          </w:rPrChange>
        </w:rPr>
        <w:t>depot</w:t>
      </w:r>
      <w:r w:rsidRPr="00D65A37">
        <w:rPr>
          <w:lang w:val="el-GR"/>
        </w:rPr>
        <w:t xml:space="preserve"> της </w:t>
      </w:r>
      <w:del w:id="2278" w:author="Στάθης Καπ" w:date="2023-02-02T01:57:00Z">
        <w:r w:rsidRPr="00D65A37" w:rsidDel="00582997">
          <w:rPr>
            <w:lang w:val="el-GR"/>
          </w:rPr>
          <w:delText xml:space="preserve">κλάσης </w:delText>
        </w:r>
      </w:del>
      <w:ins w:id="2279" w:author="Στάθης Καπ" w:date="2023-02-02T01:57:00Z">
        <w:r w:rsidR="00582997">
          <w:rPr>
            <w:lang w:val="el-GR"/>
          </w:rPr>
          <w:t>συστάδας</w:t>
        </w:r>
        <w:r w:rsidR="00582997" w:rsidRPr="00D65A37">
          <w:rPr>
            <w:lang w:val="el-GR"/>
          </w:rPr>
          <w:t xml:space="preserve"> </w:t>
        </w:r>
      </w:ins>
      <w:r w:rsidR="003D5DDC">
        <w:rPr>
          <w:lang w:val="el-GR"/>
        </w:rPr>
        <w:t>αυτής</w:t>
      </w:r>
    </w:p>
    <w:p w14:paraId="208BC1E6" w14:textId="5EF21EB4" w:rsidR="003D5DDC" w:rsidRDefault="003D5DDC" w:rsidP="003D5DDC">
      <w:pPr>
        <w:rPr>
          <w:lang w:val="el-GR"/>
        </w:rPr>
      </w:pPr>
      <w:r w:rsidRPr="00BB2D45">
        <w:rPr>
          <w:lang w:val="el-GR"/>
        </w:rPr>
        <w:t xml:space="preserve">Επίσης, μια ιδέα για την αντιμετώπιση του προβλήματος αυτού, ήταν να θεωρηθεί το κάθε </w:t>
      </w:r>
      <w:r w:rsidR="00BB2D45">
        <w:rPr>
          <w:lang w:val="el-GR"/>
        </w:rPr>
        <w:t>υπό-πρόβλημα</w:t>
      </w:r>
      <w:r w:rsidRPr="00BB2D45">
        <w:rPr>
          <w:lang w:val="el-GR"/>
        </w:rPr>
        <w:t xml:space="preserve"> ως Πρόβλημα Προσανατολισμού με επιλογή Ξενοδοχείων (</w:t>
      </w:r>
      <w:r>
        <w:t>Orienteering</w:t>
      </w:r>
      <w:r w:rsidRPr="00BB2D45">
        <w:rPr>
          <w:lang w:val="el-GR"/>
        </w:rPr>
        <w:t xml:space="preserve"> </w:t>
      </w:r>
      <w:r>
        <w:t>Problem</w:t>
      </w:r>
      <w:r w:rsidRPr="00BB2D45">
        <w:rPr>
          <w:lang w:val="el-GR"/>
        </w:rPr>
        <w:t xml:space="preserve"> </w:t>
      </w:r>
      <w:r>
        <w:t>with</w:t>
      </w:r>
      <w:r w:rsidRPr="00BB2D45">
        <w:rPr>
          <w:lang w:val="el-GR"/>
        </w:rPr>
        <w:t xml:space="preserve"> </w:t>
      </w:r>
      <w:r>
        <w:t>Hotel</w:t>
      </w:r>
      <w:r w:rsidRPr="00BB2D45">
        <w:rPr>
          <w:lang w:val="el-GR"/>
        </w:rPr>
        <w:t xml:space="preserve"> </w:t>
      </w:r>
      <w:r>
        <w:t>Selection</w:t>
      </w:r>
      <w:r w:rsidRPr="00BB2D45">
        <w:rPr>
          <w:lang w:val="el-GR"/>
        </w:rPr>
        <w:t xml:space="preserve"> - </w:t>
      </w:r>
      <w:r>
        <w:t>OPHS</w:t>
      </w:r>
      <w:r w:rsidRPr="00BB2D45">
        <w:rPr>
          <w:lang w:val="el-GR"/>
        </w:rPr>
        <w:t xml:space="preserve">), στο οποίο τα </w:t>
      </w:r>
      <w:r w:rsidR="00F04ED9">
        <w:t>depots</w:t>
      </w:r>
      <w:r w:rsidRPr="00BB2D45">
        <w:rPr>
          <w:lang w:val="el-GR"/>
        </w:rPr>
        <w:t xml:space="preserve"> δεν είναι προκαθορισμένα, καθώς υπάρχει ένα σύνολο ξενοδοχείων από το οποίο επιλέγεται ένας αρχικός και ένας τελικός κόμβος. Στην τρέχουσα περίπτωση, θα μπορούσε να παράγεται ένα αντίγραφο της λίστας </w:t>
      </w:r>
      <w:r>
        <w:t>Unvisited</w:t>
      </w:r>
      <w:r w:rsidRPr="00BB2D45">
        <w:rPr>
          <w:lang w:val="el-GR"/>
        </w:rPr>
        <w:t xml:space="preserve"> ως σύνολο ξενοδοχείων για κάθε </w:t>
      </w:r>
      <w:r w:rsidR="00753254">
        <w:rPr>
          <w:lang w:val="el-GR"/>
        </w:rPr>
        <w:t>υπο-πρόβλημα</w:t>
      </w:r>
      <w:r w:rsidRPr="00BB2D45">
        <w:rPr>
          <w:lang w:val="el-GR"/>
        </w:rPr>
        <w:t>, αλλά φυσικά με μηδενικό</w:t>
      </w:r>
      <w:ins w:id="2280" w:author="Στάθης Καπ" w:date="2023-02-02T18:21:00Z">
        <w:r w:rsidR="00CF30DC">
          <w:rPr>
            <w:lang w:val="el-GR"/>
          </w:rPr>
          <w:t xml:space="preserve"> κέρδος και χρονική διάρκεια επίσκεψης</w:t>
        </w:r>
      </w:ins>
      <w:del w:id="2281" w:author="Στάθης Καπ" w:date="2023-02-02T18:21:00Z">
        <w:r w:rsidRPr="00BB2D45" w:rsidDel="00CF30DC">
          <w:rPr>
            <w:lang w:val="el-GR"/>
          </w:rPr>
          <w:delText xml:space="preserve"> </w:delText>
        </w:r>
        <w:r w:rsidRPr="00976AF0" w:rsidDel="00CF30DC">
          <w:rPr>
            <w:highlight w:val="yellow"/>
            <w:rPrChange w:id="2282" w:author=" " w:date="2023-02-01T06:01:00Z">
              <w:rPr/>
            </w:rPrChange>
          </w:rPr>
          <w:delText>profit</w:delText>
        </w:r>
        <w:r w:rsidRPr="00976AF0" w:rsidDel="00CF30DC">
          <w:rPr>
            <w:highlight w:val="yellow"/>
            <w:lang w:val="el-GR"/>
            <w:rPrChange w:id="2283" w:author=" " w:date="2023-02-01T06:01:00Z">
              <w:rPr>
                <w:lang w:val="el-GR"/>
              </w:rPr>
            </w:rPrChange>
          </w:rPr>
          <w:delText xml:space="preserve"> και </w:delText>
        </w:r>
        <w:r w:rsidRPr="00976AF0" w:rsidDel="00CF30DC">
          <w:rPr>
            <w:highlight w:val="yellow"/>
            <w:rPrChange w:id="2284" w:author=" " w:date="2023-02-01T06:01:00Z">
              <w:rPr/>
            </w:rPrChange>
          </w:rPr>
          <w:delText>visitDuration</w:delText>
        </w:r>
      </w:del>
      <w:r w:rsidRPr="00BB2D45">
        <w:rPr>
          <w:lang w:val="el-GR"/>
        </w:rPr>
        <w:t>.</w:t>
      </w:r>
    </w:p>
    <w:p w14:paraId="11F84072" w14:textId="67787569" w:rsidR="0030075C" w:rsidRDefault="0030075C" w:rsidP="003D5DDC">
      <w:pPr>
        <w:rPr>
          <w:lang w:val="el-GR"/>
        </w:rPr>
      </w:pPr>
      <w:r w:rsidRPr="0030075C">
        <w:rPr>
          <w:lang w:val="el-GR"/>
        </w:rPr>
        <w:t xml:space="preserve">Για τη συνέχεια της ενότητας θα </w:t>
      </w:r>
      <w:r w:rsidR="004A5054">
        <w:rPr>
          <w:lang w:val="el-GR"/>
        </w:rPr>
        <w:t>χρησιμοποιείται</w:t>
      </w:r>
      <w:r w:rsidRPr="0030075C">
        <w:rPr>
          <w:lang w:val="el-GR"/>
        </w:rPr>
        <w:t xml:space="preserve"> </w:t>
      </w:r>
      <w:r w:rsidR="004A5054">
        <w:rPr>
          <w:lang w:val="el-GR"/>
        </w:rPr>
        <w:t>ο</w:t>
      </w:r>
      <w:r w:rsidRPr="0030075C">
        <w:rPr>
          <w:lang w:val="el-GR"/>
        </w:rPr>
        <w:t xml:space="preserve"> όρο</w:t>
      </w:r>
      <w:r w:rsidR="004A5054">
        <w:rPr>
          <w:lang w:val="el-GR"/>
        </w:rPr>
        <w:t>ς</w:t>
      </w:r>
      <w:r w:rsidRPr="0030075C">
        <w:rPr>
          <w:lang w:val="el-GR"/>
        </w:rPr>
        <w:t xml:space="preserve"> </w:t>
      </w:r>
      <w:r>
        <w:t>Solution</w:t>
      </w:r>
      <w:r w:rsidRPr="0030075C">
        <w:rPr>
          <w:lang w:val="el-GR"/>
        </w:rPr>
        <w:t xml:space="preserve"> για να </w:t>
      </w:r>
      <w:r w:rsidR="004A5054" w:rsidRPr="0030075C">
        <w:rPr>
          <w:lang w:val="el-GR"/>
        </w:rPr>
        <w:t>περι</w:t>
      </w:r>
      <w:r w:rsidR="004A5054">
        <w:rPr>
          <w:lang w:val="el-GR"/>
        </w:rPr>
        <w:t>γράφει</w:t>
      </w:r>
      <w:r w:rsidRPr="0030075C">
        <w:rPr>
          <w:lang w:val="el-GR"/>
        </w:rPr>
        <w:t xml:space="preserve"> </w:t>
      </w:r>
      <w:r w:rsidR="004A5054">
        <w:rPr>
          <w:lang w:val="el-GR"/>
        </w:rPr>
        <w:t>ένα</w:t>
      </w:r>
      <w:r w:rsidRPr="0030075C">
        <w:rPr>
          <w:lang w:val="el-GR"/>
        </w:rPr>
        <w:t xml:space="preserve"> στιγμιότυπο ενός προβλήματος αλλά και της λύσης του. </w:t>
      </w:r>
      <w:r w:rsidR="009609CB">
        <w:rPr>
          <w:lang w:val="el-GR"/>
        </w:rPr>
        <w:t>Ένα</w:t>
      </w:r>
      <w:r w:rsidRPr="004A5054">
        <w:rPr>
          <w:lang w:val="el-GR"/>
        </w:rPr>
        <w:t xml:space="preserve"> </w:t>
      </w:r>
      <w:r>
        <w:t>Solution</w:t>
      </w:r>
      <w:r w:rsidRPr="004A5054">
        <w:rPr>
          <w:lang w:val="el-GR"/>
        </w:rPr>
        <w:t xml:space="preserve"> περιλαμβάνει τα εξής:</w:t>
      </w:r>
    </w:p>
    <w:p w14:paraId="133D2885" w14:textId="26BCA88C" w:rsidR="000636CC" w:rsidRDefault="000636CC" w:rsidP="000636CC">
      <w:pPr>
        <w:pStyle w:val="ListParagraph"/>
        <w:numPr>
          <w:ilvl w:val="0"/>
          <w:numId w:val="12"/>
        </w:numPr>
        <w:rPr>
          <w:lang w:val="el-GR"/>
        </w:rPr>
      </w:pPr>
      <w:r w:rsidRPr="000636CC">
        <w:rPr>
          <w:lang w:val="el-GR"/>
        </w:rPr>
        <w:t xml:space="preserve">Μια λίστα </w:t>
      </w:r>
      <w:r>
        <w:t>Unvisited</w:t>
      </w:r>
      <w:r w:rsidRPr="000636CC">
        <w:rPr>
          <w:lang w:val="el-GR"/>
        </w:rPr>
        <w:t xml:space="preserve"> που περιέχει τους κόμβους που δεν έχουν μπει ακόμη στη διαδρομή</w:t>
      </w:r>
    </w:p>
    <w:p w14:paraId="2E9AC2C6" w14:textId="7BB639CE" w:rsidR="006942F3" w:rsidRDefault="006942F3" w:rsidP="000636CC">
      <w:pPr>
        <w:pStyle w:val="ListParagraph"/>
        <w:numPr>
          <w:ilvl w:val="0"/>
          <w:numId w:val="12"/>
        </w:numPr>
        <w:rPr>
          <w:lang w:val="el-GR"/>
        </w:rPr>
      </w:pPr>
      <w:r w:rsidRPr="006942F3">
        <w:rPr>
          <w:lang w:val="el-GR"/>
        </w:rPr>
        <w:t xml:space="preserve">Μια λίστα </w:t>
      </w:r>
      <w:r>
        <w:t>Walk</w:t>
      </w:r>
      <w:r w:rsidRPr="006942F3">
        <w:rPr>
          <w:lang w:val="el-GR"/>
        </w:rPr>
        <w:t xml:space="preserve"> που περιέχει τους κόμβους που έχουν ήδη μπει στη διαδρομή</w:t>
      </w:r>
    </w:p>
    <w:p w14:paraId="18D48A60" w14:textId="659B74D0" w:rsidR="00783BA2" w:rsidRDefault="00783BA2" w:rsidP="00783BA2">
      <w:pPr>
        <w:pStyle w:val="ListParagraph"/>
        <w:numPr>
          <w:ilvl w:val="1"/>
          <w:numId w:val="12"/>
        </w:numPr>
        <w:rPr>
          <w:lang w:val="el-GR"/>
        </w:rPr>
      </w:pPr>
      <w:r w:rsidRPr="00244C40">
        <w:rPr>
          <w:lang w:val="el-GR"/>
        </w:rPr>
        <w:t>Η ώρα αναχώρησης (</w:t>
      </w:r>
      <w:r>
        <w:t>depTime</w:t>
      </w:r>
      <w:r w:rsidRPr="00244C40">
        <w:rPr>
          <w:lang w:val="el-GR"/>
        </w:rPr>
        <w:t xml:space="preserve">) του πρώτου κόμβου της λίστας </w:t>
      </w:r>
      <w:r>
        <w:t>Walk</w:t>
      </w:r>
      <w:r w:rsidRPr="00244C40">
        <w:rPr>
          <w:lang w:val="el-GR"/>
        </w:rPr>
        <w:t xml:space="preserve"> αναπαριστά την ώρα έναρξης της διαδρομής</w:t>
      </w:r>
    </w:p>
    <w:p w14:paraId="730B897A" w14:textId="36C5C8CB" w:rsidR="00022928" w:rsidRPr="002F6804" w:rsidRDefault="00244C40" w:rsidP="00022928">
      <w:pPr>
        <w:pStyle w:val="ListParagraph"/>
        <w:numPr>
          <w:ilvl w:val="1"/>
          <w:numId w:val="12"/>
        </w:numPr>
        <w:rPr>
          <w:lang w:val="el-GR"/>
        </w:rPr>
      </w:pPr>
      <w:r w:rsidRPr="00022928">
        <w:rPr>
          <w:lang w:val="el-GR"/>
        </w:rPr>
        <w:lastRenderedPageBreak/>
        <w:t>Η ώρα κλεισίματος (</w:t>
      </w:r>
      <w:r>
        <w:t>closeTime</w:t>
      </w:r>
      <w:r w:rsidRPr="00022928">
        <w:rPr>
          <w:lang w:val="el-GR"/>
        </w:rPr>
        <w:t xml:space="preserve">) του τελευταίου κόμβου της λίστας </w:t>
      </w:r>
      <w:r>
        <w:t>Walk</w:t>
      </w:r>
      <w:r w:rsidRPr="00022928">
        <w:rPr>
          <w:lang w:val="el-GR"/>
        </w:rPr>
        <w:t xml:space="preserve"> αναπαριστά την μέγιστη ώρα λήξης της διαδρομής.</w:t>
      </w:r>
    </w:p>
    <w:p w14:paraId="7727CA3C" w14:textId="651A736B" w:rsidR="00022928" w:rsidRPr="005513E7" w:rsidRDefault="00022928" w:rsidP="00022928">
      <w:pPr>
        <w:rPr>
          <w:lang w:val="el-GR"/>
        </w:rPr>
      </w:pPr>
      <w:r w:rsidRPr="00680A3D">
        <w:rPr>
          <w:lang w:val="el-GR"/>
        </w:rPr>
        <w:t xml:space="preserve">Βλέποντας, λοιπόν, κάποιος τις πληροφορίες ενός </w:t>
      </w:r>
      <w:r>
        <w:t>Solution</w:t>
      </w:r>
      <w:r w:rsidRPr="00680A3D">
        <w:rPr>
          <w:lang w:val="el-GR"/>
        </w:rPr>
        <w:t xml:space="preserve">, μπορεί όχι μόνο να δει την λύση ενός προβλήματος αλλά και το ίδιο το πρόβλημα. Η ένωση των λιστών </w:t>
      </w:r>
      <w:r>
        <w:t>Walk</w:t>
      </w:r>
      <w:r w:rsidRPr="00680A3D">
        <w:rPr>
          <w:lang w:val="el-GR"/>
        </w:rPr>
        <w:t xml:space="preserve"> και </w:t>
      </w:r>
      <w:r>
        <w:t>Unvisited</w:t>
      </w:r>
      <w:r w:rsidRPr="00680A3D">
        <w:rPr>
          <w:lang w:val="el-GR"/>
        </w:rPr>
        <w:t xml:space="preserve">, η ώρα αναχώρησης του πρώτου κόμβου της λίστας </w:t>
      </w:r>
      <w:r>
        <w:t>Walk</w:t>
      </w:r>
      <w:r w:rsidRPr="00680A3D">
        <w:rPr>
          <w:lang w:val="el-GR"/>
        </w:rPr>
        <w:t xml:space="preserve"> και η ώρα κλεισίματος του τελευταίου κόμβου της λίστας </w:t>
      </w:r>
      <w:r>
        <w:t>Walk</w:t>
      </w:r>
      <w:r w:rsidRPr="00680A3D">
        <w:rPr>
          <w:lang w:val="el-GR"/>
        </w:rPr>
        <w:t xml:space="preserve"> αναπαριστούν ένα </w:t>
      </w:r>
      <w:r w:rsidR="005513E7" w:rsidRPr="00680A3D">
        <w:rPr>
          <w:lang w:val="el-GR"/>
        </w:rPr>
        <w:t>στιγμιότυπο</w:t>
      </w:r>
      <w:r w:rsidRPr="00680A3D">
        <w:rPr>
          <w:lang w:val="el-GR"/>
        </w:rPr>
        <w:t xml:space="preserve"> ενός προβλήματος Προσανατολισμού με χρονικά παράθυρα. Η λίστα </w:t>
      </w:r>
      <w:r>
        <w:t>Walk</w:t>
      </w:r>
      <w:r w:rsidRPr="00680A3D">
        <w:rPr>
          <w:lang w:val="el-GR"/>
        </w:rPr>
        <w:t xml:space="preserve"> από μόνη της μπορεί να </w:t>
      </w:r>
      <w:r w:rsidR="005513E7" w:rsidRPr="00680A3D">
        <w:rPr>
          <w:lang w:val="el-GR"/>
        </w:rPr>
        <w:t>θεωρηθεί</w:t>
      </w:r>
      <w:r w:rsidRPr="00680A3D">
        <w:rPr>
          <w:lang w:val="el-GR"/>
        </w:rPr>
        <w:t xml:space="preserve"> ως η λύση του προβλήματος αυτού</w:t>
      </w:r>
      <w:r w:rsidR="005513E7">
        <w:rPr>
          <w:lang w:val="el-GR"/>
        </w:rPr>
        <w:t>, ενώ το άθροισμα των</w:t>
      </w:r>
      <w:ins w:id="2285" w:author=" " w:date="2023-01-29T17:53:00Z">
        <w:r w:rsidR="00976AF0">
          <w:rPr>
            <w:lang w:val="el-GR"/>
          </w:rPr>
          <w:t xml:space="preserve"> κερδών των </w:t>
        </w:r>
      </w:ins>
      <w:del w:id="2286" w:author=" " w:date="2023-01-29T17:53:00Z">
        <w:r w:rsidR="005513E7" w:rsidDel="00976AF0">
          <w:rPr>
            <w:lang w:val="el-GR"/>
          </w:rPr>
          <w:delText xml:space="preserve"> </w:delText>
        </w:r>
      </w:del>
      <w:r w:rsidR="005513E7">
        <w:rPr>
          <w:lang w:val="el-GR"/>
        </w:rPr>
        <w:t xml:space="preserve">κόμβων της λίστας </w:t>
      </w:r>
      <w:r w:rsidR="005513E7">
        <w:t>Walk</w:t>
      </w:r>
      <w:r w:rsidR="005513E7">
        <w:rPr>
          <w:lang w:val="el-GR"/>
        </w:rPr>
        <w:t>, μπορεί να δώσει το σκορ της λύσης.</w:t>
      </w:r>
    </w:p>
    <w:p w14:paraId="79898809" w14:textId="60E92A80" w:rsidR="00680A3D" w:rsidRPr="00680A3D" w:rsidRDefault="00680A3D" w:rsidP="00022928">
      <w:pPr>
        <w:rPr>
          <w:lang w:val="el-GR"/>
        </w:rPr>
      </w:pPr>
      <w:r w:rsidRPr="00680A3D">
        <w:rPr>
          <w:lang w:val="el-GR"/>
        </w:rPr>
        <w:t xml:space="preserve">Η διαχωρισμένη Τοπική Αναζήτηση αλλάζει τον </w:t>
      </w:r>
      <w:r>
        <w:t>ILS</w:t>
      </w:r>
      <w:r w:rsidRPr="00680A3D">
        <w:rPr>
          <w:lang w:val="el-GR"/>
        </w:rPr>
        <w:t xml:space="preserve"> ως εξής:</w:t>
      </w:r>
    </w:p>
    <w:p w14:paraId="53425E63" w14:textId="0F65EDCD" w:rsidR="000C4142" w:rsidRDefault="00FF7635" w:rsidP="003D5DDC">
      <w:pPr>
        <w:rPr>
          <w:lang w:val="el-GR"/>
        </w:rPr>
      </w:pPr>
      <w:r>
        <w:rPr>
          <w:noProof/>
          <w:rPrChange w:id="2287" w:author="Στάθης Καπ" w:date="2023-02-01T06:01:00Z">
            <w:rPr>
              <w:noProof/>
              <w:lang w:val="el-GR" w:eastAsia="el-GR"/>
            </w:rPr>
          </w:rPrChange>
        </w:rPr>
        <w:drawing>
          <wp:inline distT="0" distB="0" distL="0" distR="0" wp14:anchorId="2F6BA4D1" wp14:editId="4F9EC2B0">
            <wp:extent cx="5486400" cy="4924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4924425"/>
                    </a:xfrm>
                    <a:prstGeom prst="rect">
                      <a:avLst/>
                    </a:prstGeom>
                  </pic:spPr>
                </pic:pic>
              </a:graphicData>
            </a:graphic>
          </wp:inline>
        </w:drawing>
      </w:r>
    </w:p>
    <w:p w14:paraId="54608E3D" w14:textId="77851AB3" w:rsidR="00BF73A7" w:rsidRDefault="00BF73A7" w:rsidP="009D62B5">
      <w:pPr>
        <w:pStyle w:val="ListParagraph"/>
        <w:numPr>
          <w:ilvl w:val="0"/>
          <w:numId w:val="13"/>
        </w:numPr>
        <w:rPr>
          <w:lang w:val="el-GR"/>
        </w:rPr>
      </w:pPr>
      <w:r w:rsidRPr="009D62B5">
        <w:rPr>
          <w:lang w:val="el-GR"/>
        </w:rPr>
        <w:t xml:space="preserve">Η μεταβλητή </w:t>
      </w:r>
      <w:r>
        <w:t>intervals</w:t>
      </w:r>
      <w:r w:rsidRPr="009D62B5">
        <w:rPr>
          <w:lang w:val="el-GR"/>
        </w:rPr>
        <w:t xml:space="preserve"> είναι ένα διάνυσμα που κρατάει τα χρονικά διαστήματα στα οποία χωρίζεται το πρόβλημα. Για παράδειγμα, εάν το </w:t>
      </w:r>
      <w:r>
        <w:t>numOfIntervals</w:t>
      </w:r>
      <w:r w:rsidRPr="009D62B5">
        <w:rPr>
          <w:lang w:val="el-GR"/>
        </w:rPr>
        <w:t xml:space="preserve"> έχει τη τιμή 2, και το χρονικό διάστημα του αρχικού προβλήματος είναι </w:t>
      </w:r>
      <w:r w:rsidR="00004139">
        <w:t>timebudget</w:t>
      </w:r>
      <w:r w:rsidR="00004139" w:rsidRPr="00004139">
        <w:rPr>
          <w:lang w:val="el-GR"/>
        </w:rPr>
        <w:t xml:space="preserve"> = </w:t>
      </w:r>
      <w:r w:rsidR="004A6FA7" w:rsidRPr="004A6FA7">
        <w:rPr>
          <w:lang w:val="el-GR"/>
        </w:rPr>
        <w:t>[</w:t>
      </w:r>
      <w:r w:rsidRPr="009D62B5">
        <w:rPr>
          <w:lang w:val="el-GR"/>
        </w:rPr>
        <w:t>0-1000</w:t>
      </w:r>
      <w:r w:rsidR="004A6FA7" w:rsidRPr="004A6FA7">
        <w:rPr>
          <w:lang w:val="el-GR"/>
        </w:rPr>
        <w:t>]</w:t>
      </w:r>
      <w:r w:rsidRPr="009D62B5">
        <w:rPr>
          <w:lang w:val="el-GR"/>
        </w:rPr>
        <w:t xml:space="preserve">, τότε </w:t>
      </w:r>
      <w:r w:rsidR="00A92228">
        <w:rPr>
          <w:lang w:val="el-GR"/>
        </w:rPr>
        <w:t xml:space="preserve">μπορεί </w:t>
      </w:r>
      <w:r w:rsidRPr="009D62B5">
        <w:rPr>
          <w:lang w:val="el-GR"/>
        </w:rPr>
        <w:t xml:space="preserve"> προκύψουν </w:t>
      </w:r>
      <w:ins w:id="2288" w:author=" " w:date="2023-01-29T18:04:00Z">
        <w:r w:rsidR="00474513">
          <w:rPr>
            <w:lang w:val="el-GR"/>
          </w:rPr>
          <w:t>δύο</w:t>
        </w:r>
      </w:ins>
      <w:del w:id="2289" w:author=" " w:date="2023-01-29T18:04:00Z">
        <w:r w:rsidRPr="009D62B5" w:rsidDel="00474513">
          <w:rPr>
            <w:lang w:val="el-GR"/>
          </w:rPr>
          <w:delText>2</w:delText>
        </w:r>
      </w:del>
      <w:r w:rsidRPr="009D62B5">
        <w:rPr>
          <w:lang w:val="el-GR"/>
        </w:rPr>
        <w:t xml:space="preserve"> καινούρια υπο</w:t>
      </w:r>
      <w:r w:rsidR="00EC6D38" w:rsidRPr="009D62B5">
        <w:rPr>
          <w:lang w:val="el-GR"/>
        </w:rPr>
        <w:t>-</w:t>
      </w:r>
      <w:r w:rsidRPr="009D62B5">
        <w:rPr>
          <w:lang w:val="el-GR"/>
        </w:rPr>
        <w:t xml:space="preserve">προβλήματα με διαστήματα </w:t>
      </w:r>
      <w:r w:rsidR="00FB3AE2" w:rsidRPr="00FB3AE2">
        <w:rPr>
          <w:lang w:val="el-GR"/>
        </w:rPr>
        <w:t>[</w:t>
      </w:r>
      <w:r w:rsidRPr="009D62B5">
        <w:rPr>
          <w:lang w:val="el-GR"/>
        </w:rPr>
        <w:t>0-500</w:t>
      </w:r>
      <w:r w:rsidR="00FB3AE2" w:rsidRPr="00FB3AE2">
        <w:rPr>
          <w:lang w:val="el-GR"/>
        </w:rPr>
        <w:t>]</w:t>
      </w:r>
      <w:r w:rsidRPr="009D62B5">
        <w:rPr>
          <w:lang w:val="el-GR"/>
        </w:rPr>
        <w:t xml:space="preserve"> και </w:t>
      </w:r>
      <w:r w:rsidR="00FB3AE2" w:rsidRPr="00FB3AE2">
        <w:rPr>
          <w:lang w:val="el-GR"/>
        </w:rPr>
        <w:t>[</w:t>
      </w:r>
      <w:r w:rsidRPr="009D62B5">
        <w:rPr>
          <w:lang w:val="el-GR"/>
        </w:rPr>
        <w:t>500-1000</w:t>
      </w:r>
      <w:r w:rsidR="00FB3AE2" w:rsidRPr="00FB3AE2">
        <w:rPr>
          <w:lang w:val="el-GR"/>
        </w:rPr>
        <w:t>]</w:t>
      </w:r>
      <w:r w:rsidRPr="009D62B5">
        <w:rPr>
          <w:lang w:val="el-GR"/>
        </w:rPr>
        <w:t>.</w:t>
      </w:r>
      <w:r w:rsidR="00D06EAC">
        <w:rPr>
          <w:lang w:val="el-GR"/>
        </w:rPr>
        <w:t xml:space="preserve"> Το </w:t>
      </w:r>
      <w:r w:rsidR="00D06EAC">
        <w:rPr>
          <w:lang w:val="el-GR"/>
        </w:rPr>
        <w:lastRenderedPageBreak/>
        <w:t>άθροισμα των παραγόμενων διαστημάτων, ισούται πάντα με τη συνολική διάρκεια του αρχικού προβλήματος.</w:t>
      </w:r>
      <w:r w:rsidR="00EC626B">
        <w:rPr>
          <w:lang w:val="el-GR"/>
        </w:rPr>
        <w:t xml:space="preserve"> Παρακάτω περιγράφεται η διαδικασία καθορισμού των παραγόμενων χρονικών διαστημάτων.</w:t>
      </w:r>
    </w:p>
    <w:p w14:paraId="1132095A" w14:textId="28940667" w:rsidR="009D62B5" w:rsidRDefault="009D62B5" w:rsidP="009D62B5">
      <w:pPr>
        <w:pStyle w:val="ListParagraph"/>
        <w:numPr>
          <w:ilvl w:val="0"/>
          <w:numId w:val="13"/>
        </w:numPr>
        <w:rPr>
          <w:lang w:val="el-GR"/>
        </w:rPr>
      </w:pPr>
      <w:r w:rsidRPr="00673D5D">
        <w:rPr>
          <w:lang w:val="el-GR"/>
        </w:rPr>
        <w:t xml:space="preserve">Η μεταβλητή </w:t>
      </w:r>
      <w:r>
        <w:t>activities</w:t>
      </w:r>
      <w:r w:rsidRPr="00673D5D">
        <w:rPr>
          <w:lang w:val="el-GR"/>
        </w:rPr>
        <w:t xml:space="preserve"> είναι ένα </w:t>
      </w:r>
      <w:r>
        <w:t>map</w:t>
      </w:r>
      <w:r w:rsidRPr="00673D5D">
        <w:rPr>
          <w:lang w:val="el-GR"/>
        </w:rPr>
        <w:t xml:space="preserve"> που κρατάει την ενεργή διάρκεια του κάθε </w:t>
      </w:r>
      <w:ins w:id="2290" w:author=" " w:date="2023-01-29T18:07:00Z">
        <w:r w:rsidR="00474513">
          <w:rPr>
            <w:lang w:val="el-GR"/>
          </w:rPr>
          <w:t>σημείου ενδιαφέροντος (</w:t>
        </w:r>
        <w:r w:rsidR="00474513">
          <w:rPr>
            <w:lang w:val="en-GB"/>
          </w:rPr>
          <w:t>POI</w:t>
        </w:r>
        <w:r w:rsidR="00474513" w:rsidRPr="00474513">
          <w:rPr>
            <w:lang w:val="el-GR"/>
            <w:rPrChange w:id="2291" w:author=" " w:date="2023-01-29T18:07:00Z">
              <w:rPr>
                <w:lang w:val="en-GB"/>
              </w:rPr>
            </w:rPrChange>
          </w:rPr>
          <w:t xml:space="preserve">) </w:t>
        </w:r>
      </w:ins>
      <w:del w:id="2292" w:author=" " w:date="2023-01-29T18:06:00Z">
        <w:r w:rsidDel="00474513">
          <w:delText>poi</w:delText>
        </w:r>
      </w:del>
      <w:r w:rsidRPr="00673D5D">
        <w:rPr>
          <w:lang w:val="el-GR"/>
        </w:rPr>
        <w:t xml:space="preserve"> σε κάθε διάστημα</w:t>
      </w:r>
      <w:r w:rsidR="00673D5D">
        <w:rPr>
          <w:lang w:val="el-GR"/>
        </w:rPr>
        <w:t>.</w:t>
      </w:r>
    </w:p>
    <w:p w14:paraId="78F7D0B3" w14:textId="04BBE0F0" w:rsidR="00673D5D" w:rsidRDefault="00673D5D" w:rsidP="009D62B5">
      <w:pPr>
        <w:pStyle w:val="ListParagraph"/>
        <w:numPr>
          <w:ilvl w:val="0"/>
          <w:numId w:val="13"/>
        </w:numPr>
        <w:rPr>
          <w:lang w:val="el-GR"/>
        </w:rPr>
      </w:pPr>
      <w:r w:rsidRPr="00673D5D">
        <w:rPr>
          <w:lang w:val="el-GR"/>
        </w:rPr>
        <w:t xml:space="preserve">Η μεταβλητή </w:t>
      </w:r>
      <w:r>
        <w:t>registry</w:t>
      </w:r>
      <w:r w:rsidRPr="00673D5D">
        <w:rPr>
          <w:lang w:val="el-GR"/>
        </w:rPr>
        <w:t xml:space="preserve"> είναι ένα </w:t>
      </w:r>
      <w:r>
        <w:t>map</w:t>
      </w:r>
      <w:r w:rsidRPr="00673D5D">
        <w:rPr>
          <w:lang w:val="el-GR"/>
        </w:rPr>
        <w:t xml:space="preserve"> που κρατάει </w:t>
      </w:r>
      <w:ins w:id="2293" w:author="Στάθης Καπ" w:date="2023-02-02T01:57:00Z">
        <w:r w:rsidR="00A758AE">
          <w:rPr>
            <w:lang w:val="el-GR"/>
          </w:rPr>
          <w:t xml:space="preserve">ένα </w:t>
        </w:r>
      </w:ins>
      <w:commentRangeStart w:id="2294"/>
      <w:r w:rsidRPr="00673D5D">
        <w:rPr>
          <w:lang w:val="el-GR"/>
        </w:rPr>
        <w:t xml:space="preserve">ιστορικό </w:t>
      </w:r>
      <w:commentRangeEnd w:id="2294"/>
      <w:ins w:id="2295" w:author="Στάθης Καπ" w:date="2023-02-02T01:57:00Z">
        <w:r w:rsidR="00A758AE">
          <w:rPr>
            <w:lang w:val="el-GR"/>
          </w:rPr>
          <w:t xml:space="preserve">καταλληλότητας </w:t>
        </w:r>
      </w:ins>
      <w:r w:rsidR="00474513">
        <w:rPr>
          <w:rStyle w:val="CommentReference"/>
        </w:rPr>
        <w:commentReference w:id="2294"/>
      </w:r>
      <w:r w:rsidRPr="00673D5D">
        <w:rPr>
          <w:lang w:val="el-GR"/>
        </w:rPr>
        <w:t>για κάθε κόμβο σχετικά με κάθε διάστημα</w:t>
      </w:r>
      <w:r w:rsidR="009A45C1">
        <w:rPr>
          <w:lang w:val="el-GR"/>
        </w:rPr>
        <w:t>.</w:t>
      </w:r>
    </w:p>
    <w:p w14:paraId="1790116A" w14:textId="6DAC41A0" w:rsidR="008B2A55" w:rsidRDefault="008B2A55" w:rsidP="009D62B5">
      <w:pPr>
        <w:pStyle w:val="ListParagraph"/>
        <w:numPr>
          <w:ilvl w:val="0"/>
          <w:numId w:val="13"/>
        </w:numPr>
        <w:rPr>
          <w:lang w:val="el-GR"/>
        </w:rPr>
      </w:pPr>
      <w:r w:rsidRPr="004D5C9D">
        <w:rPr>
          <w:lang w:val="el-GR"/>
        </w:rPr>
        <w:t xml:space="preserve">Η μεταβλητή </w:t>
      </w:r>
      <w:r>
        <w:t>processSolutions</w:t>
      </w:r>
      <w:r w:rsidRPr="004D5C9D">
        <w:rPr>
          <w:lang w:val="el-GR"/>
        </w:rPr>
        <w:t xml:space="preserve"> είναι </w:t>
      </w:r>
      <w:r w:rsidR="009A45C1" w:rsidRPr="004D5C9D">
        <w:rPr>
          <w:lang w:val="el-GR"/>
        </w:rPr>
        <w:t>ένα</w:t>
      </w:r>
      <w:r w:rsidRPr="004D5C9D">
        <w:rPr>
          <w:lang w:val="el-GR"/>
        </w:rPr>
        <w:t xml:space="preserve"> διάνυσμα που κρατάει τα </w:t>
      </w:r>
      <w:r w:rsidRPr="00A045E7">
        <w:rPr>
          <w:highlight w:val="yellow"/>
          <w:rPrChange w:id="2296" w:author=" " w:date="2023-02-01T06:01:00Z">
            <w:rPr/>
          </w:rPrChange>
        </w:rPr>
        <w:t>Solutions</w:t>
      </w:r>
      <w:r w:rsidRPr="004D5C9D">
        <w:rPr>
          <w:lang w:val="el-GR"/>
        </w:rPr>
        <w:t xml:space="preserve"> που προκύπτουν κατά τη διάρκεια του αλγορίθμου. Σε περίπτωση που προκύψει </w:t>
      </w:r>
      <w:r w:rsidR="006A3080" w:rsidRPr="004D5C9D">
        <w:rPr>
          <w:lang w:val="el-GR"/>
        </w:rPr>
        <w:t>ένα</w:t>
      </w:r>
      <w:r w:rsidRPr="004D5C9D">
        <w:rPr>
          <w:lang w:val="el-GR"/>
        </w:rPr>
        <w:t xml:space="preserve"> καλύτερο σκορ από τη </w:t>
      </w:r>
      <w:r>
        <w:t>SplitSearch</w:t>
      </w:r>
      <w:r w:rsidRPr="004D5C9D">
        <w:rPr>
          <w:lang w:val="el-GR"/>
        </w:rPr>
        <w:t xml:space="preserve"> διαδικασία, τα </w:t>
      </w:r>
      <w:r>
        <w:t>processSolutions</w:t>
      </w:r>
      <w:r w:rsidRPr="004D5C9D">
        <w:rPr>
          <w:lang w:val="el-GR"/>
        </w:rPr>
        <w:t xml:space="preserve"> </w:t>
      </w:r>
      <w:r w:rsidR="006A3080" w:rsidRPr="004D5C9D">
        <w:rPr>
          <w:lang w:val="el-GR"/>
        </w:rPr>
        <w:t>αποθηκεύονται</w:t>
      </w:r>
      <w:r w:rsidRPr="004D5C9D">
        <w:rPr>
          <w:lang w:val="el-GR"/>
        </w:rPr>
        <w:t xml:space="preserve"> σε ένα καινούριο διάνυσμα </w:t>
      </w:r>
      <w:r>
        <w:t>bestSolutions</w:t>
      </w:r>
      <w:r w:rsidRPr="004D5C9D">
        <w:rPr>
          <w:lang w:val="el-GR"/>
        </w:rPr>
        <w:t>.</w:t>
      </w:r>
    </w:p>
    <w:p w14:paraId="3274256C" w14:textId="116BE41A" w:rsidR="000C5F47" w:rsidRDefault="000C5F47" w:rsidP="009D62B5">
      <w:pPr>
        <w:pStyle w:val="ListParagraph"/>
        <w:numPr>
          <w:ilvl w:val="0"/>
          <w:numId w:val="13"/>
        </w:numPr>
        <w:rPr>
          <w:lang w:val="el-GR"/>
        </w:rPr>
      </w:pPr>
      <w:r w:rsidRPr="00AB7952">
        <w:rPr>
          <w:lang w:val="el-GR"/>
        </w:rPr>
        <w:t xml:space="preserve">Η μεταβλητή </w:t>
      </w:r>
      <w:r>
        <w:t>shakeSettings</w:t>
      </w:r>
      <w:r w:rsidRPr="00AB7952">
        <w:rPr>
          <w:lang w:val="el-GR"/>
        </w:rPr>
        <w:t xml:space="preserve"> είναι </w:t>
      </w:r>
      <w:r w:rsidR="006A3080" w:rsidRPr="00AB7952">
        <w:rPr>
          <w:lang w:val="el-GR"/>
        </w:rPr>
        <w:t>ένα</w:t>
      </w:r>
      <w:r w:rsidRPr="00AB7952">
        <w:rPr>
          <w:lang w:val="el-GR"/>
        </w:rPr>
        <w:t xml:space="preserve"> διάνυσμα που κρατάει τις τιμές </w:t>
      </w:r>
      <w:r>
        <w:t>S</w:t>
      </w:r>
      <w:r w:rsidRPr="00AB7952">
        <w:rPr>
          <w:lang w:val="el-GR"/>
        </w:rPr>
        <w:t xml:space="preserve"> και </w:t>
      </w:r>
      <w:r>
        <w:t>R</w:t>
      </w:r>
      <w:r w:rsidRPr="00AB7952">
        <w:rPr>
          <w:lang w:val="el-GR"/>
        </w:rPr>
        <w:t xml:space="preserve"> για κάθε </w:t>
      </w:r>
      <w:r w:rsidRPr="00A045E7">
        <w:rPr>
          <w:highlight w:val="yellow"/>
          <w:rPrChange w:id="2297" w:author=" " w:date="2023-02-01T06:01:00Z">
            <w:rPr/>
          </w:rPrChange>
        </w:rPr>
        <w:t>Solution</w:t>
      </w:r>
      <w:r w:rsidRPr="00A045E7">
        <w:rPr>
          <w:highlight w:val="yellow"/>
          <w:lang w:val="el-GR"/>
          <w:rPrChange w:id="2298" w:author=" " w:date="2023-02-01T06:01:00Z">
            <w:rPr>
              <w:lang w:val="el-GR"/>
            </w:rPr>
          </w:rPrChange>
        </w:rPr>
        <w:t>.</w:t>
      </w:r>
      <w:r w:rsidRPr="00AB7952">
        <w:rPr>
          <w:lang w:val="el-GR"/>
        </w:rPr>
        <w:t xml:space="preserve"> </w:t>
      </w:r>
      <w:r w:rsidR="009A45C1">
        <w:rPr>
          <w:lang w:val="el-GR"/>
        </w:rPr>
        <w:t xml:space="preserve">Η διαδικασία διαταραχής εφαρμόζεται σε κάθε </w:t>
      </w:r>
      <w:r w:rsidR="009A45C1">
        <w:t>Solution</w:t>
      </w:r>
      <w:r w:rsidR="009A45C1" w:rsidRPr="003A7FAF">
        <w:rPr>
          <w:lang w:val="el-GR"/>
        </w:rPr>
        <w:t xml:space="preserve"> </w:t>
      </w:r>
      <w:r w:rsidR="009A45C1">
        <w:rPr>
          <w:lang w:val="el-GR"/>
        </w:rPr>
        <w:t xml:space="preserve"> ξεχωριστά</w:t>
      </w:r>
      <w:r w:rsidRPr="00AB7952">
        <w:rPr>
          <w:lang w:val="el-GR"/>
        </w:rPr>
        <w:t xml:space="preserve">. Για το λόγο αυτό, για κάθε </w:t>
      </w:r>
      <w:r>
        <w:t>Solution</w:t>
      </w:r>
      <w:r w:rsidRPr="00AB7952">
        <w:rPr>
          <w:lang w:val="el-GR"/>
        </w:rPr>
        <w:t xml:space="preserve"> </w:t>
      </w:r>
      <w:r w:rsidR="003A7FAF">
        <w:rPr>
          <w:lang w:val="el-GR"/>
        </w:rPr>
        <w:t xml:space="preserve">απαιτούνται διαφορετικά </w:t>
      </w:r>
      <w:r w:rsidR="003A7FAF">
        <w:t>S</w:t>
      </w:r>
      <w:r w:rsidR="003A7FAF" w:rsidRPr="003A7FAF">
        <w:rPr>
          <w:lang w:val="el-GR"/>
        </w:rPr>
        <w:t xml:space="preserve"> </w:t>
      </w:r>
      <w:r w:rsidR="003A7FAF">
        <w:rPr>
          <w:lang w:val="el-GR"/>
        </w:rPr>
        <w:t xml:space="preserve">και </w:t>
      </w:r>
      <w:r w:rsidR="003A7FAF">
        <w:t>R</w:t>
      </w:r>
      <w:r w:rsidR="003A7FAF">
        <w:rPr>
          <w:lang w:val="el-GR"/>
        </w:rPr>
        <w:t xml:space="preserve"> </w:t>
      </w:r>
      <w:r w:rsidRPr="00AB7952">
        <w:rPr>
          <w:lang w:val="el-GR"/>
        </w:rPr>
        <w:t xml:space="preserve">. Το </w:t>
      </w:r>
      <w:r>
        <w:t>S</w:t>
      </w:r>
      <w:r w:rsidRPr="00AB7952">
        <w:rPr>
          <w:lang w:val="el-GR"/>
        </w:rPr>
        <w:t xml:space="preserve"> αναπαριστά την θέση από όπου θα ξεκινήσει η αφαίρεση των κόμβων σε κάθε διαδρομή του εκάστοτε </w:t>
      </w:r>
      <w:r w:rsidRPr="00A045E7">
        <w:rPr>
          <w:highlight w:val="yellow"/>
          <w:rPrChange w:id="2299" w:author=" " w:date="2023-02-01T06:01:00Z">
            <w:rPr/>
          </w:rPrChange>
        </w:rPr>
        <w:t>Solution</w:t>
      </w:r>
      <w:r w:rsidRPr="00AB7952">
        <w:rPr>
          <w:lang w:val="el-GR"/>
        </w:rPr>
        <w:t xml:space="preserve">, και το </w:t>
      </w:r>
      <w:r>
        <w:t>R</w:t>
      </w:r>
      <w:r w:rsidRPr="00AB7952">
        <w:rPr>
          <w:lang w:val="el-GR"/>
        </w:rPr>
        <w:t xml:space="preserve"> αναπαριστά τον αριθμό των κόμβων που θα αφαιρεθούν. Τα </w:t>
      </w:r>
      <w:r>
        <w:t>S</w:t>
      </w:r>
      <w:r w:rsidRPr="00AB7952">
        <w:rPr>
          <w:lang w:val="el-GR"/>
        </w:rPr>
        <w:t xml:space="preserve"> και </w:t>
      </w:r>
      <w:r>
        <w:t>R</w:t>
      </w:r>
      <w:r w:rsidRPr="00AB7952">
        <w:rPr>
          <w:lang w:val="el-GR"/>
        </w:rPr>
        <w:t xml:space="preserve">, ρυθμίζονται ανάλογα με το μέγεθος της μικρότερης διαδρομής της εκάστοτε λύσης και είναι ανεξάρτητα για κάθε </w:t>
      </w:r>
      <w:r>
        <w:t>Solution</w:t>
      </w:r>
      <w:r w:rsidRPr="00AB7952">
        <w:rPr>
          <w:lang w:val="el-GR"/>
        </w:rPr>
        <w:t>.</w:t>
      </w:r>
    </w:p>
    <w:p w14:paraId="15178CC7" w14:textId="721EA9BD" w:rsidR="00587AA7" w:rsidRPr="00992B94" w:rsidRDefault="00992B94" w:rsidP="00CD5FF7">
      <w:pPr>
        <w:pStyle w:val="Heading2"/>
        <w:numPr>
          <w:ilvl w:val="1"/>
          <w:numId w:val="4"/>
        </w:numPr>
        <w:rPr>
          <w:lang w:val="el-GR"/>
        </w:rPr>
      </w:pPr>
      <w:bookmarkStart w:id="2300" w:name="_Toc124915384"/>
      <w:r>
        <w:rPr>
          <w:lang w:val="el-GR"/>
        </w:rPr>
        <w:t>Αρχικοποίηση των χρονικών υπο-διαστημάτων</w:t>
      </w:r>
      <w:bookmarkEnd w:id="2300"/>
    </w:p>
    <w:p w14:paraId="2A267A97" w14:textId="4C391DAF" w:rsidR="00F83FF1" w:rsidRDefault="00C61641" w:rsidP="0086271D">
      <w:pPr>
        <w:rPr>
          <w:lang w:val="el-GR"/>
        </w:rPr>
      </w:pPr>
      <w:r>
        <w:rPr>
          <w:lang w:val="el-GR"/>
        </w:rPr>
        <w:t xml:space="preserve">Ο πιο απλός τρόπος για να οριοθετηθούν </w:t>
      </w:r>
      <w:r>
        <w:t>n</w:t>
      </w:r>
      <w:r w:rsidRPr="00C61641">
        <w:rPr>
          <w:lang w:val="el-GR"/>
        </w:rPr>
        <w:t xml:space="preserve"> </w:t>
      </w:r>
      <w:r>
        <w:rPr>
          <w:lang w:val="el-GR"/>
        </w:rPr>
        <w:t xml:space="preserve">χρονικά υποδιαστήματα είναι να χωριστεί το </w:t>
      </w:r>
      <w:ins w:id="2301" w:author="Στάθης Καπ" w:date="2023-02-13T02:22:00Z">
        <w:r w:rsidR="00650B05">
          <w:rPr>
            <w:lang w:val="el-GR"/>
          </w:rPr>
          <w:t xml:space="preserve">χρονικό απόθεμα </w:t>
        </w:r>
        <w:r w:rsidR="00DC31FC" w:rsidRPr="00421D50">
          <w:rPr>
            <w:lang w:val="el-GR"/>
            <w:rPrChange w:id="2302" w:author="Στάθης Καπ" w:date="2023-02-13T02:22:00Z">
              <w:rPr/>
            </w:rPrChange>
          </w:rPr>
          <w:t>(</w:t>
        </w:r>
        <w:r w:rsidR="00DC31FC">
          <w:t>timeBudget</w:t>
        </w:r>
        <w:r w:rsidR="00650B05">
          <w:rPr>
            <w:lang w:val="el-GR"/>
          </w:rPr>
          <w:t>)</w:t>
        </w:r>
      </w:ins>
      <w:del w:id="2303" w:author="Στάθης Καπ" w:date="2023-02-13T02:22:00Z">
        <w:r w:rsidDel="00650B05">
          <w:delText>timebudget</w:delText>
        </w:r>
        <w:r w:rsidRPr="00C61641" w:rsidDel="00650B05">
          <w:rPr>
            <w:lang w:val="el-GR"/>
          </w:rPr>
          <w:delText xml:space="preserve"> </w:delText>
        </w:r>
      </w:del>
      <w:ins w:id="2304" w:author="Στάθης Καπ" w:date="2023-02-13T02:22:00Z">
        <w:r w:rsidR="00650B05" w:rsidRPr="00C61641">
          <w:rPr>
            <w:lang w:val="el-GR"/>
          </w:rPr>
          <w:t xml:space="preserve"> </w:t>
        </w:r>
      </w:ins>
      <w:r>
        <w:rPr>
          <w:lang w:val="el-GR"/>
        </w:rPr>
        <w:t>του αρχικού προβλήματος</w:t>
      </w:r>
      <w:r w:rsidR="00C45358">
        <w:rPr>
          <w:lang w:val="el-GR"/>
        </w:rPr>
        <w:t xml:space="preserve"> ισόποσα</w:t>
      </w:r>
      <w:r>
        <w:rPr>
          <w:lang w:val="el-GR"/>
        </w:rPr>
        <w:t xml:space="preserve"> σε ακριβώς </w:t>
      </w:r>
      <w:r>
        <w:t>n</w:t>
      </w:r>
      <w:r w:rsidRPr="00C61641">
        <w:rPr>
          <w:lang w:val="el-GR"/>
        </w:rPr>
        <w:t xml:space="preserve"> </w:t>
      </w:r>
      <w:r>
        <w:rPr>
          <w:lang w:val="el-GR"/>
        </w:rPr>
        <w:t xml:space="preserve">διαστήματα. Για παράδειγμα, εάν το αρχικό πρόβλημα έχει ένα </w:t>
      </w:r>
      <w:del w:id="2305" w:author="Στάθης Καπ" w:date="2023-02-13T02:22:00Z">
        <w:r w:rsidDel="00781F96">
          <w:delText>timebudget</w:delText>
        </w:r>
      </w:del>
      <w:ins w:id="2306" w:author="Στάθης Καπ" w:date="2023-02-13T02:22:00Z">
        <w:r w:rsidR="00781F96">
          <w:t>timeBudget</w:t>
        </w:r>
      </w:ins>
      <w:r w:rsidRPr="00DE423F">
        <w:rPr>
          <w:lang w:val="el-GR"/>
        </w:rPr>
        <w:t>=[0-1000]</w:t>
      </w:r>
      <w:r w:rsidR="00DE423F">
        <w:rPr>
          <w:lang w:val="el-GR"/>
        </w:rPr>
        <w:t xml:space="preserve"> και </w:t>
      </w:r>
      <w:r w:rsidR="00DE423F">
        <w:t>n</w:t>
      </w:r>
      <w:r w:rsidR="00DE423F" w:rsidRPr="00DE423F">
        <w:rPr>
          <w:lang w:val="el-GR"/>
        </w:rPr>
        <w:t>=4</w:t>
      </w:r>
      <w:r w:rsidR="00DE423F">
        <w:rPr>
          <w:lang w:val="el-GR"/>
        </w:rPr>
        <w:t xml:space="preserve"> τότε θα προκύψουν 4 </w:t>
      </w:r>
      <w:r w:rsidR="00DE423F">
        <w:t>intervals</w:t>
      </w:r>
      <w:r w:rsidR="00DE423F">
        <w:rPr>
          <w:lang w:val="el-GR"/>
        </w:rPr>
        <w:t xml:space="preserve"> με διάρκεια 250 χρονικών μονάδων</w:t>
      </w:r>
      <w:r w:rsidR="00DE423F" w:rsidRPr="00DE423F">
        <w:rPr>
          <w:lang w:val="el-GR"/>
        </w:rPr>
        <w:t>:</w:t>
      </w:r>
      <w:r w:rsidR="00DE423F">
        <w:rPr>
          <w:lang w:val="el-GR"/>
        </w:rPr>
        <w:t xml:space="preserve"> </w:t>
      </w:r>
      <w:r w:rsidR="00DE423F" w:rsidRPr="00DE423F">
        <w:rPr>
          <w:lang w:val="el-GR"/>
        </w:rPr>
        <w:t xml:space="preserve">[0-250], [250-500], [500-750] </w:t>
      </w:r>
      <w:r w:rsidR="00DE423F">
        <w:rPr>
          <w:lang w:val="el-GR"/>
        </w:rPr>
        <w:t>και [750-1000].</w:t>
      </w:r>
      <w:r w:rsidR="00111C49">
        <w:rPr>
          <w:lang w:val="el-GR"/>
        </w:rPr>
        <w:t xml:space="preserve"> </w:t>
      </w:r>
    </w:p>
    <w:p w14:paraId="180B4971" w14:textId="72DAF52C" w:rsidR="009C5C01" w:rsidRDefault="00111C49" w:rsidP="0086271D">
      <w:pPr>
        <w:rPr>
          <w:ins w:id="2307" w:author="Στάθης Καπ" w:date="2023-02-15T02:24:00Z"/>
          <w:lang w:val="el-GR"/>
        </w:rPr>
      </w:pPr>
      <w:r>
        <w:rPr>
          <w:lang w:val="el-GR"/>
        </w:rPr>
        <w:t>Παρ’ όλα αυτά, όπως θα αναλυθεί περαιτέρω και στην επόμενη υποενότητα</w:t>
      </w:r>
      <w:r w:rsidR="00136781">
        <w:rPr>
          <w:lang w:val="el-GR"/>
        </w:rPr>
        <w:t xml:space="preserve"> (4.2)</w:t>
      </w:r>
      <w:r>
        <w:rPr>
          <w:lang w:val="el-GR"/>
        </w:rPr>
        <w:t xml:space="preserve">, </w:t>
      </w:r>
      <w:r w:rsidR="00531CA9">
        <w:rPr>
          <w:lang w:val="el-GR"/>
        </w:rPr>
        <w:t xml:space="preserve">η διάρκεια ενεργητικότητας ενός κόμβου σε κάθε χρονικό </w:t>
      </w:r>
      <w:ins w:id="2308" w:author="Στάθης Καπ" w:date="2023-02-01T06:01:00Z">
        <w:r w:rsidR="00EE44E9">
          <w:rPr>
            <w:lang w:val="el-GR"/>
          </w:rPr>
          <w:t>υποδιάστημα</w:t>
        </w:r>
      </w:ins>
      <w:del w:id="2309" w:author="Στάθης Καπ" w:date="2023-02-01T06:01:00Z">
        <w:r w:rsidR="00531CA9">
          <w:rPr>
            <w:lang w:val="el-GR"/>
          </w:rPr>
          <w:delText>διάστημα</w:delText>
        </w:r>
      </w:del>
      <w:r w:rsidR="00531CA9">
        <w:rPr>
          <w:lang w:val="el-GR"/>
        </w:rPr>
        <w:t xml:space="preserve"> παίζει σημαντικό ρόλο για</w:t>
      </w:r>
      <w:r w:rsidR="00542E99">
        <w:rPr>
          <w:lang w:val="el-GR"/>
        </w:rPr>
        <w:t xml:space="preserve"> την</w:t>
      </w:r>
      <w:r w:rsidR="00531CA9">
        <w:rPr>
          <w:lang w:val="el-GR"/>
        </w:rPr>
        <w:t xml:space="preserve"> </w:t>
      </w:r>
      <w:r w:rsidR="00A30F07">
        <w:rPr>
          <w:lang w:val="el-GR"/>
        </w:rPr>
        <w:t>ανάθεση του σε ένα από αυτά.</w:t>
      </w:r>
      <w:r w:rsidR="00854462">
        <w:rPr>
          <w:lang w:val="el-GR"/>
        </w:rPr>
        <w:t xml:space="preserve"> Με βάση λοιπόν το προηγούμενο παράδειγμα, υπάρχει </w:t>
      </w:r>
      <w:ins w:id="2310" w:author="Στάθης Καπ" w:date="2023-02-01T06:01:00Z">
        <w:r w:rsidR="00EE44E9">
          <w:rPr>
            <w:lang w:val="el-GR"/>
          </w:rPr>
          <w:t>ο κίνδυνος</w:t>
        </w:r>
      </w:ins>
      <w:del w:id="2311" w:author="Στάθης Καπ" w:date="2023-02-01T06:01:00Z">
        <w:r w:rsidR="00854462">
          <w:rPr>
            <w:lang w:val="el-GR"/>
          </w:rPr>
          <w:delText>η πιθανότητα</w:delText>
        </w:r>
      </w:del>
      <w:r w:rsidR="00854462">
        <w:rPr>
          <w:lang w:val="el-GR"/>
        </w:rPr>
        <w:t xml:space="preserve"> οι περισσότεροι ή και όλοι οι</w:t>
      </w:r>
      <w:r w:rsidR="00854462" w:rsidRPr="00854462">
        <w:rPr>
          <w:lang w:val="el-GR"/>
        </w:rPr>
        <w:t xml:space="preserve"> </w:t>
      </w:r>
      <w:r w:rsidR="00854462">
        <w:t>Unvisited</w:t>
      </w:r>
      <w:r w:rsidR="00854462">
        <w:rPr>
          <w:lang w:val="el-GR"/>
        </w:rPr>
        <w:t xml:space="preserve"> κόμβοι να ανατεθούν σε ένα συγκεκριμένο </w:t>
      </w:r>
      <w:ins w:id="2312" w:author="Στάθης Καπ" w:date="2023-02-01T06:01:00Z">
        <w:r w:rsidR="00EE44E9">
          <w:rPr>
            <w:lang w:val="el-GR"/>
          </w:rPr>
          <w:t>χρονικό υπο</w:t>
        </w:r>
        <w:r w:rsidR="00854462">
          <w:rPr>
            <w:lang w:val="el-GR"/>
          </w:rPr>
          <w:t xml:space="preserve">διάστημα. </w:t>
        </w:r>
        <w:r w:rsidR="00EE44E9">
          <w:rPr>
            <w:lang w:val="el-GR"/>
          </w:rPr>
          <w:t>Προς αποφυγήν αυτού, τα διαστήματα πρέπει</w:t>
        </w:r>
      </w:ins>
      <w:del w:id="2313" w:author="Στάθης Καπ" w:date="2023-02-01T06:01:00Z">
        <w:r w:rsidR="00854462">
          <w:rPr>
            <w:lang w:val="el-GR"/>
          </w:rPr>
          <w:delText>διάστημα. Πρέπει λοιπόν</w:delText>
        </w:r>
      </w:del>
      <w:r w:rsidR="00854462">
        <w:rPr>
          <w:lang w:val="el-GR"/>
        </w:rPr>
        <w:t xml:space="preserve"> να οριοθετηθούν </w:t>
      </w:r>
      <w:del w:id="2314" w:author="Στάθης Καπ" w:date="2023-02-01T06:01:00Z">
        <w:r w:rsidR="00854462">
          <w:rPr>
            <w:lang w:val="el-GR"/>
          </w:rPr>
          <w:delText xml:space="preserve">τα διαστήματα </w:delText>
        </w:r>
      </w:del>
      <w:r w:rsidR="00854462">
        <w:rPr>
          <w:lang w:val="el-GR"/>
        </w:rPr>
        <w:t xml:space="preserve">λαμβάνοντας υπόψιν τα χρονικά παράθυρα των κόμβων έτσι ώστε </w:t>
      </w:r>
      <w:del w:id="2315" w:author="Στάθης Καπ" w:date="2023-02-01T06:01:00Z">
        <w:r w:rsidR="00854462">
          <w:rPr>
            <w:lang w:val="el-GR"/>
          </w:rPr>
          <w:delText xml:space="preserve">να κατανεμηθούν </w:delText>
        </w:r>
      </w:del>
      <w:r w:rsidR="00854462">
        <w:rPr>
          <w:lang w:val="el-GR"/>
        </w:rPr>
        <w:t>στη συνέχεια</w:t>
      </w:r>
      <w:ins w:id="2316" w:author="Στάθης Καπ" w:date="2023-02-01T06:01:00Z">
        <w:r w:rsidR="00EE44E9">
          <w:rPr>
            <w:lang w:val="el-GR"/>
          </w:rPr>
          <w:t>,</w:t>
        </w:r>
      </w:ins>
      <w:r w:rsidR="00854462">
        <w:rPr>
          <w:lang w:val="el-GR"/>
        </w:rPr>
        <w:t xml:space="preserve"> οι κόμβοι </w:t>
      </w:r>
      <w:ins w:id="2317" w:author="Στάθης Καπ" w:date="2023-02-01T06:01:00Z">
        <w:r w:rsidR="00EE44E9">
          <w:rPr>
            <w:lang w:val="el-GR"/>
          </w:rPr>
          <w:t xml:space="preserve">να διαμοιραστούν </w:t>
        </w:r>
      </w:ins>
      <w:r w:rsidR="00854462">
        <w:rPr>
          <w:lang w:val="el-GR"/>
        </w:rPr>
        <w:t xml:space="preserve">όσο το </w:t>
      </w:r>
      <w:ins w:id="2318" w:author="Στάθης Καπ" w:date="2023-02-01T06:01:00Z">
        <w:r w:rsidR="00EE44E9">
          <w:rPr>
            <w:lang w:val="el-GR"/>
          </w:rPr>
          <w:t>δυνατό</w:t>
        </w:r>
      </w:ins>
      <w:del w:id="2319" w:author="Στάθης Καπ" w:date="2023-02-01T06:01:00Z">
        <w:r w:rsidR="00854462">
          <w:rPr>
            <w:lang w:val="el-GR"/>
          </w:rPr>
          <w:delText>δυνατόν</w:delText>
        </w:r>
      </w:del>
      <w:r w:rsidR="00854462">
        <w:rPr>
          <w:lang w:val="el-GR"/>
        </w:rPr>
        <w:t xml:space="preserve"> πιο δίκαια</w:t>
      </w:r>
      <w:r w:rsidR="007D7269">
        <w:rPr>
          <w:lang w:val="el-GR"/>
        </w:rPr>
        <w:t xml:space="preserve"> στα </w:t>
      </w:r>
      <w:ins w:id="2320" w:author="Στάθης Καπ" w:date="2023-02-01T06:01:00Z">
        <w:r w:rsidR="00EE44E9">
          <w:rPr>
            <w:lang w:val="el-GR"/>
          </w:rPr>
          <w:t>χρονικά υποδιαστήματα</w:t>
        </w:r>
      </w:ins>
      <w:del w:id="2321" w:author="Στάθης Καπ" w:date="2023-02-01T06:01:00Z">
        <w:r w:rsidR="007D7269">
          <w:delText>n</w:delText>
        </w:r>
        <w:r w:rsidR="007D7269" w:rsidRPr="007D7269">
          <w:rPr>
            <w:lang w:val="el-GR"/>
          </w:rPr>
          <w:delText xml:space="preserve"> </w:delText>
        </w:r>
        <w:r w:rsidR="007D7269">
          <w:rPr>
            <w:lang w:val="el-GR"/>
          </w:rPr>
          <w:delText>διαστήματα</w:delText>
        </w:r>
      </w:del>
      <w:r w:rsidR="00F33507">
        <w:rPr>
          <w:lang w:val="el-GR"/>
        </w:rPr>
        <w:t>,</w:t>
      </w:r>
      <w:r w:rsidR="009F4C46">
        <w:rPr>
          <w:lang w:val="el-GR"/>
        </w:rPr>
        <w:t xml:space="preserve"> </w:t>
      </w:r>
      <w:r w:rsidR="00854462">
        <w:rPr>
          <w:lang w:val="el-GR"/>
        </w:rPr>
        <w:t xml:space="preserve">τουλάχιστον </w:t>
      </w:r>
      <w:r w:rsidR="00943CB6">
        <w:rPr>
          <w:lang w:val="el-GR"/>
        </w:rPr>
        <w:t>για την</w:t>
      </w:r>
      <w:r w:rsidR="00854462">
        <w:rPr>
          <w:lang w:val="el-GR"/>
        </w:rPr>
        <w:t xml:space="preserve"> πρώτη επανάληψη</w:t>
      </w:r>
      <w:r w:rsidR="009C5C01">
        <w:rPr>
          <w:lang w:val="el-GR"/>
        </w:rPr>
        <w:t xml:space="preserve"> του </w:t>
      </w:r>
      <w:r w:rsidR="009C5C01">
        <w:t>ILS</w:t>
      </w:r>
      <w:r w:rsidR="00A531E1">
        <w:rPr>
          <w:lang w:val="el-GR"/>
        </w:rPr>
        <w:t>.</w:t>
      </w:r>
    </w:p>
    <w:p w14:paraId="54FC9178" w14:textId="5DCB522A" w:rsidR="00E632CD" w:rsidRDefault="00E632CD" w:rsidP="0086271D">
      <w:pPr>
        <w:rPr>
          <w:ins w:id="2322" w:author="Στάθης Καπ" w:date="2023-02-15T02:30:00Z"/>
          <w:lang w:val="el-GR"/>
        </w:rPr>
      </w:pPr>
      <w:ins w:id="2323" w:author="Στάθης Καπ" w:date="2023-02-15T02:24:00Z">
        <w:r>
          <w:rPr>
            <w:lang w:val="el-GR"/>
          </w:rPr>
          <w:t>Για το σκοπό αυτό, υλοποιήθηκε ένας απλός ευρετικός που προσπαθεί να ο</w:t>
        </w:r>
      </w:ins>
      <w:ins w:id="2324" w:author="Στάθης Καπ" w:date="2023-02-15T02:25:00Z">
        <w:r>
          <w:rPr>
            <w:lang w:val="el-GR"/>
          </w:rPr>
          <w:t xml:space="preserve">ριοθετήσει τα χρονικά διαστήματα </w:t>
        </w:r>
      </w:ins>
      <w:ins w:id="2325" w:author="Στάθης Καπ" w:date="2023-02-15T02:26:00Z">
        <w:r>
          <w:rPr>
            <w:lang w:val="el-GR"/>
          </w:rPr>
          <w:t>μειώνοντας</w:t>
        </w:r>
      </w:ins>
      <w:ins w:id="2326" w:author="Στάθης Καπ" w:date="2023-02-15T02:27:00Z">
        <w:r>
          <w:rPr>
            <w:lang w:val="el-GR"/>
          </w:rPr>
          <w:t>, επαναλαμβανόμενα,</w:t>
        </w:r>
      </w:ins>
      <w:ins w:id="2327" w:author="Στάθης Καπ" w:date="2023-02-15T02:26:00Z">
        <w:r>
          <w:rPr>
            <w:lang w:val="el-GR"/>
          </w:rPr>
          <w:t xml:space="preserve"> τα όρια του διαστήματος </w:t>
        </w:r>
      </w:ins>
      <w:ins w:id="2328" w:author="Στάθης Καπ" w:date="2023-02-15T02:30:00Z">
        <w:r>
          <w:rPr>
            <w:lang w:val="el-GR"/>
          </w:rPr>
          <w:t xml:space="preserve">με τους περισσότερους κόμβους. </w:t>
        </w:r>
      </w:ins>
    </w:p>
    <w:p w14:paraId="5C1BF29E" w14:textId="6544A8FD" w:rsidR="00E632CD" w:rsidRPr="00227D7C" w:rsidRDefault="00E632CD" w:rsidP="0086271D">
      <w:pPr>
        <w:rPr>
          <w:ins w:id="2329" w:author="Στάθης Καπ" w:date="2023-02-15T02:31:00Z"/>
          <w:lang w:val="el-GR"/>
          <w:rPrChange w:id="2330" w:author="Στάθης Καπ" w:date="2023-02-15T02:31:00Z">
            <w:rPr>
              <w:ins w:id="2331" w:author="Στάθης Καπ" w:date="2023-02-15T02:31:00Z"/>
            </w:rPr>
          </w:rPrChange>
        </w:rPr>
      </w:pPr>
      <w:ins w:id="2332" w:author="Στάθης Καπ" w:date="2023-02-15T02:30:00Z">
        <w:r>
          <w:rPr>
            <w:lang w:val="el-GR"/>
          </w:rPr>
          <w:t xml:space="preserve">Πιο συγκεκριμένα, </w:t>
        </w:r>
      </w:ins>
      <w:ins w:id="2333" w:author="Στάθης Καπ" w:date="2023-02-15T02:31:00Z">
        <w:r>
          <w:rPr>
            <w:lang w:val="el-GR"/>
          </w:rPr>
          <w:t>αρχικά ορίζεται η αντικειμενική συνάρτηση</w:t>
        </w:r>
        <w:r w:rsidR="00227D7C" w:rsidRPr="00227D7C">
          <w:rPr>
            <w:lang w:val="el-GR"/>
            <w:rPrChange w:id="2334" w:author="Στάθης Καπ" w:date="2023-02-15T02:31:00Z">
              <w:rPr/>
            </w:rPrChange>
          </w:rPr>
          <w:t>:</w:t>
        </w:r>
      </w:ins>
    </w:p>
    <w:p w14:paraId="1613D472" w14:textId="4B58CFDE" w:rsidR="00227D7C" w:rsidRPr="00227D7C" w:rsidRDefault="00227D7C" w:rsidP="0086271D">
      <w:pPr>
        <w:rPr>
          <w:rPrChange w:id="2335" w:author="Στάθης Καπ" w:date="2023-02-15T02:31:00Z">
            <w:rPr>
              <w:lang w:val="el-GR"/>
            </w:rPr>
          </w:rPrChange>
        </w:rPr>
      </w:pPr>
      <m:oMathPara>
        <m:oMath>
          <m:func>
            <m:funcPr>
              <m:ctrlPr>
                <w:del w:id="2336" w:author="Στάθης Καπ" w:date="2023-02-15T02:31:00Z">
                  <w:rPr>
                    <w:rFonts w:ascii="Cambria Math" w:eastAsiaTheme="minorEastAsia" w:hAnsi="Cambria Math"/>
                    <w:i/>
                    <w:rPrChange w:id="2337" w:author="Στάθης Καπ" w:date="2023-02-15T02:31:00Z">
                      <w:rPr>
                        <w:rFonts w:ascii="Cambria Math" w:eastAsiaTheme="minorEastAsia" w:hAnsi="Cambria Math"/>
                      </w:rPr>
                    </w:rPrChange>
                  </w:rPr>
                </w:del>
              </m:ctrlPr>
            </m:funcPr>
            <m:fName>
              <m:r>
                <w:del w:id="2338" w:author="Στάθης Καπ" w:date="2023-02-15T02:31:00Z">
                  <m:rPr>
                    <m:sty m:val="p"/>
                  </m:rPr>
                  <w:rPr>
                    <w:rFonts w:ascii="Cambria Math" w:eastAsiaTheme="minorEastAsia" w:hAnsi="Cambria Math"/>
                  </w:rPr>
                  <m:t>min</m:t>
                </w:del>
              </m:r>
            </m:fName>
            <m:e/>
          </m:func>
          <m:func>
            <m:funcPr>
              <m:ctrlPr>
                <w:rPr>
                  <w:rFonts w:ascii="Cambria Math" w:hAnsi="Cambria Math"/>
                  <w:i/>
                  <w:rPrChange w:id="2339" w:author="Στάθης Καπ" w:date="2023-02-15T02:32:00Z">
                    <w:rPr>
                      <w:rFonts w:ascii="Cambria Math" w:hAnsi="Cambria Math"/>
                    </w:rPr>
                  </w:rPrChange>
                </w:rPr>
              </m:ctrlPr>
            </m:funcPr>
            <m:fName>
              <m:r>
                <m:rPr>
                  <m:sty m:val="p"/>
                </m:rPr>
                <w:rPr>
                  <w:rFonts w:ascii="Cambria Math" w:hAnsi="Cambria Math"/>
                </w:rPr>
                <m:t>min</m:t>
              </m:r>
            </m:fName>
            <m:e>
              <m:r>
                <w:ins w:id="2340" w:author="Στάθης Καπ" w:date="2023-02-15T02:32:00Z">
                  <w:rPr>
                    <w:rFonts w:ascii="Cambria Math" w:hAnsi="Cambria Math"/>
                  </w:rPr>
                  <m:t>S</m:t>
                </w:ins>
              </m:r>
            </m:e>
          </m:func>
          <m:r>
            <w:ins w:id="2341" w:author="Στάθης Καπ" w:date="2023-02-15T02:31:00Z">
              <w:rPr>
                <w:rFonts w:ascii="Cambria Math" w:hAnsi="Cambria Math"/>
              </w:rPr>
              <m:t>=maxCount</m:t>
            </w:ins>
          </m:r>
          <m:r>
            <w:ins w:id="2342" w:author="Στάθης Καπ" w:date="2023-02-15T02:32:00Z">
              <w:rPr>
                <w:rFonts w:ascii="Cambria Math" w:hAnsi="Cambria Math"/>
              </w:rPr>
              <m:t>-minCount</m:t>
            </w:ins>
          </m:r>
        </m:oMath>
      </m:oMathPara>
    </w:p>
    <w:p w14:paraId="03EFBF85" w14:textId="63E05ED6" w:rsidR="00475FA1" w:rsidRDefault="004A2AAE" w:rsidP="00012557">
      <w:pPr>
        <w:pStyle w:val="Heading2"/>
        <w:numPr>
          <w:ilvl w:val="1"/>
          <w:numId w:val="4"/>
        </w:numPr>
      </w:pPr>
      <w:bookmarkStart w:id="2343" w:name="_Toc124915385"/>
      <w:r>
        <w:rPr>
          <w:lang w:val="el-GR"/>
        </w:rPr>
        <w:lastRenderedPageBreak/>
        <w:t xml:space="preserve">Διαχωρισμός των </w:t>
      </w:r>
      <w:r>
        <w:t xml:space="preserve">Unvisited </w:t>
      </w:r>
      <w:r>
        <w:rPr>
          <w:lang w:val="el-GR"/>
        </w:rPr>
        <w:t>κόμβων</w:t>
      </w:r>
      <w:bookmarkEnd w:id="2343"/>
    </w:p>
    <w:p w14:paraId="324FA28B" w14:textId="3F8223C1" w:rsidR="00012557" w:rsidRDefault="00761E4C" w:rsidP="00012557">
      <w:pPr>
        <w:rPr>
          <w:lang w:val="el-GR"/>
        </w:rPr>
      </w:pPr>
      <w:r w:rsidRPr="00486DA0">
        <w:rPr>
          <w:lang w:val="el-GR"/>
        </w:rPr>
        <w:t xml:space="preserve">Η διαδικασία </w:t>
      </w:r>
      <w:r w:rsidR="00486DA0" w:rsidRPr="00486DA0">
        <w:rPr>
          <w:lang w:val="el-GR"/>
        </w:rPr>
        <w:t>διαχωρισμού</w:t>
      </w:r>
      <w:r w:rsidRPr="00486DA0">
        <w:rPr>
          <w:lang w:val="el-GR"/>
        </w:rPr>
        <w:t xml:space="preserve"> των </w:t>
      </w:r>
      <w:r>
        <w:t>Unvisited</w:t>
      </w:r>
      <w:r w:rsidRPr="00486DA0">
        <w:rPr>
          <w:lang w:val="el-GR"/>
        </w:rPr>
        <w:t xml:space="preserve"> κόμβων στα </w:t>
      </w:r>
      <w:r w:rsidR="00117460">
        <w:t>n</w:t>
      </w:r>
      <w:r w:rsidRPr="00486DA0">
        <w:rPr>
          <w:lang w:val="el-GR"/>
        </w:rPr>
        <w:t xml:space="preserve"> </w:t>
      </w:r>
      <w:r w:rsidR="00F10DBA">
        <w:rPr>
          <w:lang w:val="el-GR"/>
        </w:rPr>
        <w:t>υπο-προβλήματα</w:t>
      </w:r>
      <w:r w:rsidRPr="00486DA0">
        <w:rPr>
          <w:lang w:val="el-GR"/>
        </w:rPr>
        <w:t>/διαστήματα γίνεται με βάση το ιστορικό καταλληλότητας (</w:t>
      </w:r>
      <w:r>
        <w:t>registry</w:t>
      </w:r>
      <w:r w:rsidRPr="00486DA0">
        <w:rPr>
          <w:lang w:val="el-GR"/>
        </w:rPr>
        <w:t>) και την ενεργητικότητα (</w:t>
      </w:r>
      <w:r>
        <w:t>activities</w:t>
      </w:r>
      <w:r w:rsidRPr="00486DA0">
        <w:rPr>
          <w:lang w:val="el-GR"/>
        </w:rPr>
        <w:t>) του κάθε κόμβου σε κάθε διάστημα.</w:t>
      </w:r>
    </w:p>
    <w:p w14:paraId="1289D34F" w14:textId="643A8195" w:rsidR="00722591" w:rsidRDefault="00722591" w:rsidP="00012557">
      <w:pPr>
        <w:rPr>
          <w:ins w:id="2344" w:author="Στάθης Καπ" w:date="2023-02-01T21:27:00Z"/>
          <w:lang w:val="el-GR"/>
        </w:rPr>
      </w:pPr>
      <w:r w:rsidRPr="006B6447">
        <w:rPr>
          <w:lang w:val="el-GR"/>
        </w:rPr>
        <w:t xml:space="preserve">Την πρώτη φορά που θα κληθεί η συνάρτηση </w:t>
      </w:r>
      <w:r>
        <w:t>SplitUnvisited</w:t>
      </w:r>
      <w:r w:rsidRPr="006B6447">
        <w:rPr>
          <w:lang w:val="el-GR"/>
        </w:rPr>
        <w:t xml:space="preserve">, η λίστα </w:t>
      </w:r>
      <w:r>
        <w:t>pool</w:t>
      </w:r>
      <w:r w:rsidRPr="006B6447">
        <w:rPr>
          <w:lang w:val="el-GR"/>
        </w:rPr>
        <w:t xml:space="preserve"> θα περιέχει όλους τους </w:t>
      </w:r>
      <w:r>
        <w:t>Unvisited</w:t>
      </w:r>
      <w:r w:rsidRPr="006B6447">
        <w:rPr>
          <w:lang w:val="el-GR"/>
        </w:rPr>
        <w:t xml:space="preserve"> κόμβους του προβλήματος, ενώ οι διαδρομές των </w:t>
      </w:r>
      <w:r>
        <w:t>processSolutions</w:t>
      </w:r>
      <w:r w:rsidRPr="006B6447">
        <w:rPr>
          <w:lang w:val="el-GR"/>
        </w:rPr>
        <w:t xml:space="preserve"> θα είναι άδειες. Ο εκάστοτε κόμβος θα ανατεθεί στο διάστημα όπου έχει το μεγαλύτερο σκορ. Το σκορ ενός κόμβου </w:t>
      </w:r>
      <w:r>
        <w:t>i</w:t>
      </w:r>
      <w:r w:rsidRPr="006B6447">
        <w:rPr>
          <w:lang w:val="el-GR"/>
        </w:rPr>
        <w:t xml:space="preserve"> σε ένα διάστημα </w:t>
      </w:r>
      <w:r>
        <w:t>k</w:t>
      </w:r>
      <w:r w:rsidRPr="006B6447">
        <w:rPr>
          <w:lang w:val="el-GR"/>
        </w:rPr>
        <w:t xml:space="preserve"> υπολογίζεται ως εξής: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7601"/>
        <w:gridCol w:w="619"/>
      </w:tblGrid>
      <w:tr w:rsidR="0043421D" w14:paraId="0D2ED3FE" w14:textId="77777777" w:rsidTr="00237FE3">
        <w:trPr>
          <w:ins w:id="2345" w:author="Στάθης Καπ" w:date="2023-02-01T21:27:00Z"/>
        </w:trPr>
        <w:tc>
          <w:tcPr>
            <w:tcW w:w="350" w:type="pct"/>
          </w:tcPr>
          <w:p w14:paraId="08C5AE9B" w14:textId="77777777" w:rsidR="0043421D" w:rsidRDefault="0043421D">
            <w:pPr>
              <w:spacing w:after="160"/>
              <w:rPr>
                <w:ins w:id="2346" w:author="Στάθης Καπ" w:date="2023-02-01T21:27:00Z"/>
                <w:lang w:val="el-GR"/>
              </w:rPr>
              <w:pPrChange w:id="2347" w:author="Στάθης Καπ" w:date="2023-02-01T08:46:00Z">
                <w:pPr/>
              </w:pPrChange>
            </w:pPr>
          </w:p>
        </w:tc>
        <w:tc>
          <w:tcPr>
            <w:tcW w:w="4300" w:type="pct"/>
          </w:tcPr>
          <w:p w14:paraId="22C82702" w14:textId="3D089422" w:rsidR="0043421D" w:rsidRPr="005846FF" w:rsidRDefault="0043421D">
            <w:pPr>
              <w:spacing w:after="160"/>
              <w:rPr>
                <w:ins w:id="2348" w:author="Στάθης Καπ" w:date="2023-02-01T21:27:00Z"/>
                <w:lang w:val="el-GR"/>
              </w:rPr>
              <w:pPrChange w:id="2349" w:author="Στάθης Καπ" w:date="2023-02-01T08:46:00Z">
                <w:pPr/>
              </w:pPrChange>
            </w:pPr>
            <m:oMathPara>
              <m:oMath>
                <m:r>
                  <w:ins w:id="2350" w:author="Στάθης Καπ" w:date="2023-02-01T21:27:00Z">
                    <w:rPr>
                      <w:rFonts w:ascii="Cambria Math" w:hAnsi="Cambria Math"/>
                      <w:lang w:val="el-GR"/>
                    </w:rPr>
                    <m:t>scor</m:t>
                  </w:ins>
                </m:r>
                <m:sSub>
                  <m:sSubPr>
                    <m:ctrlPr>
                      <w:ins w:id="2351" w:author="Στάθης Καπ" w:date="2023-02-01T21:27:00Z">
                        <w:rPr>
                          <w:rFonts w:ascii="Cambria Math" w:hAnsi="Cambria Math"/>
                          <w:i/>
                          <w:lang w:val="el-GR"/>
                        </w:rPr>
                      </w:ins>
                    </m:ctrlPr>
                  </m:sSubPr>
                  <m:e>
                    <m:r>
                      <w:ins w:id="2352" w:author="Στάθης Καπ" w:date="2023-02-01T21:27:00Z">
                        <w:rPr>
                          <w:rFonts w:ascii="Cambria Math" w:hAnsi="Cambria Math"/>
                          <w:lang w:val="el-GR"/>
                        </w:rPr>
                        <m:t>e</m:t>
                      </w:ins>
                    </m:r>
                  </m:e>
                  <m:sub>
                    <m:r>
                      <w:ins w:id="2353" w:author="Στάθης Καπ" w:date="2023-02-01T21:27:00Z">
                        <w:rPr>
                          <w:rFonts w:ascii="Cambria Math" w:hAnsi="Cambria Math"/>
                          <w:lang w:val="el-GR"/>
                        </w:rPr>
                        <m:t>ik</m:t>
                      </w:ins>
                    </m:r>
                  </m:sub>
                </m:sSub>
                <m:r>
                  <w:ins w:id="2354" w:author="Στάθης Καπ" w:date="2023-02-01T21:27:00Z">
                    <w:rPr>
                      <w:rFonts w:ascii="Cambria Math" w:hAnsi="Cambria Math"/>
                      <w:lang w:val="el-GR"/>
                    </w:rPr>
                    <m:t>=activityRati</m:t>
                  </w:ins>
                </m:r>
                <m:sSub>
                  <m:sSubPr>
                    <m:ctrlPr>
                      <w:ins w:id="2355" w:author="Στάθης Καπ" w:date="2023-02-01T21:27:00Z">
                        <w:rPr>
                          <w:rFonts w:ascii="Cambria Math" w:hAnsi="Cambria Math"/>
                          <w:i/>
                          <w:lang w:val="el-GR"/>
                        </w:rPr>
                      </w:ins>
                    </m:ctrlPr>
                  </m:sSubPr>
                  <m:e>
                    <m:r>
                      <w:ins w:id="2356" w:author="Στάθης Καπ" w:date="2023-02-01T21:27:00Z">
                        <w:rPr>
                          <w:rFonts w:ascii="Cambria Math" w:hAnsi="Cambria Math"/>
                          <w:lang w:val="el-GR"/>
                        </w:rPr>
                        <m:t>o</m:t>
                      </w:ins>
                    </m:r>
                  </m:e>
                  <m:sub>
                    <m:r>
                      <w:ins w:id="2357" w:author="Στάθης Καπ" w:date="2023-02-01T21:27:00Z">
                        <w:rPr>
                          <w:rFonts w:ascii="Cambria Math" w:hAnsi="Cambria Math"/>
                          <w:lang w:val="el-GR"/>
                        </w:rPr>
                        <m:t>ik</m:t>
                      </w:ins>
                    </m:r>
                  </m:sub>
                </m:sSub>
                <m:r>
                  <w:ins w:id="2358" w:author="Στάθης Καπ" w:date="2023-02-01T21:27:00Z">
                    <w:rPr>
                      <w:rFonts w:ascii="Cambria Math" w:hAnsi="Cambria Math"/>
                      <w:lang w:val="el-GR"/>
                    </w:rPr>
                    <m:t>∙</m:t>
                  </w:ins>
                </m:r>
                <m:f>
                  <m:fPr>
                    <m:ctrlPr>
                      <w:ins w:id="2359" w:author="Στάθης Καπ" w:date="2023-02-01T21:27:00Z">
                        <w:rPr>
                          <w:rFonts w:ascii="Cambria Math" w:hAnsi="Cambria Math"/>
                          <w:i/>
                          <w:lang w:val="el-GR"/>
                        </w:rPr>
                      </w:ins>
                    </m:ctrlPr>
                  </m:fPr>
                  <m:num>
                    <m:sSub>
                      <m:sSubPr>
                        <m:ctrlPr>
                          <w:ins w:id="2360" w:author="Στάθης Καπ" w:date="2023-02-01T21:27:00Z">
                            <w:rPr>
                              <w:rFonts w:ascii="Cambria Math" w:hAnsi="Cambria Math"/>
                              <w:i/>
                              <w:lang w:val="el-GR"/>
                            </w:rPr>
                          </w:ins>
                        </m:ctrlPr>
                      </m:sSubPr>
                      <m:e>
                        <m:r>
                          <w:ins w:id="2361" w:author="Στάθης Καπ" w:date="2023-02-01T21:27:00Z">
                            <w:rPr>
                              <w:rFonts w:ascii="Cambria Math" w:hAnsi="Cambria Math"/>
                              <w:lang w:val="el-GR"/>
                            </w:rPr>
                            <m:t>S</m:t>
                          </w:ins>
                        </m:r>
                      </m:e>
                      <m:sub>
                        <m:r>
                          <w:ins w:id="2362" w:author="Στάθης Καπ" w:date="2023-02-01T21:27:00Z">
                            <w:rPr>
                              <w:rFonts w:ascii="Cambria Math" w:hAnsi="Cambria Math"/>
                              <w:lang w:val="el-GR"/>
                            </w:rPr>
                            <m:t>ik</m:t>
                          </w:ins>
                        </m:r>
                      </m:sub>
                    </m:sSub>
                  </m:num>
                  <m:den>
                    <m:sSub>
                      <m:sSubPr>
                        <m:ctrlPr>
                          <w:ins w:id="2363" w:author="Στάθης Καπ" w:date="2023-02-01T21:27:00Z">
                            <w:rPr>
                              <w:rFonts w:ascii="Cambria Math" w:hAnsi="Cambria Math"/>
                              <w:i/>
                              <w:lang w:val="el-GR"/>
                            </w:rPr>
                          </w:ins>
                        </m:ctrlPr>
                      </m:sSubPr>
                      <m:e>
                        <m:r>
                          <w:ins w:id="2364" w:author="Στάθης Καπ" w:date="2023-02-01T21:27:00Z">
                            <w:rPr>
                              <w:rFonts w:ascii="Cambria Math" w:hAnsi="Cambria Math"/>
                              <w:lang w:val="el-GR"/>
                            </w:rPr>
                            <m:t>N</m:t>
                          </w:ins>
                        </m:r>
                      </m:e>
                      <m:sub>
                        <m:r>
                          <w:ins w:id="2365" w:author="Στάθης Καπ" w:date="2023-02-01T21:27:00Z">
                            <w:rPr>
                              <w:rFonts w:ascii="Cambria Math" w:hAnsi="Cambria Math"/>
                              <w:lang w:val="el-GR"/>
                            </w:rPr>
                            <m:t>ik</m:t>
                          </w:ins>
                        </m:r>
                      </m:sub>
                    </m:sSub>
                  </m:den>
                </m:f>
              </m:oMath>
            </m:oMathPara>
          </w:p>
        </w:tc>
        <w:tc>
          <w:tcPr>
            <w:tcW w:w="350" w:type="pct"/>
            <w:vAlign w:val="center"/>
          </w:tcPr>
          <w:p w14:paraId="738D4221" w14:textId="423799C7" w:rsidR="0043421D" w:rsidRPr="00603993" w:rsidRDefault="0043421D" w:rsidP="00237FE3">
            <w:pPr>
              <w:pStyle w:val="Caption"/>
              <w:spacing w:after="160"/>
              <w:rPr>
                <w:ins w:id="2366" w:author="Στάθης Καπ" w:date="2023-02-01T21:27:00Z"/>
                <w:rPrChange w:id="2367" w:author="Στάθης Καπ" w:date="2023-02-01T08:49:00Z">
                  <w:rPr>
                    <w:ins w:id="2368" w:author="Στάθης Καπ" w:date="2023-02-01T21:27:00Z"/>
                    <w:lang w:val="el-GR"/>
                  </w:rPr>
                </w:rPrChange>
              </w:rPr>
            </w:pPr>
            <w:ins w:id="2369" w:author="Στάθης Καπ" w:date="2023-02-01T21:27: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2370" w:author="Στάθης Καπ" w:date="2023-02-01T21:27: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w:t>
            </w:r>
            <w:ins w:id="2371" w:author="Στάθης Καπ" w:date="2023-02-01T21:27:00Z">
              <w:r>
                <w:rPr>
                  <w:lang w:val="el-GR"/>
                </w:rPr>
                <w:fldChar w:fldCharType="end"/>
              </w:r>
              <w:r>
                <w:t>)</w:t>
              </w:r>
            </w:ins>
          </w:p>
        </w:tc>
      </w:tr>
    </w:tbl>
    <w:p w14:paraId="338A1B4E" w14:textId="23A1CFCB" w:rsidR="0043421D" w:rsidDel="00F65311" w:rsidRDefault="0043421D" w:rsidP="00012557">
      <w:pPr>
        <w:rPr>
          <w:del w:id="2372" w:author="Στάθης Καπ" w:date="2023-02-01T21:27:00Z"/>
          <w:lang w:val="el-GR"/>
        </w:rPr>
      </w:pPr>
    </w:p>
    <w:p w14:paraId="0EEC1303" w14:textId="455042D8" w:rsidR="006B6447" w:rsidRPr="00281BD0" w:rsidDel="008D495F" w:rsidRDefault="006B6447" w:rsidP="00012557">
      <w:pPr>
        <w:rPr>
          <w:del w:id="2373" w:author="Στάθης Καπ" w:date="2023-02-01T21:27:00Z"/>
          <w:rFonts w:eastAsiaTheme="minorEastAsia"/>
          <w:i/>
          <w:lang w:val="el-GR"/>
        </w:rPr>
      </w:pPr>
      <m:oMathPara>
        <m:oMath>
          <m:r>
            <w:del w:id="2374" w:author="Στάθης Καπ" w:date="2023-02-01T21:27:00Z">
              <w:rPr>
                <w:rFonts w:ascii="Cambria Math" w:hAnsi="Cambria Math"/>
                <w:lang w:val="el-GR"/>
              </w:rPr>
              <m:t>scor</m:t>
            </w:del>
          </m:r>
          <m:sSub>
            <m:sSubPr>
              <m:ctrlPr>
                <w:del w:id="2375" w:author="Στάθης Καπ" w:date="2023-02-01T21:27:00Z">
                  <w:rPr>
                    <w:rFonts w:ascii="Cambria Math" w:hAnsi="Cambria Math"/>
                    <w:i/>
                    <w:lang w:val="el-GR"/>
                  </w:rPr>
                </w:del>
              </m:ctrlPr>
            </m:sSubPr>
            <m:e>
              <m:r>
                <w:del w:id="2376" w:author="Στάθης Καπ" w:date="2023-02-01T21:27:00Z">
                  <w:rPr>
                    <w:rFonts w:ascii="Cambria Math" w:hAnsi="Cambria Math"/>
                    <w:lang w:val="el-GR"/>
                  </w:rPr>
                  <m:t>e</m:t>
                </w:del>
              </m:r>
            </m:e>
            <m:sub>
              <m:r>
                <w:del w:id="2377" w:author="Στάθης Καπ" w:date="2023-02-01T21:27:00Z">
                  <w:rPr>
                    <w:rFonts w:ascii="Cambria Math" w:hAnsi="Cambria Math"/>
                    <w:lang w:val="el-GR"/>
                  </w:rPr>
                  <m:t>ik</m:t>
                </w:del>
              </m:r>
            </m:sub>
          </m:sSub>
          <m:r>
            <w:del w:id="2378" w:author="Στάθης Καπ" w:date="2023-02-01T21:27:00Z">
              <w:rPr>
                <w:rFonts w:ascii="Cambria Math" w:hAnsi="Cambria Math"/>
                <w:lang w:val="el-GR"/>
              </w:rPr>
              <m:t>=activityRati</m:t>
            </w:del>
          </m:r>
          <m:sSub>
            <m:sSubPr>
              <m:ctrlPr>
                <w:del w:id="2379" w:author="Στάθης Καπ" w:date="2023-02-01T21:27:00Z">
                  <w:rPr>
                    <w:rFonts w:ascii="Cambria Math" w:hAnsi="Cambria Math"/>
                    <w:i/>
                    <w:lang w:val="el-GR"/>
                  </w:rPr>
                </w:del>
              </m:ctrlPr>
            </m:sSubPr>
            <m:e>
              <m:r>
                <w:del w:id="2380" w:author="Στάθης Καπ" w:date="2023-02-01T21:27:00Z">
                  <w:rPr>
                    <w:rFonts w:ascii="Cambria Math" w:hAnsi="Cambria Math"/>
                    <w:lang w:val="el-GR"/>
                  </w:rPr>
                  <m:t>o</m:t>
                </w:del>
              </m:r>
            </m:e>
            <m:sub>
              <m:r>
                <w:del w:id="2381" w:author="Στάθης Καπ" w:date="2023-02-01T21:27:00Z">
                  <w:rPr>
                    <w:rFonts w:ascii="Cambria Math" w:hAnsi="Cambria Math"/>
                    <w:lang w:val="el-GR"/>
                  </w:rPr>
                  <m:t>ik</m:t>
                </w:del>
              </m:r>
            </m:sub>
          </m:sSub>
          <m:r>
            <w:del w:id="2382" w:author="Στάθης Καπ" w:date="2023-02-01T21:27:00Z">
              <w:rPr>
                <w:rFonts w:ascii="Cambria Math" w:hAnsi="Cambria Math"/>
                <w:lang w:val="el-GR"/>
              </w:rPr>
              <m:t>∙</m:t>
            </w:del>
          </m:r>
          <m:f>
            <m:fPr>
              <m:ctrlPr>
                <w:del w:id="2383" w:author="Στάθης Καπ" w:date="2023-02-01T21:27:00Z">
                  <w:rPr>
                    <w:rFonts w:ascii="Cambria Math" w:hAnsi="Cambria Math"/>
                    <w:i/>
                    <w:lang w:val="el-GR"/>
                  </w:rPr>
                </w:del>
              </m:ctrlPr>
            </m:fPr>
            <m:num>
              <m:sSub>
                <m:sSubPr>
                  <m:ctrlPr>
                    <w:del w:id="2384" w:author="Στάθης Καπ" w:date="2023-02-01T21:27:00Z">
                      <w:rPr>
                        <w:rFonts w:ascii="Cambria Math" w:hAnsi="Cambria Math"/>
                        <w:i/>
                        <w:lang w:val="el-GR"/>
                      </w:rPr>
                    </w:del>
                  </m:ctrlPr>
                </m:sSubPr>
                <m:e>
                  <m:r>
                    <w:del w:id="2385" w:author="Στάθης Καπ" w:date="2023-02-01T21:27:00Z">
                      <w:rPr>
                        <w:rFonts w:ascii="Cambria Math" w:hAnsi="Cambria Math"/>
                        <w:lang w:val="el-GR"/>
                      </w:rPr>
                      <m:t>S</m:t>
                    </w:del>
                  </m:r>
                </m:e>
                <m:sub>
                  <m:r>
                    <w:del w:id="2386" w:author="Στάθης Καπ" w:date="2023-02-01T21:27:00Z">
                      <w:rPr>
                        <w:rFonts w:ascii="Cambria Math" w:hAnsi="Cambria Math"/>
                        <w:lang w:val="el-GR"/>
                      </w:rPr>
                      <m:t>ik</m:t>
                    </w:del>
                  </m:r>
                </m:sub>
              </m:sSub>
            </m:num>
            <m:den>
              <m:sSub>
                <m:sSubPr>
                  <m:ctrlPr>
                    <w:del w:id="2387" w:author="Στάθης Καπ" w:date="2023-02-01T21:27:00Z">
                      <w:rPr>
                        <w:rFonts w:ascii="Cambria Math" w:hAnsi="Cambria Math"/>
                        <w:i/>
                        <w:lang w:val="el-GR"/>
                      </w:rPr>
                    </w:del>
                  </m:ctrlPr>
                </m:sSubPr>
                <m:e>
                  <m:r>
                    <w:del w:id="2388" w:author="Στάθης Καπ" w:date="2023-02-01T21:27:00Z">
                      <w:rPr>
                        <w:rFonts w:ascii="Cambria Math" w:hAnsi="Cambria Math"/>
                        <w:lang w:val="el-GR"/>
                      </w:rPr>
                      <m:t>N</m:t>
                    </w:del>
                  </m:r>
                </m:e>
                <m:sub>
                  <m:r>
                    <w:del w:id="2389" w:author="Στάθης Καπ" w:date="2023-02-01T21:27:00Z">
                      <w:rPr>
                        <w:rFonts w:ascii="Cambria Math" w:hAnsi="Cambria Math"/>
                        <w:lang w:val="el-GR"/>
                      </w:rPr>
                      <m:t>ik</m:t>
                    </w:del>
                  </m:r>
                </m:sub>
              </m:sSub>
            </m:den>
          </m:f>
        </m:oMath>
      </m:oMathPara>
    </w:p>
    <w:p w14:paraId="65A8FB9D" w14:textId="42DE6AEB" w:rsidR="00281BD0" w:rsidRPr="00227696" w:rsidRDefault="007C7B31" w:rsidP="000F2BD3">
      <w:pPr>
        <w:pStyle w:val="ListParagraph"/>
        <w:numPr>
          <w:ilvl w:val="0"/>
          <w:numId w:val="14"/>
        </w:numPr>
        <w:rPr>
          <w:iCs/>
          <w:lang w:val="el-GR"/>
        </w:rPr>
      </w:pPr>
      <m:oMath>
        <m:r>
          <w:rPr>
            <w:rFonts w:ascii="Cambria Math" w:hAnsi="Cambria Math"/>
            <w:lang w:val="el-GR"/>
          </w:rPr>
          <m:t>activityRati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ik</m:t>
            </m:r>
          </m:sub>
        </m:sSub>
      </m:oMath>
      <w:r w:rsidR="000F2BD3" w:rsidRPr="005510AA">
        <w:rPr>
          <w:lang w:val="el-GR"/>
        </w:rPr>
        <w:t xml:space="preserve">: Απεικονίζει το ποσοστό της ενεργής διάρκειας του κόμβου </w:t>
      </w:r>
      <w:r w:rsidR="000F2BD3">
        <w:t>i</w:t>
      </w:r>
      <w:r w:rsidR="000F2BD3" w:rsidRPr="005510AA">
        <w:rPr>
          <w:lang w:val="el-GR"/>
        </w:rPr>
        <w:t xml:space="preserve"> στο διάστημα </w:t>
      </w:r>
      <w:r w:rsidR="000F2BD3">
        <w:t>k</w:t>
      </w:r>
      <w:r w:rsidR="000F2BD3" w:rsidRPr="005510AA">
        <w:rPr>
          <w:lang w:val="el-GR"/>
        </w:rPr>
        <w:t xml:space="preserve"> σε σχέση με τη συνολική ενεργή διάρκειά του. Εάν ο κόμβος </w:t>
      </w:r>
      <w:r w:rsidR="000F2BD3">
        <w:t>i</w:t>
      </w:r>
      <w:r w:rsidR="000F2BD3" w:rsidRPr="005510AA">
        <w:rPr>
          <w:lang w:val="el-GR"/>
        </w:rPr>
        <w:t xml:space="preserve"> είναι ανενεργός καθ</w:t>
      </w:r>
      <w:r w:rsidR="0093578A" w:rsidRPr="0093578A">
        <w:rPr>
          <w:lang w:val="el-GR"/>
        </w:rPr>
        <w:t xml:space="preserve">’ </w:t>
      </w:r>
      <w:r w:rsidR="000F2BD3" w:rsidRPr="005510AA">
        <w:rPr>
          <w:lang w:val="el-GR"/>
        </w:rPr>
        <w:t xml:space="preserve">όλη τη διάρκεια του διαστήματος </w:t>
      </w:r>
      <w:r w:rsidR="000F2BD3">
        <w:t>k</w:t>
      </w:r>
      <w:r w:rsidR="000F2BD3" w:rsidRPr="005510AA">
        <w:rPr>
          <w:lang w:val="el-GR"/>
        </w:rPr>
        <w:t xml:space="preserve">, τότε προφανώς το </w:t>
      </w:r>
      <m:oMath>
        <m:r>
          <w:ins w:id="2390" w:author="Στάθης Καπ" w:date="2023-02-02T08:06:00Z">
            <w:rPr>
              <w:rFonts w:ascii="Cambria Math" w:hAnsi="Cambria Math"/>
              <w:lang w:val="el-GR"/>
            </w:rPr>
            <m:t>acti</m:t>
          </w:ins>
        </m:r>
        <m:r>
          <w:ins w:id="2391" w:author="Στάθης Καπ" w:date="2023-02-02T08:07:00Z">
            <w:rPr>
              <w:rFonts w:ascii="Cambria Math" w:hAnsi="Cambria Math"/>
              <w:lang w:val="el-GR"/>
            </w:rPr>
            <m:t>vityRati</m:t>
          </w:ins>
        </m:r>
        <m:sSub>
          <m:sSubPr>
            <m:ctrlPr>
              <w:ins w:id="2392" w:author="Στάθης Καπ" w:date="2023-02-02T08:07:00Z">
                <w:rPr>
                  <w:rFonts w:ascii="Cambria Math" w:hAnsi="Cambria Math"/>
                  <w:i/>
                  <w:lang w:val="el-GR"/>
                </w:rPr>
              </w:ins>
            </m:ctrlPr>
          </m:sSubPr>
          <m:e>
            <m:r>
              <w:ins w:id="2393" w:author="Στάθης Καπ" w:date="2023-02-02T08:07:00Z">
                <w:rPr>
                  <w:rFonts w:ascii="Cambria Math" w:hAnsi="Cambria Math"/>
                  <w:lang w:val="el-GR"/>
                </w:rPr>
                <m:t>o</m:t>
              </w:ins>
            </m:r>
          </m:e>
          <m:sub>
            <m:r>
              <w:ins w:id="2394" w:author="Στάθης Καπ" w:date="2023-02-02T08:07:00Z">
                <w:rPr>
                  <w:rFonts w:ascii="Cambria Math" w:hAnsi="Cambria Math"/>
                  <w:lang w:val="el-GR"/>
                </w:rPr>
                <m:t>ik</m:t>
              </w:ins>
            </m:r>
          </m:sub>
        </m:sSub>
      </m:oMath>
      <w:del w:id="2395" w:author="Στάθης Καπ" w:date="2023-02-02T08:06:00Z">
        <w:r w:rsidR="000F2BD3" w:rsidRPr="00A045E7" w:rsidDel="004B0943">
          <w:rPr>
            <w:highlight w:val="yellow"/>
            <w:rPrChange w:id="2396" w:author=" " w:date="2023-02-01T06:01:00Z">
              <w:rPr/>
            </w:rPrChange>
          </w:rPr>
          <w:delText>activityRatio</w:delText>
        </w:r>
        <w:r w:rsidR="00A33AA4" w:rsidRPr="00A045E7" w:rsidDel="004B0943">
          <w:rPr>
            <w:highlight w:val="yellow"/>
            <w:lang w:val="el-GR"/>
            <w:rPrChange w:id="2397" w:author=" " w:date="2023-02-01T06:01:00Z">
              <w:rPr>
                <w:lang w:val="el-GR"/>
              </w:rPr>
            </w:rPrChange>
          </w:rPr>
          <w:delText>{</w:delText>
        </w:r>
        <w:r w:rsidR="000F2BD3" w:rsidRPr="00A045E7" w:rsidDel="004B0943">
          <w:rPr>
            <w:highlight w:val="yellow"/>
            <w:rPrChange w:id="2398" w:author=" " w:date="2023-02-01T06:01:00Z">
              <w:rPr/>
            </w:rPrChange>
          </w:rPr>
          <w:delText>ik</w:delText>
        </w:r>
        <w:r w:rsidR="00A33AA4" w:rsidRPr="00A045E7" w:rsidDel="004B0943">
          <w:rPr>
            <w:highlight w:val="yellow"/>
            <w:lang w:val="el-GR"/>
            <w:rPrChange w:id="2399" w:author=" " w:date="2023-02-01T06:01:00Z">
              <w:rPr>
                <w:lang w:val="el-GR"/>
              </w:rPr>
            </w:rPrChange>
          </w:rPr>
          <w:delText>}</w:delText>
        </w:r>
      </w:del>
      <w:r w:rsidR="000F2BD3" w:rsidRPr="005510AA">
        <w:rPr>
          <w:lang w:val="el-GR"/>
        </w:rPr>
        <w:t xml:space="preserve"> άρα και το </w:t>
      </w:r>
      <m:oMath>
        <m:r>
          <w:ins w:id="2400" w:author="Στάθης Καπ" w:date="2023-02-02T08:07:00Z">
            <w:rPr>
              <w:rFonts w:ascii="Cambria Math" w:hAnsi="Cambria Math"/>
              <w:lang w:val="el-GR"/>
            </w:rPr>
            <m:t>scor</m:t>
          </w:ins>
        </m:r>
        <m:sSub>
          <m:sSubPr>
            <m:ctrlPr>
              <w:ins w:id="2401" w:author="Στάθης Καπ" w:date="2023-02-02T08:07:00Z">
                <w:rPr>
                  <w:rFonts w:ascii="Cambria Math" w:hAnsi="Cambria Math"/>
                  <w:i/>
                  <w:lang w:val="el-GR"/>
                </w:rPr>
              </w:ins>
            </m:ctrlPr>
          </m:sSubPr>
          <m:e>
            <m:r>
              <w:ins w:id="2402" w:author="Στάθης Καπ" w:date="2023-02-02T08:07:00Z">
                <w:rPr>
                  <w:rFonts w:ascii="Cambria Math" w:hAnsi="Cambria Math"/>
                  <w:lang w:val="el-GR"/>
                </w:rPr>
                <m:t>e</m:t>
              </w:ins>
            </m:r>
          </m:e>
          <m:sub>
            <m:r>
              <w:ins w:id="2403" w:author="Στάθης Καπ" w:date="2023-02-02T08:07:00Z">
                <w:rPr>
                  <w:rFonts w:ascii="Cambria Math" w:hAnsi="Cambria Math"/>
                  <w:lang w:val="el-GR"/>
                </w:rPr>
                <m:t>ik</m:t>
              </w:ins>
            </m:r>
          </m:sub>
        </m:sSub>
      </m:oMath>
      <w:del w:id="2404" w:author="Στάθης Καπ" w:date="2023-02-02T08:07:00Z">
        <w:r w:rsidR="000F2BD3" w:rsidRPr="00A045E7" w:rsidDel="00BA0F54">
          <w:rPr>
            <w:highlight w:val="yellow"/>
            <w:rPrChange w:id="2405" w:author=" " w:date="2023-02-01T06:01:00Z">
              <w:rPr/>
            </w:rPrChange>
          </w:rPr>
          <w:delText>score</w:delText>
        </w:r>
        <w:r w:rsidR="006D14D2" w:rsidRPr="00A045E7" w:rsidDel="00BA0F54">
          <w:rPr>
            <w:highlight w:val="yellow"/>
            <w:lang w:val="el-GR"/>
            <w:rPrChange w:id="2406" w:author=" " w:date="2023-02-01T06:01:00Z">
              <w:rPr>
                <w:lang w:val="el-GR"/>
              </w:rPr>
            </w:rPrChange>
          </w:rPr>
          <w:delText>{</w:delText>
        </w:r>
        <w:r w:rsidR="000F2BD3" w:rsidRPr="00A045E7" w:rsidDel="00BA0F54">
          <w:rPr>
            <w:highlight w:val="yellow"/>
            <w:rPrChange w:id="2407" w:author=" " w:date="2023-02-01T06:01:00Z">
              <w:rPr/>
            </w:rPrChange>
          </w:rPr>
          <w:delText>ik</w:delText>
        </w:r>
        <w:r w:rsidR="006D14D2" w:rsidRPr="00A045E7" w:rsidDel="00BA0F54">
          <w:rPr>
            <w:highlight w:val="yellow"/>
            <w:lang w:val="el-GR"/>
            <w:rPrChange w:id="2408" w:author=" " w:date="2023-02-01T06:01:00Z">
              <w:rPr>
                <w:lang w:val="el-GR"/>
              </w:rPr>
            </w:rPrChange>
          </w:rPr>
          <w:delText>}</w:delText>
        </w:r>
      </w:del>
      <w:r w:rsidR="000F2BD3" w:rsidRPr="005510AA">
        <w:rPr>
          <w:lang w:val="el-GR"/>
        </w:rPr>
        <w:t xml:space="preserve"> θα έχουν τιμή 0 σε κάθε επανάληψη. Οπότε, ο κόμβος </w:t>
      </w:r>
      <w:r w:rsidR="000F2BD3">
        <w:t>i</w:t>
      </w:r>
      <w:r w:rsidR="000F2BD3" w:rsidRPr="005510AA">
        <w:rPr>
          <w:lang w:val="el-GR"/>
        </w:rPr>
        <w:t xml:space="preserve"> δεν θα εξεταστεί ποτέ για εισαγωγή στο διάστημα </w:t>
      </w:r>
      <w:r w:rsidR="000F2BD3">
        <w:t>k</w:t>
      </w:r>
      <w:r w:rsidR="000F2BD3" w:rsidRPr="005510AA">
        <w:rPr>
          <w:lang w:val="el-GR"/>
        </w:rPr>
        <w:t>.</w:t>
      </w:r>
    </w:p>
    <w:p w14:paraId="22D8E7BF" w14:textId="6BF839A1" w:rsidR="00227696" w:rsidRPr="00A34A96" w:rsidRDefault="00227D7C" w:rsidP="000F2BD3">
      <w:pPr>
        <w:pStyle w:val="ListParagraph"/>
        <w:numPr>
          <w:ilvl w:val="0"/>
          <w:numId w:val="14"/>
        </w:numPr>
        <w:rPr>
          <w:iCs/>
          <w:lang w:val="el-GR"/>
        </w:rPr>
      </w:pPr>
      <m:oMath>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ik</m:t>
            </m:r>
          </m:sub>
        </m:sSub>
      </m:oMath>
      <w:r w:rsidR="00227696" w:rsidRPr="000A07B3">
        <w:rPr>
          <w:lang w:val="el-GR"/>
        </w:rPr>
        <w:t xml:space="preserve">: Απεικονίζει </w:t>
      </w:r>
      <w:ins w:id="2409" w:author=" " w:date="2023-01-29T18:21:00Z">
        <w:r w:rsidR="00144F68">
          <w:rPr>
            <w:lang w:val="el-GR"/>
          </w:rPr>
          <w:t>το πλ</w:t>
        </w:r>
      </w:ins>
      <w:ins w:id="2410" w:author=" " w:date="2023-01-29T18:22:00Z">
        <w:r w:rsidR="00144F68">
          <w:rPr>
            <w:lang w:val="el-GR"/>
          </w:rPr>
          <w:t xml:space="preserve">ήθος των φορών </w:t>
        </w:r>
      </w:ins>
      <w:del w:id="2411" w:author=" " w:date="2023-01-29T18:21:00Z">
        <w:r w:rsidR="00227696" w:rsidRPr="000A07B3" w:rsidDel="00144F68">
          <w:rPr>
            <w:lang w:val="el-GR"/>
          </w:rPr>
          <w:delText>τον αριθμό</w:delText>
        </w:r>
      </w:del>
      <w:r w:rsidR="00227696" w:rsidRPr="000A07B3">
        <w:rPr>
          <w:lang w:val="el-GR"/>
        </w:rPr>
        <w:t xml:space="preserve"> που ο κόμβος </w:t>
      </w:r>
      <w:r w:rsidR="00227696">
        <w:t>i</w:t>
      </w:r>
      <w:r w:rsidR="00227696" w:rsidRPr="000A07B3">
        <w:rPr>
          <w:lang w:val="el-GR"/>
        </w:rPr>
        <w:t xml:space="preserve"> </w:t>
      </w:r>
      <w:del w:id="2412" w:author="Στάθης Καπ" w:date="2023-02-09T17:48:00Z">
        <w:r w:rsidR="00227696" w:rsidRPr="000A07B3" w:rsidDel="007E5B7F">
          <w:rPr>
            <w:lang w:val="el-GR"/>
          </w:rPr>
          <w:delText xml:space="preserve">εισήχθη στη λίστα </w:delText>
        </w:r>
        <w:r w:rsidR="00227696" w:rsidDel="007E5B7F">
          <w:delText>Unvisited</w:delText>
        </w:r>
        <w:r w:rsidR="00227696" w:rsidRPr="000A07B3" w:rsidDel="007E5B7F">
          <w:rPr>
            <w:lang w:val="el-GR"/>
          </w:rPr>
          <w:delText xml:space="preserve"> του διαστήματος </w:delText>
        </w:r>
        <w:r w:rsidR="00227696" w:rsidDel="007E5B7F">
          <w:delText>k</w:delText>
        </w:r>
      </w:del>
      <w:ins w:id="2413" w:author="Στάθης Καπ" w:date="2023-02-09T17:48:00Z">
        <w:r w:rsidR="007E5B7F">
          <w:rPr>
            <w:lang w:val="el-GR"/>
          </w:rPr>
          <w:t xml:space="preserve">επιλέχθηκε για το διάστημα </w:t>
        </w:r>
        <w:r w:rsidR="007E5B7F">
          <w:t>k</w:t>
        </w:r>
      </w:ins>
      <w:r w:rsidR="00227696" w:rsidRPr="000A07B3">
        <w:rPr>
          <w:lang w:val="el-GR"/>
        </w:rPr>
        <w:t xml:space="preserve">. Για τους κόμβους που είναι ενεργοί σε πολλά διαστήματα, </w:t>
      </w:r>
      <w:del w:id="2414" w:author="Στάθης Καπ" w:date="2023-02-09T17:49:00Z">
        <w:r w:rsidR="00227696" w:rsidRPr="000A07B3" w:rsidDel="007E5B7F">
          <w:rPr>
            <w:lang w:val="el-GR"/>
          </w:rPr>
          <w:delText xml:space="preserve">επιδιώκουμε </w:delText>
        </w:r>
      </w:del>
      <w:ins w:id="2415" w:author="Στάθης Καπ" w:date="2023-02-09T17:49:00Z">
        <w:r w:rsidR="007E5B7F">
          <w:rPr>
            <w:lang w:val="el-GR"/>
          </w:rPr>
          <w:t>επιδιώκεται</w:t>
        </w:r>
        <w:r w:rsidR="007E5B7F" w:rsidRPr="000A07B3">
          <w:rPr>
            <w:lang w:val="el-GR"/>
          </w:rPr>
          <w:t xml:space="preserve"> </w:t>
        </w:r>
      </w:ins>
      <w:r w:rsidR="00227696" w:rsidRPr="000A07B3">
        <w:rPr>
          <w:lang w:val="el-GR"/>
        </w:rPr>
        <w:t xml:space="preserve">να εξεταστεί η εισαγωγή τους, σε όσο το δυνατόν περισσότερα. Εάν λοιπόν, το </w:t>
      </w:r>
      <m:oMath>
        <m:sSub>
          <m:sSubPr>
            <m:ctrlPr>
              <w:ins w:id="2416" w:author="Στάθης Καπ" w:date="2023-02-02T08:07:00Z">
                <w:rPr>
                  <w:rFonts w:ascii="Cambria Math" w:hAnsi="Cambria Math"/>
                  <w:i/>
                  <w:lang w:val="el-GR"/>
                </w:rPr>
              </w:ins>
            </m:ctrlPr>
          </m:sSubPr>
          <m:e>
            <m:r>
              <w:ins w:id="2417" w:author="Στάθης Καπ" w:date="2023-02-02T08:07:00Z">
                <w:rPr>
                  <w:rFonts w:ascii="Cambria Math" w:hAnsi="Cambria Math"/>
                  <w:lang w:val="el-GR"/>
                </w:rPr>
                <m:t>N</m:t>
              </w:ins>
            </m:r>
          </m:e>
          <m:sub>
            <m:r>
              <w:ins w:id="2418" w:author="Στάθης Καπ" w:date="2023-02-02T08:07:00Z">
                <w:rPr>
                  <w:rFonts w:ascii="Cambria Math" w:hAnsi="Cambria Math"/>
                  <w:lang w:val="el-GR"/>
                </w:rPr>
                <m:t>ik</m:t>
              </w:ins>
            </m:r>
          </m:sub>
        </m:sSub>
      </m:oMath>
      <w:del w:id="2419" w:author="Στάθης Καπ" w:date="2023-02-02T08:07:00Z">
        <w:r w:rsidR="00227696" w:rsidRPr="00144F68" w:rsidDel="007A75BA">
          <w:rPr>
            <w:highlight w:val="yellow"/>
            <w:rPrChange w:id="2420" w:author=" " w:date="2023-02-01T06:01:00Z">
              <w:rPr/>
            </w:rPrChange>
          </w:rPr>
          <w:delText>N</w:delText>
        </w:r>
        <w:r w:rsidR="00AC3D02" w:rsidRPr="00144F68" w:rsidDel="007A75BA">
          <w:rPr>
            <w:highlight w:val="yellow"/>
            <w:lang w:val="el-GR"/>
            <w:rPrChange w:id="2421" w:author=" " w:date="2023-02-01T06:01:00Z">
              <w:rPr>
                <w:lang w:val="el-GR"/>
              </w:rPr>
            </w:rPrChange>
          </w:rPr>
          <w:delText>{</w:delText>
        </w:r>
        <w:r w:rsidR="00227696" w:rsidRPr="00144F68" w:rsidDel="007A75BA">
          <w:rPr>
            <w:highlight w:val="yellow"/>
            <w:rPrChange w:id="2422" w:author=" " w:date="2023-02-01T06:01:00Z">
              <w:rPr/>
            </w:rPrChange>
          </w:rPr>
          <w:delText>ik</w:delText>
        </w:r>
        <w:r w:rsidR="00AC3D02" w:rsidRPr="00144F68" w:rsidDel="007A75BA">
          <w:rPr>
            <w:highlight w:val="yellow"/>
            <w:lang w:val="el-GR"/>
            <w:rPrChange w:id="2423" w:author=" " w:date="2023-02-01T06:01:00Z">
              <w:rPr>
                <w:lang w:val="el-GR"/>
              </w:rPr>
            </w:rPrChange>
          </w:rPr>
          <w:delText>}</w:delText>
        </w:r>
      </w:del>
      <w:r w:rsidR="00227696" w:rsidRPr="000A07B3">
        <w:rPr>
          <w:lang w:val="el-GR"/>
        </w:rPr>
        <w:t xml:space="preserve"> συνεχίσει να αυξάνεται, το</w:t>
      </w:r>
      <w:ins w:id="2424" w:author="Στάθης Καπ" w:date="2023-02-02T08:07:00Z">
        <w:r w:rsidR="009C1801" w:rsidRPr="00CA02E5">
          <w:rPr>
            <w:lang w:val="el-GR"/>
            <w:rPrChange w:id="2425" w:author="Στάθης Καπ" w:date="2023-02-02T08:07:00Z">
              <w:rPr/>
            </w:rPrChange>
          </w:rPr>
          <w:t xml:space="preserve"> </w:t>
        </w:r>
      </w:ins>
      <m:oMath>
        <m:r>
          <w:ins w:id="2426" w:author="Στάθης Καπ" w:date="2023-02-02T08:07:00Z">
            <w:rPr>
              <w:rFonts w:ascii="Cambria Math" w:hAnsi="Cambria Math"/>
            </w:rPr>
            <m:t>scor</m:t>
          </w:ins>
        </m:r>
        <m:sSub>
          <m:sSubPr>
            <m:ctrlPr>
              <w:ins w:id="2427" w:author="Στάθης Καπ" w:date="2023-02-02T08:07:00Z">
                <w:rPr>
                  <w:rFonts w:ascii="Cambria Math" w:hAnsi="Cambria Math"/>
                  <w:i/>
                </w:rPr>
              </w:ins>
            </m:ctrlPr>
          </m:sSubPr>
          <m:e>
            <m:r>
              <w:ins w:id="2428" w:author="Στάθης Καπ" w:date="2023-02-02T08:07:00Z">
                <w:rPr>
                  <w:rFonts w:ascii="Cambria Math" w:hAnsi="Cambria Math"/>
                </w:rPr>
                <m:t>e</m:t>
              </w:ins>
            </m:r>
          </m:e>
          <m:sub>
            <m:r>
              <w:ins w:id="2429" w:author="Στάθης Καπ" w:date="2023-02-02T08:07:00Z">
                <w:rPr>
                  <w:rFonts w:ascii="Cambria Math" w:hAnsi="Cambria Math"/>
                </w:rPr>
                <m:t>ik</m:t>
              </w:ins>
            </m:r>
          </m:sub>
        </m:sSub>
      </m:oMath>
      <w:del w:id="2430" w:author="Στάθης Καπ" w:date="2023-02-02T08:07:00Z">
        <w:r w:rsidR="00227696" w:rsidRPr="000A07B3" w:rsidDel="009C1801">
          <w:rPr>
            <w:lang w:val="el-GR"/>
          </w:rPr>
          <w:delText xml:space="preserve"> </w:delText>
        </w:r>
        <w:r w:rsidR="00227696" w:rsidRPr="00144F68" w:rsidDel="009C1801">
          <w:rPr>
            <w:highlight w:val="yellow"/>
            <w:rPrChange w:id="2431" w:author=" " w:date="2023-02-01T06:01:00Z">
              <w:rPr/>
            </w:rPrChange>
          </w:rPr>
          <w:delText>score</w:delText>
        </w:r>
        <w:r w:rsidR="0028029A" w:rsidRPr="00144F68" w:rsidDel="009C1801">
          <w:rPr>
            <w:highlight w:val="yellow"/>
            <w:lang w:val="el-GR"/>
            <w:rPrChange w:id="2432" w:author=" " w:date="2023-02-01T06:01:00Z">
              <w:rPr>
                <w:lang w:val="el-GR"/>
              </w:rPr>
            </w:rPrChange>
          </w:rPr>
          <w:delText>{</w:delText>
        </w:r>
        <w:r w:rsidR="00227696" w:rsidRPr="00144F68" w:rsidDel="009C1801">
          <w:rPr>
            <w:highlight w:val="yellow"/>
            <w:rPrChange w:id="2433" w:author=" " w:date="2023-02-01T06:01:00Z">
              <w:rPr/>
            </w:rPrChange>
          </w:rPr>
          <w:delText>ik</w:delText>
        </w:r>
        <w:r w:rsidR="0028029A" w:rsidRPr="00144F68" w:rsidDel="009C1801">
          <w:rPr>
            <w:highlight w:val="yellow"/>
            <w:lang w:val="el-GR"/>
            <w:rPrChange w:id="2434" w:author=" " w:date="2023-02-01T06:01:00Z">
              <w:rPr>
                <w:lang w:val="el-GR"/>
              </w:rPr>
            </w:rPrChange>
          </w:rPr>
          <w:delText>}</w:delText>
        </w:r>
      </w:del>
      <w:r w:rsidR="00227696" w:rsidRPr="000A07B3">
        <w:rPr>
          <w:lang w:val="el-GR"/>
        </w:rPr>
        <w:t xml:space="preserve"> θα μειώνεται και θα δοθεί η δυνατότητα να εξεταστεί η εισαγωγή του κόμβου </w:t>
      </w:r>
      <w:r w:rsidR="00227696">
        <w:t>i</w:t>
      </w:r>
      <w:r w:rsidR="00227696" w:rsidRPr="000A07B3">
        <w:rPr>
          <w:lang w:val="el-GR"/>
        </w:rPr>
        <w:t xml:space="preserve"> και στα υπόλοιπα διαστήματα που είναι ενεργός.</w:t>
      </w:r>
    </w:p>
    <w:p w14:paraId="0E7AAA88" w14:textId="56716CCD" w:rsidR="00A34A96" w:rsidRPr="007A39F8" w:rsidRDefault="00227D7C" w:rsidP="000F2BD3">
      <w:pPr>
        <w:pStyle w:val="ListParagraph"/>
        <w:numPr>
          <w:ilvl w:val="0"/>
          <w:numId w:val="14"/>
        </w:numPr>
        <w:rPr>
          <w:iCs/>
          <w:lang w:val="el-GR"/>
        </w:rPr>
      </w:pPr>
      <m:oMath>
        <m:sSub>
          <m:sSubPr>
            <m:ctrlPr>
              <w:rPr>
                <w:rFonts w:ascii="Cambria Math" w:hAnsi="Cambria Math"/>
                <w:i/>
                <w:lang w:val="el-GR"/>
              </w:rPr>
            </m:ctrlPr>
          </m:sSubPr>
          <m:e>
            <m:r>
              <w:rPr>
                <w:rFonts w:ascii="Cambria Math" w:hAnsi="Cambria Math"/>
              </w:rPr>
              <m:t>S</m:t>
            </m:r>
            <m:ctrlPr>
              <w:rPr>
                <w:rFonts w:ascii="Cambria Math" w:hAnsi="Cambria Math"/>
                <w:i/>
              </w:rPr>
            </m:ctrlPr>
          </m:e>
          <m:sub>
            <m:r>
              <w:rPr>
                <w:rFonts w:ascii="Cambria Math" w:hAnsi="Cambria Math"/>
                <w:lang w:val="el-GR"/>
              </w:rPr>
              <m:t>ik</m:t>
            </m:r>
          </m:sub>
        </m:sSub>
      </m:oMath>
      <w:r w:rsidR="00A34A96" w:rsidRPr="00E4151C">
        <w:rPr>
          <w:lang w:val="el-GR"/>
        </w:rPr>
        <w:t xml:space="preserve">: Απεικονίζει </w:t>
      </w:r>
      <w:del w:id="2435" w:author="Charalampos Konstantopoulos" w:date="2023-02-01T06:01:00Z">
        <w:r w:rsidR="00A34A96" w:rsidRPr="00E4151C">
          <w:rPr>
            <w:lang w:val="el-GR"/>
          </w:rPr>
          <w:delText>τον</w:delText>
        </w:r>
      </w:del>
      <w:ins w:id="2436" w:author="Charalampos Konstantopoulos" w:date="2023-02-01T06:01:00Z">
        <w:r w:rsidR="00A34A96" w:rsidRPr="00E4151C">
          <w:rPr>
            <w:lang w:val="el-GR"/>
          </w:rPr>
          <w:t>τ</w:t>
        </w:r>
      </w:ins>
      <w:ins w:id="2437" w:author=" " w:date="2023-01-29T18:22:00Z">
        <w:r w:rsidR="00144F68">
          <w:rPr>
            <w:lang w:val="el-GR"/>
          </w:rPr>
          <w:t xml:space="preserve">ο πλήθος των φορών </w:t>
        </w:r>
      </w:ins>
      <w:del w:id="2438" w:author=" " w:date="2023-01-29T18:22:00Z">
        <w:r w:rsidR="00A34A96" w:rsidRPr="00E4151C" w:rsidDel="00144F68">
          <w:rPr>
            <w:lang w:val="el-GR"/>
          </w:rPr>
          <w:delText>ον αριθμό</w:delText>
        </w:r>
      </w:del>
      <w:r w:rsidR="00A34A96" w:rsidRPr="00E4151C">
        <w:rPr>
          <w:lang w:val="el-GR"/>
        </w:rPr>
        <w:t xml:space="preserve"> που ο κόμβος </w:t>
      </w:r>
      <w:r w:rsidR="00A34A96">
        <w:t>i</w:t>
      </w:r>
      <w:r w:rsidR="00A34A96" w:rsidRPr="00E4151C">
        <w:rPr>
          <w:lang w:val="el-GR"/>
        </w:rPr>
        <w:t xml:space="preserve"> μπήκε στη </w:t>
      </w:r>
      <w:del w:id="2439" w:author="Στάθης Καπ" w:date="2023-02-02T08:12:00Z">
        <w:r w:rsidR="00A34A96" w:rsidRPr="00E4151C" w:rsidDel="008209C0">
          <w:rPr>
            <w:lang w:val="el-GR"/>
          </w:rPr>
          <w:delText xml:space="preserve">διαδρομή </w:delText>
        </w:r>
      </w:del>
      <w:ins w:id="2440" w:author="Στάθης Καπ" w:date="2023-02-02T08:12:00Z">
        <w:r w:rsidR="008209C0">
          <w:rPr>
            <w:lang w:val="el-GR"/>
          </w:rPr>
          <w:t>λύση</w:t>
        </w:r>
        <w:r w:rsidR="008209C0" w:rsidRPr="00E4151C">
          <w:rPr>
            <w:lang w:val="el-GR"/>
          </w:rPr>
          <w:t xml:space="preserve"> </w:t>
        </w:r>
      </w:ins>
      <w:r w:rsidR="00A34A96" w:rsidRPr="00E4151C">
        <w:rPr>
          <w:lang w:val="el-GR"/>
        </w:rPr>
        <w:t xml:space="preserve">του διαστήματος </w:t>
      </w:r>
      <w:r w:rsidR="00A34A96">
        <w:t>k</w:t>
      </w:r>
      <w:r w:rsidR="00A34A96" w:rsidRPr="00E4151C">
        <w:rPr>
          <w:lang w:val="el-GR"/>
        </w:rPr>
        <w:t xml:space="preserve">. </w:t>
      </w:r>
      <w:del w:id="2441" w:author="Στάθης Καπ" w:date="2023-02-02T08:15:00Z">
        <w:r w:rsidR="00A34A96" w:rsidRPr="00E4151C" w:rsidDel="008209C0">
          <w:rPr>
            <w:lang w:val="el-GR"/>
          </w:rPr>
          <w:delText xml:space="preserve">Φυσικά για να εισαχθεί ο κόμβος </w:delText>
        </w:r>
        <w:r w:rsidR="00A34A96" w:rsidDel="008209C0">
          <w:delText>i</w:delText>
        </w:r>
        <w:r w:rsidR="00A34A96" w:rsidRPr="00E4151C" w:rsidDel="008209C0">
          <w:rPr>
            <w:lang w:val="el-GR"/>
          </w:rPr>
          <w:delText xml:space="preserve"> στη </w:delText>
        </w:r>
      </w:del>
      <w:del w:id="2442" w:author="Στάθης Καπ" w:date="2023-02-02T08:12:00Z">
        <w:r w:rsidR="00A34A96" w:rsidRPr="00E4151C" w:rsidDel="008209C0">
          <w:rPr>
            <w:lang w:val="el-GR"/>
          </w:rPr>
          <w:delText xml:space="preserve">διαδρομή </w:delText>
        </w:r>
      </w:del>
      <w:del w:id="2443" w:author="Στάθης Καπ" w:date="2023-02-02T08:15:00Z">
        <w:r w:rsidR="00A34A96" w:rsidRPr="00E4151C" w:rsidDel="008209C0">
          <w:rPr>
            <w:lang w:val="el-GR"/>
          </w:rPr>
          <w:delText xml:space="preserve">του διαστήματος </w:delText>
        </w:r>
        <w:r w:rsidR="00A34A96" w:rsidDel="008209C0">
          <w:delText>k</w:delText>
        </w:r>
        <w:r w:rsidR="00A34A96" w:rsidRPr="00E4151C" w:rsidDel="008209C0">
          <w:rPr>
            <w:lang w:val="el-GR"/>
          </w:rPr>
          <w:delText xml:space="preserve">, πρέπει πρώτα να επιλεχθεί κατά τη διαδικασία Διαχωρισμού των </w:delText>
        </w:r>
        <w:r w:rsidR="00A34A96" w:rsidDel="008209C0">
          <w:delText>Unvisited</w:delText>
        </w:r>
        <w:r w:rsidR="00A34A96" w:rsidRPr="00E4151C" w:rsidDel="008209C0">
          <w:rPr>
            <w:lang w:val="el-GR"/>
          </w:rPr>
          <w:delText xml:space="preserve"> κόμβων</w:delText>
        </w:r>
      </w:del>
      <w:del w:id="2444" w:author="Στάθης Καπ" w:date="2023-02-02T08:13:00Z">
        <w:r w:rsidR="00A34A96" w:rsidRPr="00E4151C" w:rsidDel="008209C0">
          <w:rPr>
            <w:lang w:val="el-GR"/>
          </w:rPr>
          <w:delText xml:space="preserve"> </w:delText>
        </w:r>
      </w:del>
      <w:del w:id="2445" w:author="Στάθης Καπ" w:date="2023-02-02T08:10:00Z">
        <w:r w:rsidR="00A34A96" w:rsidRPr="00E4151C" w:rsidDel="00F01408">
          <w:rPr>
            <w:lang w:val="el-GR"/>
          </w:rPr>
          <w:delText xml:space="preserve">και </w:delText>
        </w:r>
      </w:del>
      <w:del w:id="2446" w:author="Στάθης Καπ" w:date="2023-02-02T08:13:00Z">
        <w:r w:rsidR="00A34A96" w:rsidRPr="00E4151C" w:rsidDel="008209C0">
          <w:rPr>
            <w:lang w:val="el-GR"/>
          </w:rPr>
          <w:delText xml:space="preserve">να αυξηθεί </w:delText>
        </w:r>
      </w:del>
      <w:del w:id="2447" w:author="Στάθης Καπ" w:date="2023-02-02T08:08:00Z">
        <w:r w:rsidR="00A34A96" w:rsidRPr="00E4151C" w:rsidDel="00CA02E5">
          <w:rPr>
            <w:lang w:val="el-GR"/>
          </w:rPr>
          <w:delText xml:space="preserve">το </w:delText>
        </w:r>
        <w:r w:rsidR="00A34A96" w:rsidRPr="00144F68" w:rsidDel="00CA02E5">
          <w:rPr>
            <w:highlight w:val="yellow"/>
            <w:rPrChange w:id="2448" w:author=" " w:date="2023-02-01T06:01:00Z">
              <w:rPr/>
            </w:rPrChange>
          </w:rPr>
          <w:delText>N</w:delText>
        </w:r>
      </w:del>
      <w:del w:id="2449" w:author="Στάθης Καπ" w:date="2023-02-02T08:07:00Z">
        <w:r w:rsidR="00A34A96" w:rsidRPr="00144F68" w:rsidDel="00CA02E5">
          <w:rPr>
            <w:highlight w:val="yellow"/>
            <w:rPrChange w:id="2450" w:author=" " w:date="2023-02-01T06:01:00Z">
              <w:rPr/>
            </w:rPrChange>
          </w:rPr>
          <w:delText>ik</w:delText>
        </w:r>
      </w:del>
      <w:del w:id="2451" w:author="Στάθης Καπ" w:date="2023-02-02T08:08:00Z">
        <w:r w:rsidR="00A34A96" w:rsidRPr="00E4151C" w:rsidDel="00CA02E5">
          <w:rPr>
            <w:lang w:val="el-GR"/>
          </w:rPr>
          <w:delText xml:space="preserve"> </w:delText>
        </w:r>
      </w:del>
      <w:del w:id="2452" w:author="Στάθης Καπ" w:date="2023-02-02T08:13:00Z">
        <w:r w:rsidR="00A34A96" w:rsidRPr="00E4151C" w:rsidDel="008209C0">
          <w:rPr>
            <w:lang w:val="el-GR"/>
          </w:rPr>
          <w:delText xml:space="preserve">κατά 1. Οπότε, η μέγιστη τιμή που μπορεί να πάρει </w:delText>
        </w:r>
      </w:del>
      <w:del w:id="2453" w:author="Στάθης Καπ" w:date="2023-02-02T08:08:00Z">
        <w:r w:rsidR="00A34A96" w:rsidRPr="00E4151C" w:rsidDel="00CA02E5">
          <w:rPr>
            <w:lang w:val="el-GR"/>
          </w:rPr>
          <w:delText>το</w:delText>
        </w:r>
        <w:r w:rsidR="005463E3" w:rsidRPr="005463E3" w:rsidDel="00CA02E5">
          <w:rPr>
            <w:lang w:val="el-GR"/>
          </w:rPr>
          <w:delText xml:space="preserve"> </w:delText>
        </w:r>
      </w:del>
      <m:oMath>
        <m:r>
          <w:del w:id="2454" w:author="Στάθης Καπ" w:date="2023-02-02T08:09:00Z">
            <w:rPr>
              <w:rFonts w:ascii="Cambria Math" w:hAnsi="Cambria Math"/>
            </w:rPr>
            <m:t>scor</m:t>
          </w:del>
        </m:r>
        <m:sSub>
          <m:sSubPr>
            <m:ctrlPr>
              <w:del w:id="2455" w:author="Στάθης Καπ" w:date="2023-02-02T08:09:00Z">
                <w:rPr>
                  <w:rFonts w:ascii="Cambria Math" w:hAnsi="Cambria Math"/>
                  <w:i/>
                  <w:lang w:val="el-GR"/>
                </w:rPr>
              </w:del>
            </m:ctrlPr>
          </m:sSubPr>
          <m:e>
            <m:r>
              <w:del w:id="2456" w:author="Στάθης Καπ" w:date="2023-02-02T08:09:00Z">
                <w:rPr>
                  <w:rFonts w:ascii="Cambria Math" w:hAnsi="Cambria Math"/>
                </w:rPr>
                <m:t>e</m:t>
              </w:del>
            </m:r>
            <m:ctrlPr>
              <w:del w:id="2457" w:author="Στάθης Καπ" w:date="2023-02-02T08:09:00Z">
                <w:rPr>
                  <w:rFonts w:ascii="Cambria Math" w:hAnsi="Cambria Math"/>
                  <w:i/>
                </w:rPr>
              </w:del>
            </m:ctrlPr>
          </m:e>
          <m:sub>
            <m:r>
              <w:del w:id="2458" w:author="Στάθης Καπ" w:date="2023-02-02T08:09:00Z">
                <w:rPr>
                  <w:rFonts w:ascii="Cambria Math" w:hAnsi="Cambria Math"/>
                  <w:lang w:val="el-GR"/>
                </w:rPr>
                <m:t>ik</m:t>
              </w:del>
            </m:r>
          </m:sub>
        </m:sSub>
      </m:oMath>
      <w:del w:id="2459" w:author="Στάθης Καπ" w:date="2023-02-02T08:13:00Z">
        <w:r w:rsidR="00A34A96" w:rsidRPr="00E4151C" w:rsidDel="008209C0">
          <w:rPr>
            <w:lang w:val="el-GR"/>
          </w:rPr>
          <w:delText xml:space="preserve"> είναι 1.</w:delText>
        </w:r>
      </w:del>
    </w:p>
    <w:p w14:paraId="5DF63870" w14:textId="060CFD80" w:rsidR="007A39F8" w:rsidRPr="005C04A6" w:rsidRDefault="007A39F8" w:rsidP="007A39F8">
      <w:pPr>
        <w:rPr>
          <w:lang w:val="el-GR"/>
        </w:rPr>
      </w:pPr>
      <w:del w:id="2460" w:author="Στάθης Καπ" w:date="2023-02-09T17:49:00Z">
        <w:r w:rsidRPr="00F917F0" w:rsidDel="00785F50">
          <w:rPr>
            <w:lang w:val="el-GR"/>
          </w:rPr>
          <w:delText xml:space="preserve">Επειδή, το </w:delText>
        </w:r>
      </w:del>
      <m:oMath>
        <m:sSub>
          <m:sSubPr>
            <m:ctrlPr>
              <w:del w:id="2461" w:author="Στάθης Καπ" w:date="2023-02-09T17:49:00Z">
                <w:rPr>
                  <w:rFonts w:ascii="Cambria Math" w:hAnsi="Cambria Math"/>
                  <w:i/>
                  <w:lang w:val="el-GR"/>
                </w:rPr>
              </w:del>
            </m:ctrlPr>
          </m:sSubPr>
          <m:e>
            <m:r>
              <w:del w:id="2462" w:author="Στάθης Καπ" w:date="2023-02-09T17:49:00Z">
                <w:rPr>
                  <w:rFonts w:ascii="Cambria Math" w:hAnsi="Cambria Math"/>
                  <w:lang w:val="el-GR"/>
                </w:rPr>
                <m:t>N</m:t>
              </w:del>
            </m:r>
          </m:e>
          <m:sub>
            <m:r>
              <w:del w:id="2463" w:author="Στάθης Καπ" w:date="2023-02-09T17:49:00Z">
                <w:rPr>
                  <w:rFonts w:ascii="Cambria Math" w:hAnsi="Cambria Math"/>
                  <w:lang w:val="el-GR"/>
                </w:rPr>
                <m:t>ik</m:t>
              </w:del>
            </m:r>
          </m:sub>
        </m:sSub>
      </m:oMath>
      <w:del w:id="2464" w:author="Στάθης Καπ" w:date="2023-02-09T17:49:00Z">
        <w:r w:rsidRPr="00F917F0" w:rsidDel="00785F50">
          <w:rPr>
            <w:lang w:val="el-GR"/>
          </w:rPr>
          <w:delText xml:space="preserve"> βρίσκεται στον </w:delText>
        </w:r>
        <w:r w:rsidR="00575ECF" w:rsidRPr="00F917F0" w:rsidDel="00785F50">
          <w:rPr>
            <w:lang w:val="el-GR"/>
          </w:rPr>
          <w:delText>παρονομαστή</w:delText>
        </w:r>
        <w:r w:rsidRPr="00F917F0" w:rsidDel="00785F50">
          <w:rPr>
            <w:lang w:val="el-GR"/>
          </w:rPr>
          <w:delText xml:space="preserve"> της σχέσης 4.1, τα </w:delText>
        </w:r>
      </w:del>
      <m:oMath>
        <m:sSub>
          <m:sSubPr>
            <m:ctrlPr>
              <w:del w:id="2465" w:author="Στάθης Καπ" w:date="2023-02-09T17:49:00Z">
                <w:rPr>
                  <w:rFonts w:ascii="Cambria Math" w:hAnsi="Cambria Math"/>
                  <w:i/>
                  <w:lang w:val="el-GR"/>
                </w:rPr>
              </w:del>
            </m:ctrlPr>
          </m:sSubPr>
          <m:e>
            <m:r>
              <w:del w:id="2466" w:author="Στάθης Καπ" w:date="2023-02-09T17:49:00Z">
                <w:rPr>
                  <w:rFonts w:ascii="Cambria Math" w:hAnsi="Cambria Math"/>
                  <w:lang w:val="el-GR"/>
                </w:rPr>
                <m:t>S</m:t>
              </w:del>
            </m:r>
          </m:e>
          <m:sub>
            <m:r>
              <w:del w:id="2467" w:author="Στάθης Καπ" w:date="2023-02-09T17:49:00Z">
                <w:rPr>
                  <w:rFonts w:ascii="Cambria Math" w:hAnsi="Cambria Math"/>
                  <w:lang w:val="el-GR"/>
                </w:rPr>
                <m:t>ik</m:t>
              </w:del>
            </m:r>
          </m:sub>
        </m:sSub>
      </m:oMath>
      <w:del w:id="2468" w:author="Στάθης Καπ" w:date="2023-02-09T17:49:00Z">
        <w:r w:rsidRPr="00F917F0" w:rsidDel="00785F50">
          <w:rPr>
            <w:lang w:val="el-GR"/>
          </w:rPr>
          <w:delText xml:space="preserve"> και </w:delText>
        </w:r>
      </w:del>
      <m:oMath>
        <m:sSub>
          <m:sSubPr>
            <m:ctrlPr>
              <w:del w:id="2469" w:author="Στάθης Καπ" w:date="2023-02-09T17:49:00Z">
                <w:rPr>
                  <w:rFonts w:ascii="Cambria Math" w:hAnsi="Cambria Math"/>
                  <w:i/>
                  <w:lang w:val="el-GR"/>
                </w:rPr>
              </w:del>
            </m:ctrlPr>
          </m:sSubPr>
          <m:e>
            <m:r>
              <w:del w:id="2470" w:author="Στάθης Καπ" w:date="2023-02-09T17:49:00Z">
                <w:rPr>
                  <w:rFonts w:ascii="Cambria Math" w:hAnsi="Cambria Math"/>
                  <w:lang w:val="el-GR"/>
                </w:rPr>
                <m:t>N</m:t>
              </w:del>
            </m:r>
          </m:e>
          <m:sub>
            <m:r>
              <w:del w:id="2471" w:author="Στάθης Καπ" w:date="2023-02-09T17:49:00Z">
                <w:rPr>
                  <w:rFonts w:ascii="Cambria Math" w:hAnsi="Cambria Math"/>
                  <w:lang w:val="el-GR"/>
                </w:rPr>
                <m:t>ik</m:t>
              </w:del>
            </m:r>
          </m:sub>
        </m:sSub>
      </m:oMath>
      <w:del w:id="2472" w:author="Στάθης Καπ" w:date="2023-02-09T17:49:00Z">
        <w:r w:rsidRPr="00F917F0" w:rsidDel="00785F50">
          <w:rPr>
            <w:lang w:val="el-GR"/>
          </w:rPr>
          <w:delText xml:space="preserve"> αρχικοποιούνται με τη τιμή 1.</w:delText>
        </w:r>
      </w:del>
      <w:ins w:id="2473" w:author="Στάθης Καπ" w:date="2023-02-09T17:49:00Z">
        <w:r w:rsidR="00785F50">
          <w:rPr>
            <w:lang w:val="el-GR"/>
          </w:rPr>
          <w:t xml:space="preserve">Ο λόγος </w:t>
        </w:r>
      </w:ins>
      <m:oMath>
        <m:sSub>
          <m:sSubPr>
            <m:ctrlPr>
              <w:ins w:id="2474" w:author="Στάθης Καπ" w:date="2023-02-09T17:49:00Z">
                <w:rPr>
                  <w:rFonts w:ascii="Cambria Math" w:hAnsi="Cambria Math"/>
                  <w:i/>
                  <w:lang w:val="el-GR"/>
                </w:rPr>
              </w:ins>
            </m:ctrlPr>
          </m:sSubPr>
          <m:e>
            <m:r>
              <w:ins w:id="2475" w:author="Στάθης Καπ" w:date="2023-02-09T17:49:00Z">
                <w:rPr>
                  <w:rFonts w:ascii="Cambria Math" w:hAnsi="Cambria Math"/>
                  <w:lang w:val="el-GR"/>
                </w:rPr>
                <m:t>S</m:t>
              </w:ins>
            </m:r>
          </m:e>
          <m:sub>
            <m:r>
              <w:ins w:id="2476" w:author="Στάθης Καπ" w:date="2023-02-09T17:49:00Z">
                <w:rPr>
                  <w:rFonts w:ascii="Cambria Math" w:hAnsi="Cambria Math"/>
                  <w:lang w:val="el-GR"/>
                </w:rPr>
                <m:t>i</m:t>
              </w:ins>
            </m:r>
            <m:r>
              <w:ins w:id="2477" w:author="Στάθης Καπ" w:date="2023-02-09T17:50:00Z">
                <w:rPr>
                  <w:rFonts w:ascii="Cambria Math" w:hAnsi="Cambria Math"/>
                  <w:lang w:val="el-GR"/>
                </w:rPr>
                <m:t>k</m:t>
              </w:ins>
            </m:r>
          </m:sub>
        </m:sSub>
        <m:r>
          <w:ins w:id="2478" w:author="Στάθης Καπ" w:date="2023-02-09T17:50:00Z">
            <w:rPr>
              <w:rFonts w:ascii="Cambria Math" w:hAnsi="Cambria Math"/>
              <w:lang w:val="el-GR"/>
            </w:rPr>
            <m:t>/</m:t>
          </w:ins>
        </m:r>
        <m:sSub>
          <m:sSubPr>
            <m:ctrlPr>
              <w:ins w:id="2479" w:author="Στάθης Καπ" w:date="2023-02-09T17:50:00Z">
                <w:rPr>
                  <w:rFonts w:ascii="Cambria Math" w:hAnsi="Cambria Math"/>
                  <w:i/>
                  <w:lang w:val="el-GR"/>
                </w:rPr>
              </w:ins>
            </m:ctrlPr>
          </m:sSubPr>
          <m:e>
            <m:r>
              <w:ins w:id="2480" w:author="Στάθης Καπ" w:date="2023-02-09T17:50:00Z">
                <w:rPr>
                  <w:rFonts w:ascii="Cambria Math" w:hAnsi="Cambria Math"/>
                  <w:lang w:val="el-GR"/>
                </w:rPr>
                <m:t>N</m:t>
              </w:ins>
            </m:r>
          </m:e>
          <m:sub>
            <m:r>
              <w:ins w:id="2481" w:author="Στάθης Καπ" w:date="2023-02-09T17:50:00Z">
                <w:rPr>
                  <w:rFonts w:ascii="Cambria Math" w:hAnsi="Cambria Math"/>
                  <w:lang w:val="el-GR"/>
                </w:rPr>
                <m:t>ik</m:t>
              </w:ins>
            </m:r>
          </m:sub>
        </m:sSub>
      </m:oMath>
      <w:ins w:id="2482" w:author="Στάθης Καπ" w:date="2023-02-09T17:50:00Z">
        <w:r w:rsidR="005C04A6">
          <w:rPr>
            <w:rFonts w:eastAsiaTheme="minorEastAsia"/>
            <w:lang w:val="el-GR"/>
          </w:rPr>
          <w:t xml:space="preserve"> εκφράζει την καταλληλότητα του κόμβου </w:t>
        </w:r>
        <w:r w:rsidR="005C04A6">
          <w:rPr>
            <w:rFonts w:eastAsiaTheme="minorEastAsia"/>
          </w:rPr>
          <w:t>i</w:t>
        </w:r>
        <w:r w:rsidR="005C04A6" w:rsidRPr="005C04A6">
          <w:rPr>
            <w:rFonts w:eastAsiaTheme="minorEastAsia"/>
            <w:lang w:val="el-GR"/>
            <w:rPrChange w:id="2483" w:author="Στάθης Καπ" w:date="2023-02-09T17:50:00Z">
              <w:rPr>
                <w:rFonts w:eastAsiaTheme="minorEastAsia"/>
              </w:rPr>
            </w:rPrChange>
          </w:rPr>
          <w:t xml:space="preserve"> </w:t>
        </w:r>
        <w:r w:rsidR="005C04A6">
          <w:rPr>
            <w:rFonts w:eastAsiaTheme="minorEastAsia"/>
            <w:lang w:val="el-GR"/>
          </w:rPr>
          <w:t xml:space="preserve">ως προς το διάστημα </w:t>
        </w:r>
        <w:r w:rsidR="005C04A6">
          <w:rPr>
            <w:rFonts w:eastAsiaTheme="minorEastAsia"/>
          </w:rPr>
          <w:t>k</w:t>
        </w:r>
        <w:r w:rsidR="005C04A6" w:rsidRPr="005C04A6">
          <w:rPr>
            <w:rFonts w:eastAsiaTheme="minorEastAsia"/>
            <w:lang w:val="el-GR"/>
            <w:rPrChange w:id="2484" w:author="Στάθης Καπ" w:date="2023-02-09T17:50:00Z">
              <w:rPr>
                <w:rFonts w:eastAsiaTheme="minorEastAsia"/>
              </w:rPr>
            </w:rPrChange>
          </w:rPr>
          <w:t xml:space="preserve">. </w:t>
        </w:r>
      </w:ins>
    </w:p>
    <w:p w14:paraId="2457619C" w14:textId="0DF686F2" w:rsidR="00BB0296" w:rsidRDefault="00EC1D17" w:rsidP="00BB0296">
      <w:pPr>
        <w:pStyle w:val="Heading2"/>
        <w:numPr>
          <w:ilvl w:val="1"/>
          <w:numId w:val="4"/>
        </w:numPr>
      </w:pPr>
      <w:bookmarkStart w:id="2485" w:name="_Toc124915386"/>
      <w:r>
        <w:rPr>
          <w:lang w:val="el-GR"/>
        </w:rPr>
        <w:t>Διαχωρισμένη Τοπική Αναζήτηση</w:t>
      </w:r>
      <w:bookmarkEnd w:id="2485"/>
    </w:p>
    <w:p w14:paraId="5672ECBC" w14:textId="5FD8FDFA" w:rsidR="00BB0296" w:rsidRDefault="00864862" w:rsidP="002D5F19">
      <w:pPr>
        <w:rPr>
          <w:lang w:val="el-GR"/>
        </w:rPr>
      </w:pPr>
      <w:r>
        <w:rPr>
          <w:lang w:val="el-GR"/>
        </w:rPr>
        <w:t>Όπως</w:t>
      </w:r>
      <w:r w:rsidR="00482B89" w:rsidRPr="00D33A8C">
        <w:rPr>
          <w:lang w:val="el-GR"/>
        </w:rPr>
        <w:t xml:space="preserve"> προαναφέρθηκε και στην αρχή του Κεφαλαίου, ένα σημαντικό θέμα που προκύπτει όταν χωρίζουμε το γράφημα, είναι το ποιος ή το ποιοι </w:t>
      </w:r>
      <w:r w:rsidR="005A4682" w:rsidRPr="00D33A8C">
        <w:rPr>
          <w:lang w:val="el-GR"/>
        </w:rPr>
        <w:t>κόμβοι</w:t>
      </w:r>
      <w:r w:rsidR="00482B89" w:rsidRPr="00D33A8C">
        <w:rPr>
          <w:lang w:val="el-GR"/>
        </w:rPr>
        <w:t xml:space="preserve"> θα θεωρηθούν ως </w:t>
      </w:r>
      <w:r w:rsidR="00482B89">
        <w:t>startDepot</w:t>
      </w:r>
      <w:r w:rsidR="00482B89" w:rsidRPr="00D33A8C">
        <w:rPr>
          <w:lang w:val="el-GR"/>
        </w:rPr>
        <w:t xml:space="preserve"> και </w:t>
      </w:r>
      <w:r w:rsidR="00482B89">
        <w:t>endDepot</w:t>
      </w:r>
      <w:r w:rsidR="00482B89" w:rsidRPr="00D33A8C">
        <w:rPr>
          <w:lang w:val="el-GR"/>
        </w:rPr>
        <w:t xml:space="preserve"> του κάθε υπο</w:t>
      </w:r>
      <w:r w:rsidR="00D33A8C">
        <w:rPr>
          <w:lang w:val="el-GR"/>
        </w:rPr>
        <w:t>-</w:t>
      </w:r>
      <w:r w:rsidR="00482B89" w:rsidRPr="00D33A8C">
        <w:rPr>
          <w:lang w:val="el-GR"/>
        </w:rPr>
        <w:t>προβλήματος.</w:t>
      </w:r>
    </w:p>
    <w:p w14:paraId="7BC42E23" w14:textId="5F62109A" w:rsidR="00971C0D" w:rsidRDefault="00971C0D" w:rsidP="002D5F19">
      <w:pPr>
        <w:rPr>
          <w:lang w:val="el-GR"/>
        </w:rPr>
      </w:pPr>
      <w:r w:rsidRPr="00DA304C">
        <w:rPr>
          <w:lang w:val="el-GR"/>
        </w:rPr>
        <w:t xml:space="preserve">Η πιο απλή υλοποίηση είναι να χρησιμοποιηθεί το αρχικό </w:t>
      </w:r>
      <w:r>
        <w:t>depot</w:t>
      </w:r>
      <w:r w:rsidRPr="00DA304C">
        <w:rPr>
          <w:lang w:val="el-GR"/>
        </w:rPr>
        <w:t xml:space="preserve"> του προβλήματος ως αρχικό και τελικό </w:t>
      </w:r>
      <w:r>
        <w:t>depot</w:t>
      </w:r>
      <w:r w:rsidRPr="00DA304C">
        <w:rPr>
          <w:lang w:val="el-GR"/>
        </w:rPr>
        <w:t xml:space="preserve"> για κάθε υπο</w:t>
      </w:r>
      <w:r w:rsidR="00DA304C">
        <w:rPr>
          <w:lang w:val="el-GR"/>
        </w:rPr>
        <w:t>-</w:t>
      </w:r>
      <w:r w:rsidRPr="00DA304C">
        <w:rPr>
          <w:lang w:val="el-GR"/>
        </w:rPr>
        <w:t xml:space="preserve">πρόβλημα. Προφανώς η λύση αυτή δεν </w:t>
      </w:r>
      <w:r w:rsidR="0025462E" w:rsidRPr="00DA304C">
        <w:rPr>
          <w:lang w:val="el-GR"/>
        </w:rPr>
        <w:t>είναι</w:t>
      </w:r>
      <w:r w:rsidRPr="00DA304C">
        <w:rPr>
          <w:lang w:val="el-GR"/>
        </w:rPr>
        <w:t xml:space="preserve"> αποδοτική, καθώς περιορίζεται σημαντικά ο χώρος των λύσεων. Στόχος κάθε διαδρομής θα είναι να καταλήγει πίσω στο </w:t>
      </w:r>
      <w:r>
        <w:t>depot</w:t>
      </w:r>
      <w:r w:rsidRPr="00DA304C">
        <w:rPr>
          <w:lang w:val="el-GR"/>
        </w:rPr>
        <w:t xml:space="preserve"> οπότε οι κόμβοι που βρίσκονται σχετικά μακριά </w:t>
      </w:r>
      <w:r w:rsidR="00DC744D" w:rsidRPr="00DA304C">
        <w:rPr>
          <w:lang w:val="el-GR"/>
        </w:rPr>
        <w:t>από</w:t>
      </w:r>
      <w:r w:rsidRPr="00DA304C">
        <w:rPr>
          <w:lang w:val="el-GR"/>
        </w:rPr>
        <w:t xml:space="preserve"> αυτό, θα είναι δυσκολότερο να επιλεχθούν, λαμβάνοντας </w:t>
      </w:r>
      <w:r w:rsidR="006C366B" w:rsidRPr="00DA304C">
        <w:rPr>
          <w:lang w:val="el-GR"/>
        </w:rPr>
        <w:t>υπόψιν</w:t>
      </w:r>
      <w:r w:rsidRPr="00DA304C">
        <w:rPr>
          <w:lang w:val="el-GR"/>
        </w:rPr>
        <w:t xml:space="preserve"> πάντα πως το χρονικό παράθυρο κάθε υπο</w:t>
      </w:r>
      <w:r w:rsidR="001F76C2">
        <w:rPr>
          <w:lang w:val="el-GR"/>
        </w:rPr>
        <w:t>-</w:t>
      </w:r>
      <w:r w:rsidRPr="00DA304C">
        <w:rPr>
          <w:lang w:val="el-GR"/>
        </w:rPr>
        <w:t>προβλήματος είναι μικρότερο ή ίσο του αρχικού προβλήματος. Επίσης, σε περίπτωση που οι κόμβοι του επόμενου υπο</w:t>
      </w:r>
      <w:r w:rsidR="00165772">
        <w:rPr>
          <w:lang w:val="el-GR"/>
        </w:rPr>
        <w:t>-</w:t>
      </w:r>
      <w:r w:rsidRPr="00DA304C">
        <w:rPr>
          <w:lang w:val="el-GR"/>
        </w:rPr>
        <w:t xml:space="preserve">προβλήματος βρίσκονται μακριά </w:t>
      </w:r>
      <w:r w:rsidR="00776273" w:rsidRPr="00DA304C">
        <w:rPr>
          <w:lang w:val="el-GR"/>
        </w:rPr>
        <w:t>από</w:t>
      </w:r>
      <w:r w:rsidRPr="00DA304C">
        <w:rPr>
          <w:lang w:val="el-GR"/>
        </w:rPr>
        <w:t xml:space="preserve"> το </w:t>
      </w:r>
      <w:r>
        <w:t>depot</w:t>
      </w:r>
      <w:r w:rsidR="00856915">
        <w:rPr>
          <w:lang w:val="el-GR"/>
        </w:rPr>
        <w:t>, η τρέχουσα διαδρομή θα έχει οδηγηθεί</w:t>
      </w:r>
      <w:r w:rsidRPr="00DA304C">
        <w:rPr>
          <w:lang w:val="el-GR"/>
        </w:rPr>
        <w:t xml:space="preserve"> χωρίς λόγο πίσω στην αφετηρία</w:t>
      </w:r>
      <w:r w:rsidR="004955DE">
        <w:rPr>
          <w:lang w:val="el-GR"/>
        </w:rPr>
        <w:t>,</w:t>
      </w:r>
      <w:r w:rsidRPr="00DA304C">
        <w:rPr>
          <w:lang w:val="el-GR"/>
        </w:rPr>
        <w:t xml:space="preserve"> </w:t>
      </w:r>
      <w:r w:rsidR="00857A1E">
        <w:rPr>
          <w:lang w:val="el-GR"/>
        </w:rPr>
        <w:t>καταλήγοντας</w:t>
      </w:r>
      <w:r w:rsidRPr="00DA304C">
        <w:rPr>
          <w:lang w:val="el-GR"/>
        </w:rPr>
        <w:t xml:space="preserve"> </w:t>
      </w:r>
      <w:r w:rsidR="00985C7B">
        <w:rPr>
          <w:lang w:val="el-GR"/>
        </w:rPr>
        <w:t>έτσι</w:t>
      </w:r>
      <w:r w:rsidR="00C0176B">
        <w:rPr>
          <w:lang w:val="el-GR"/>
        </w:rPr>
        <w:t xml:space="preserve"> σε</w:t>
      </w:r>
      <w:r w:rsidR="00985C7B">
        <w:rPr>
          <w:lang w:val="el-GR"/>
        </w:rPr>
        <w:t xml:space="preserve"> </w:t>
      </w:r>
      <w:r w:rsidRPr="00DA304C">
        <w:rPr>
          <w:lang w:val="el-GR"/>
        </w:rPr>
        <w:t>χειρότερες λύσεις.</w:t>
      </w:r>
    </w:p>
    <w:p w14:paraId="2383267E" w14:textId="6EABF097" w:rsidR="00146EC8" w:rsidRDefault="00AC1D3B" w:rsidP="002D5F19">
      <w:pPr>
        <w:rPr>
          <w:ins w:id="2486" w:author="Στάθης Καπ" w:date="2023-02-04T06:10:00Z"/>
          <w:lang w:val="el-GR"/>
        </w:rPr>
      </w:pPr>
      <w:r w:rsidRPr="00356760">
        <w:rPr>
          <w:lang w:val="el-GR"/>
        </w:rPr>
        <w:t>Έστω</w:t>
      </w:r>
      <w:r w:rsidR="00146EC8" w:rsidRPr="00356760">
        <w:rPr>
          <w:lang w:val="el-GR"/>
        </w:rPr>
        <w:t xml:space="preserve"> λοιπόν ένα </w:t>
      </w:r>
      <w:r w:rsidR="00356760">
        <w:rPr>
          <w:lang w:val="el-GR"/>
        </w:rPr>
        <w:t xml:space="preserve">πρόβλημα </w:t>
      </w:r>
      <w:r w:rsidR="00146EC8">
        <w:t>OPTW</w:t>
      </w:r>
      <w:r w:rsidR="00146EC8" w:rsidRPr="00356760">
        <w:rPr>
          <w:lang w:val="el-GR"/>
        </w:rPr>
        <w:t xml:space="preserve"> με ένα </w:t>
      </w:r>
      <w:r w:rsidR="00146EC8">
        <w:t>startDepot</w:t>
      </w:r>
      <w:r w:rsidR="00146EC8" w:rsidRPr="00356760">
        <w:rPr>
          <w:lang w:val="el-GR"/>
        </w:rPr>
        <w:t xml:space="preserve"> </w:t>
      </w:r>
      <w:r w:rsidR="00146EC8">
        <w:t>sd</w:t>
      </w:r>
      <w:r w:rsidR="00146EC8" w:rsidRPr="00356760">
        <w:rPr>
          <w:lang w:val="el-GR"/>
        </w:rPr>
        <w:t xml:space="preserve">, ένα </w:t>
      </w:r>
      <w:r w:rsidR="00146EC8">
        <w:t>endDepot</w:t>
      </w:r>
      <w:r w:rsidR="00146EC8" w:rsidRPr="00356760">
        <w:rPr>
          <w:lang w:val="el-GR"/>
        </w:rPr>
        <w:t xml:space="preserve"> </w:t>
      </w:r>
      <w:r w:rsidR="00146EC8">
        <w:t>ed</w:t>
      </w:r>
      <w:r w:rsidR="00146EC8" w:rsidRPr="00356760">
        <w:rPr>
          <w:lang w:val="el-GR"/>
        </w:rPr>
        <w:t xml:space="preserve"> και ένα </w:t>
      </w:r>
      <w:r w:rsidR="00146EC8">
        <w:t>timebudget</w:t>
      </w:r>
      <w:r w:rsidR="00146EC8" w:rsidRPr="00356760">
        <w:rPr>
          <w:lang w:val="el-GR"/>
        </w:rPr>
        <w:t xml:space="preserve"> = [</w:t>
      </w:r>
      <w:r w:rsidR="00146EC8">
        <w:t>s</w:t>
      </w:r>
      <w:r w:rsidR="00146EC8" w:rsidRPr="00356760">
        <w:rPr>
          <w:lang w:val="el-GR"/>
        </w:rPr>
        <w:t xml:space="preserve">, </w:t>
      </w:r>
      <w:r w:rsidR="00146EC8">
        <w:t>e</w:t>
      </w:r>
      <w:r w:rsidR="00146EC8" w:rsidRPr="00356760">
        <w:rPr>
          <w:lang w:val="el-GR"/>
        </w:rPr>
        <w:t>]</w:t>
      </w:r>
      <w:r w:rsidR="000F0C95">
        <w:rPr>
          <w:lang w:val="el-GR"/>
        </w:rPr>
        <w:t xml:space="preserve">, το οποίο </w:t>
      </w:r>
      <w:r w:rsidR="005A7AC8">
        <w:rPr>
          <w:lang w:val="el-GR"/>
        </w:rPr>
        <w:t>θα χωριστεί</w:t>
      </w:r>
      <w:r w:rsidR="00146EC8" w:rsidRPr="00356760">
        <w:rPr>
          <w:lang w:val="el-GR"/>
        </w:rPr>
        <w:t xml:space="preserve"> σε </w:t>
      </w:r>
      <w:r w:rsidR="005A7AC8">
        <w:t>n</w:t>
      </w:r>
      <w:r w:rsidR="00146EC8" w:rsidRPr="00356760">
        <w:rPr>
          <w:lang w:val="el-GR"/>
        </w:rPr>
        <w:t xml:space="preserve"> υπο</w:t>
      </w:r>
      <w:r>
        <w:rPr>
          <w:lang w:val="el-GR"/>
        </w:rPr>
        <w:t>-</w:t>
      </w:r>
      <w:r w:rsidR="00146EC8" w:rsidRPr="00356760">
        <w:rPr>
          <w:lang w:val="el-GR"/>
        </w:rPr>
        <w:t xml:space="preserve">προβλήματα </w:t>
      </w:r>
      <w:ins w:id="2487" w:author=" " w:date="2023-01-29T18:24:00Z">
        <w:r w:rsidR="00144F68">
          <w:t>OPTW</w:t>
        </w:r>
      </w:ins>
      <w:del w:id="2488" w:author=" " w:date="2023-01-29T18:24:00Z">
        <w:r w:rsidR="0092541E" w:rsidDel="00144F68">
          <w:delText>optw</w:delText>
        </w:r>
      </w:del>
      <w:r w:rsidR="00146EC8" w:rsidRPr="00356760">
        <w:rPr>
          <w:lang w:val="el-GR"/>
        </w:rPr>
        <w:t>. Η διαδρομή του πρώτου υπο</w:t>
      </w:r>
      <w:r>
        <w:rPr>
          <w:lang w:val="el-GR"/>
        </w:rPr>
        <w:t>-</w:t>
      </w:r>
      <w:r w:rsidR="00146EC8" w:rsidRPr="00356760">
        <w:rPr>
          <w:lang w:val="el-GR"/>
        </w:rPr>
        <w:t>προβλήματος (</w:t>
      </w:r>
      <m:oMath>
        <m:sSub>
          <m:sSubPr>
            <m:ctrlPr>
              <w:rPr>
                <w:rFonts w:ascii="Cambria Math" w:hAnsi="Cambria Math"/>
                <w:i/>
                <w:lang w:val="el-GR"/>
              </w:rPr>
            </m:ctrlPr>
          </m:sSubPr>
          <m:e>
            <m:r>
              <w:rPr>
                <w:rFonts w:ascii="Cambria Math" w:hAnsi="Cambria Math"/>
                <w:lang w:val="el-GR"/>
              </w:rPr>
              <m:t>optw</m:t>
            </m:r>
          </m:e>
          <m:sub>
            <m:r>
              <w:rPr>
                <w:rFonts w:ascii="Cambria Math" w:hAnsi="Cambria Math"/>
                <w:lang w:val="el-GR"/>
              </w:rPr>
              <m:t>0</m:t>
            </m:r>
          </m:sub>
        </m:sSub>
      </m:oMath>
      <w:r w:rsidR="00146EC8" w:rsidRPr="00356760">
        <w:rPr>
          <w:lang w:val="el-GR"/>
        </w:rPr>
        <w:t xml:space="preserve">) θα ξεκινάει από το </w:t>
      </w:r>
      <w:r w:rsidR="00146EC8">
        <w:t>sd</w:t>
      </w:r>
      <w:r w:rsidR="00146EC8" w:rsidRPr="00356760">
        <w:rPr>
          <w:lang w:val="el-GR"/>
        </w:rPr>
        <w:t xml:space="preserve"> ενώ η διαδρομή του</w:t>
      </w:r>
      <w:r w:rsidR="00E46B37" w:rsidRPr="00E46B37">
        <w:rPr>
          <w:lang w:val="el-GR"/>
        </w:rPr>
        <w:t xml:space="preserve"> </w:t>
      </w:r>
      <w:r w:rsidR="00E46B37" w:rsidRPr="0086030B">
        <w:rPr>
          <w:lang w:val="el-GR"/>
        </w:rPr>
        <w:t>τελευταίου υπο</w:t>
      </w:r>
      <w:r w:rsidR="0086030B" w:rsidRPr="007507B4">
        <w:rPr>
          <w:lang w:val="el-GR"/>
        </w:rPr>
        <w:t>-</w:t>
      </w:r>
      <w:r w:rsidR="00E46B37" w:rsidRPr="0086030B">
        <w:rPr>
          <w:lang w:val="el-GR"/>
        </w:rPr>
        <w:t xml:space="preserve">προβλήματος </w:t>
      </w:r>
      <w:r w:rsidR="00E46B37" w:rsidRPr="0086030B">
        <w:rPr>
          <w:lang w:val="el-GR"/>
        </w:rPr>
        <w:lastRenderedPageBreak/>
        <w:t>(</w:t>
      </w:r>
      <m:oMath>
        <m:sSub>
          <m:sSubPr>
            <m:ctrlPr>
              <w:rPr>
                <w:rFonts w:ascii="Cambria Math" w:hAnsi="Cambria Math"/>
                <w:i/>
                <w:lang w:val="el-GR"/>
              </w:rPr>
            </m:ctrlPr>
          </m:sSubPr>
          <m:e>
            <m:r>
              <w:rPr>
                <w:rFonts w:ascii="Cambria Math" w:hAnsi="Cambria Math"/>
                <w:lang w:val="el-GR"/>
              </w:rPr>
              <m:t>optw</m:t>
            </m:r>
          </m:e>
          <m:sub>
            <m:r>
              <w:rPr>
                <w:rFonts w:ascii="Cambria Math" w:hAnsi="Cambria Math"/>
                <w:lang w:val="el-GR"/>
              </w:rPr>
              <m:t>n-1</m:t>
            </m:r>
          </m:sub>
        </m:sSub>
      </m:oMath>
      <w:r w:rsidR="00E46B37" w:rsidRPr="0086030B">
        <w:rPr>
          <w:lang w:val="el-GR"/>
        </w:rPr>
        <w:t xml:space="preserve">) θα τελειώνει στο </w:t>
      </w:r>
      <w:r w:rsidR="00E46B37">
        <w:t>ed</w:t>
      </w:r>
      <w:r w:rsidR="00E46B37" w:rsidRPr="0086030B">
        <w:rPr>
          <w:lang w:val="el-GR"/>
        </w:rPr>
        <w:t>. Παρακάτω περιγράφεται η διαδικασία που συμπληρώνει τον αρχικό κόμβο για κάθε διαδρομή υπο</w:t>
      </w:r>
      <w:r w:rsidR="0053138C" w:rsidRPr="00804956">
        <w:rPr>
          <w:lang w:val="el-GR"/>
        </w:rPr>
        <w:t>-</w:t>
      </w:r>
      <w:r w:rsidR="00E46B37" w:rsidRPr="0086030B">
        <w:rPr>
          <w:lang w:val="el-GR"/>
        </w:rPr>
        <w:t xml:space="preserve">προβλήματος </w:t>
      </w:r>
      <w:r w:rsidR="00D53892">
        <w:t>optw</w:t>
      </w:r>
      <w:r w:rsidR="00E46B37" w:rsidRPr="0086030B">
        <w:rPr>
          <w:lang w:val="el-GR"/>
        </w:rPr>
        <w:t xml:space="preserve"> &gt; 0 και τον τελικό κόμβο για κάθε διαδρομή υπο</w:t>
      </w:r>
      <w:r w:rsidR="00CD3F9B" w:rsidRPr="0053138C">
        <w:rPr>
          <w:lang w:val="el-GR"/>
        </w:rPr>
        <w:t>-</w:t>
      </w:r>
      <w:r w:rsidR="00E46B37" w:rsidRPr="0086030B">
        <w:rPr>
          <w:lang w:val="el-GR"/>
        </w:rPr>
        <w:t xml:space="preserve">προβλήματος </w:t>
      </w:r>
      <w:r w:rsidR="00002296">
        <w:t>optw</w:t>
      </w:r>
      <w:r w:rsidR="00E46B37" w:rsidRPr="0086030B">
        <w:rPr>
          <w:lang w:val="el-GR"/>
        </w:rPr>
        <w:t xml:space="preserve"> &lt; </w:t>
      </w:r>
      <w:r w:rsidR="00E46B37">
        <w:t>n</w:t>
      </w:r>
      <w:r w:rsidR="00E46B37" w:rsidRPr="0086030B">
        <w:rPr>
          <w:lang w:val="el-GR"/>
        </w:rPr>
        <w:t xml:space="preserve"> − 1. Επειδή τα υπο</w:t>
      </w:r>
      <w:r w:rsidR="0071500E" w:rsidRPr="006B2E39">
        <w:rPr>
          <w:lang w:val="el-GR"/>
        </w:rPr>
        <w:t>-</w:t>
      </w:r>
      <w:r w:rsidR="00E46B37" w:rsidRPr="0086030B">
        <w:rPr>
          <w:lang w:val="el-GR"/>
        </w:rPr>
        <w:t>προβλήματα επιλύονται σειριακά</w:t>
      </w:r>
      <w:del w:id="2489" w:author=" " w:date="2023-01-29T18:25:00Z">
        <w:r w:rsidR="00E46B37" w:rsidRPr="0086030B" w:rsidDel="00144F68">
          <w:rPr>
            <w:lang w:val="el-GR"/>
          </w:rPr>
          <w:delText xml:space="preserve"> </w:delText>
        </w:r>
      </w:del>
      <w:r w:rsidR="00923BA5" w:rsidRPr="00923BA5">
        <w:rPr>
          <w:lang w:val="el-GR"/>
        </w:rPr>
        <w:t xml:space="preserve">, </w:t>
      </w:r>
      <w:r w:rsidR="00E46B37" w:rsidRPr="0086030B">
        <w:rPr>
          <w:lang w:val="el-GR"/>
        </w:rPr>
        <w:t>πρώτα υπολογίζεται ο τελικός κόμβος του πρώτου υπο</w:t>
      </w:r>
      <w:r w:rsidR="006B2E39" w:rsidRPr="00CD3F9B">
        <w:rPr>
          <w:lang w:val="el-GR"/>
        </w:rPr>
        <w:t>-</w:t>
      </w:r>
      <w:r w:rsidR="00E46B37" w:rsidRPr="0086030B">
        <w:rPr>
          <w:lang w:val="el-GR"/>
        </w:rPr>
        <w:t xml:space="preserve">προβλήματος, </w:t>
      </w:r>
      <w:r w:rsidR="006D2051">
        <w:rPr>
          <w:lang w:val="el-GR"/>
        </w:rPr>
        <w:t>οπότε θα</w:t>
      </w:r>
      <w:r w:rsidR="00E46B37" w:rsidRPr="0086030B">
        <w:rPr>
          <w:lang w:val="el-GR"/>
        </w:rPr>
        <w:t xml:space="preserve"> αναλυθεί πρώτα η προσθήκη τελικών κόμβων.</w:t>
      </w:r>
    </w:p>
    <w:p w14:paraId="5539D361" w14:textId="1B8C8548" w:rsidR="0029767E" w:rsidRPr="005A123A" w:rsidRDefault="0029767E">
      <w:pPr>
        <w:jc w:val="center"/>
        <w:rPr>
          <w:lang w:val="el-GR"/>
        </w:rPr>
        <w:pPrChange w:id="2490" w:author="Στάθης Καπ" w:date="2023-02-04T06:10:00Z">
          <w:pPr/>
        </w:pPrChange>
      </w:pPr>
    </w:p>
    <w:p w14:paraId="1111DD60" w14:textId="756666C4" w:rsidR="00112988" w:rsidRDefault="00112988" w:rsidP="002D5F19">
      <w:pPr>
        <w:rPr>
          <w:ins w:id="2491" w:author="Στάθης Καπ" w:date="2023-02-01T06:01:00Z"/>
          <w:lang w:val="el-GR"/>
        </w:rPr>
      </w:pPr>
    </w:p>
    <w:p w14:paraId="6583A1C2" w14:textId="6CADBEDF" w:rsidR="00210F9A" w:rsidRDefault="00EE44E9" w:rsidP="00210F9A">
      <w:pPr>
        <w:keepNext/>
        <w:jc w:val="center"/>
        <w:rPr>
          <w:ins w:id="2492" w:author="Στάθης Καπ" w:date="2023-02-01T06:01:00Z"/>
        </w:rPr>
      </w:pPr>
      <w:ins w:id="2493" w:author="Στάθης Καπ" w:date="2023-02-01T06:01:00Z">
        <w:r>
          <w:rPr>
            <w:noProof/>
          </w:rPr>
          <w:drawing>
            <wp:inline distT="0" distB="0" distL="0" distR="0" wp14:anchorId="60805FC1" wp14:editId="1E68262B">
              <wp:extent cx="2771775" cy="310156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86912" cy="3118498"/>
                      </a:xfrm>
                      <a:prstGeom prst="rect">
                        <a:avLst/>
                      </a:prstGeom>
                    </pic:spPr>
                  </pic:pic>
                </a:graphicData>
              </a:graphic>
            </wp:inline>
          </w:drawing>
        </w:r>
      </w:ins>
    </w:p>
    <w:p w14:paraId="74816490" w14:textId="0EC5A4E7" w:rsidR="00112988" w:rsidRPr="009659CD" w:rsidRDefault="00210F9A" w:rsidP="00210F9A">
      <w:pPr>
        <w:pStyle w:val="Caption"/>
        <w:rPr>
          <w:ins w:id="2494" w:author="Στάθης Καπ" w:date="2023-02-01T06:01:00Z"/>
          <w:lang w:val="el-GR"/>
        </w:rPr>
      </w:pPr>
      <w:ins w:id="2495" w:author="Στάθης Καπ" w:date="2023-02-01T06:01:00Z">
        <w:r w:rsidRPr="00210F9A">
          <w:rPr>
            <w:lang w:val="el-GR"/>
          </w:rPr>
          <w:t xml:space="preserve">Εικόνα </w:t>
        </w:r>
        <w:r>
          <w:fldChar w:fldCharType="begin"/>
        </w:r>
        <w:r w:rsidRPr="00210F9A">
          <w:rPr>
            <w:lang w:val="el-GR"/>
          </w:rPr>
          <w:instrText xml:space="preserve"> </w:instrText>
        </w:r>
        <w:r>
          <w:instrText>SEQ</w:instrText>
        </w:r>
        <w:r w:rsidRPr="00210F9A">
          <w:rPr>
            <w:lang w:val="el-GR"/>
          </w:rPr>
          <w:instrText xml:space="preserve"> Εικόνα \* </w:instrText>
        </w:r>
        <w:r>
          <w:instrText>ARABIC</w:instrText>
        </w:r>
        <w:r w:rsidRPr="00210F9A">
          <w:rPr>
            <w:lang w:val="el-GR"/>
          </w:rPr>
          <w:instrText xml:space="preserve"> </w:instrText>
        </w:r>
        <w:r>
          <w:fldChar w:fldCharType="separate"/>
        </w:r>
      </w:ins>
      <w:ins w:id="2496" w:author="Στάθης Καπ" w:date="2023-02-12T06:03:00Z">
        <w:r w:rsidR="00237FE3" w:rsidRPr="00CD7060">
          <w:rPr>
            <w:noProof/>
            <w:lang w:val="el-GR"/>
            <w:rPrChange w:id="2497" w:author="Στάθης Καπ" w:date="2023-02-12T08:26:00Z">
              <w:rPr>
                <w:noProof/>
              </w:rPr>
            </w:rPrChange>
          </w:rPr>
          <w:t>2</w:t>
        </w:r>
      </w:ins>
      <w:ins w:id="2498" w:author="Στάθης Καπ" w:date="2023-02-01T06:01:00Z">
        <w:r>
          <w:fldChar w:fldCharType="end"/>
        </w:r>
        <w:r>
          <w:rPr>
            <w:lang w:val="el-GR"/>
          </w:rPr>
          <w:t xml:space="preserve">: </w:t>
        </w:r>
        <w:r w:rsidR="00EE44E9">
          <w:rPr>
            <w:lang w:val="el-GR"/>
          </w:rPr>
          <w:t>1</w:t>
        </w:r>
        <w:r w:rsidR="00EE44E9" w:rsidRPr="00EE44E9">
          <w:rPr>
            <w:vertAlign w:val="superscript"/>
            <w:lang w:val="el-GR"/>
          </w:rPr>
          <w:t>ο</w:t>
        </w:r>
        <w:r w:rsidR="00EE44E9">
          <w:rPr>
            <w:lang w:val="el-GR"/>
          </w:rPr>
          <w:t xml:space="preserve"> Παράδειγμα</w:t>
        </w:r>
        <w:r>
          <w:rPr>
            <w:lang w:val="el-GR"/>
          </w:rPr>
          <w:t xml:space="preserve"> χρήσης </w:t>
        </w:r>
      </w:ins>
      <w:ins w:id="2499" w:author="Στάθης Καπ" w:date="2023-02-12T08:27:00Z">
        <w:r w:rsidR="00AA2456">
          <w:rPr>
            <w:lang w:val="el-GR"/>
          </w:rPr>
          <w:t>της αφετηρίας του αρχικού προβλήματος</w:t>
        </w:r>
      </w:ins>
      <w:ins w:id="2500" w:author="Στάθης Καπ" w:date="2023-02-01T06:01:00Z">
        <w:r w:rsidRPr="00210F9A">
          <w:rPr>
            <w:lang w:val="el-GR"/>
          </w:rPr>
          <w:t xml:space="preserve"> </w:t>
        </w:r>
        <w:r>
          <w:rPr>
            <w:lang w:val="el-GR"/>
          </w:rPr>
          <w:t xml:space="preserve">ως </w:t>
        </w:r>
        <w:r w:rsidR="00EE44E9">
          <w:rPr>
            <w:lang w:val="el-GR"/>
          </w:rPr>
          <w:t xml:space="preserve">αρχικό και τελικό </w:t>
        </w:r>
      </w:ins>
      <w:ins w:id="2501" w:author="Στάθης Καπ" w:date="2023-02-12T08:27:00Z">
        <w:r w:rsidR="00AA2456">
          <w:rPr>
            <w:lang w:val="el-GR"/>
          </w:rPr>
          <w:t>σταθμό</w:t>
        </w:r>
      </w:ins>
      <w:ins w:id="2502" w:author="Στάθης Καπ" w:date="2023-02-01T06:01:00Z">
        <w:r w:rsidR="00EE44E9" w:rsidRPr="00EE44E9">
          <w:rPr>
            <w:lang w:val="el-GR"/>
          </w:rPr>
          <w:t xml:space="preserve"> </w:t>
        </w:r>
        <w:r w:rsidR="00EE44E9">
          <w:rPr>
            <w:lang w:val="el-GR"/>
          </w:rPr>
          <w:t xml:space="preserve">για κάθε υποπρόβλημα. Σε αυτό το παράδειγμα η επιστροφή στο </w:t>
        </w:r>
        <w:r w:rsidR="00EE44E9">
          <w:t>depot</w:t>
        </w:r>
        <w:r w:rsidR="00EE44E9" w:rsidRPr="00EE44E9">
          <w:rPr>
            <w:lang w:val="el-GR"/>
          </w:rPr>
          <w:t xml:space="preserve"> </w:t>
        </w:r>
        <w:r w:rsidR="00EE44E9">
          <w:rPr>
            <w:lang w:val="el-GR"/>
          </w:rPr>
          <w:t xml:space="preserve">δεν είναι τόσο </w:t>
        </w:r>
      </w:ins>
      <w:ins w:id="2503" w:author="Στάθης Καπ" w:date="2023-02-02T08:18:00Z">
        <w:r w:rsidR="000B4A24">
          <w:rPr>
            <w:lang w:val="el-GR"/>
          </w:rPr>
          <w:t>χρονοβόρα</w:t>
        </w:r>
      </w:ins>
      <w:ins w:id="2504" w:author="Στάθης Καπ" w:date="2023-02-01T06:01:00Z">
        <w:r w:rsidR="00EE44E9">
          <w:rPr>
            <w:lang w:val="el-GR"/>
          </w:rPr>
          <w:t xml:space="preserve"> καθώς ο τελευταίος κόμβος της πρώτης διαδρομής (</w:t>
        </w:r>
      </w:ins>
      <w:ins w:id="2505" w:author="Στάθης Καπ" w:date="2023-02-02T08:18:00Z">
        <w:r w:rsidR="000B4A24">
          <w:rPr>
            <w:lang w:val="el-GR"/>
          </w:rPr>
          <w:t xml:space="preserve">κόμβος </w:t>
        </w:r>
      </w:ins>
      <w:ins w:id="2506" w:author="Στάθης Καπ" w:date="2023-02-01T06:01:00Z">
        <w:r w:rsidR="00EE44E9">
          <w:rPr>
            <w:lang w:val="el-GR"/>
          </w:rPr>
          <w:t>9) βρίσκεται κοντά στον πρώτο κόμβο της δεύτερης (</w:t>
        </w:r>
      </w:ins>
      <w:ins w:id="2507" w:author="Στάθης Καπ" w:date="2023-02-02T08:18:00Z">
        <w:r w:rsidR="000B4A24">
          <w:rPr>
            <w:lang w:val="el-GR"/>
          </w:rPr>
          <w:t xml:space="preserve">κόμβος </w:t>
        </w:r>
      </w:ins>
      <w:ins w:id="2508" w:author="Στάθης Καπ" w:date="2023-02-01T06:01:00Z">
        <w:r w:rsidR="00EE44E9">
          <w:rPr>
            <w:lang w:val="el-GR"/>
          </w:rPr>
          <w:t>1).</w:t>
        </w:r>
      </w:ins>
    </w:p>
    <w:p w14:paraId="6B0903ED" w14:textId="77777777" w:rsidR="00D0402D" w:rsidRDefault="00D0402D" w:rsidP="00D0402D">
      <w:pPr>
        <w:keepNext/>
        <w:jc w:val="center"/>
        <w:rPr>
          <w:ins w:id="2509" w:author="Στάθης Καπ" w:date="2023-02-01T06:01:00Z"/>
        </w:rPr>
      </w:pPr>
      <w:ins w:id="2510" w:author="Στάθης Καπ" w:date="2023-02-01T06:01:00Z">
        <w:r>
          <w:rPr>
            <w:noProof/>
          </w:rPr>
          <w:lastRenderedPageBreak/>
          <w:drawing>
            <wp:inline distT="0" distB="0" distL="0" distR="0" wp14:anchorId="20853BBA" wp14:editId="407C87B4">
              <wp:extent cx="2867025" cy="2952353"/>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1908" cy="2957381"/>
                      </a:xfrm>
                      <a:prstGeom prst="rect">
                        <a:avLst/>
                      </a:prstGeom>
                    </pic:spPr>
                  </pic:pic>
                </a:graphicData>
              </a:graphic>
            </wp:inline>
          </w:drawing>
        </w:r>
      </w:ins>
    </w:p>
    <w:p w14:paraId="5EC85A2A" w14:textId="5D929C1C" w:rsidR="00210F9A" w:rsidRPr="00346577" w:rsidRDefault="00D0402D" w:rsidP="00D0402D">
      <w:pPr>
        <w:pStyle w:val="Caption"/>
        <w:jc w:val="center"/>
        <w:rPr>
          <w:ins w:id="2511" w:author="Στάθης Καπ" w:date="2023-02-01T06:01:00Z"/>
          <w:lang w:val="el-GR"/>
        </w:rPr>
      </w:pPr>
      <w:ins w:id="2512" w:author="Στάθης Καπ" w:date="2023-02-01T06:01:00Z">
        <w:r w:rsidRPr="00D0402D">
          <w:rPr>
            <w:lang w:val="el-GR"/>
          </w:rPr>
          <w:t xml:space="preserve">Εικόνα </w:t>
        </w:r>
        <w:r>
          <w:fldChar w:fldCharType="begin"/>
        </w:r>
        <w:r w:rsidRPr="00D0402D">
          <w:rPr>
            <w:lang w:val="el-GR"/>
          </w:rPr>
          <w:instrText xml:space="preserve"> </w:instrText>
        </w:r>
        <w:r>
          <w:instrText>SEQ</w:instrText>
        </w:r>
        <w:r w:rsidRPr="00D0402D">
          <w:rPr>
            <w:lang w:val="el-GR"/>
          </w:rPr>
          <w:instrText xml:space="preserve"> Εικόνα \* </w:instrText>
        </w:r>
        <w:r>
          <w:instrText>ARABIC</w:instrText>
        </w:r>
        <w:r w:rsidRPr="00D0402D">
          <w:rPr>
            <w:lang w:val="el-GR"/>
          </w:rPr>
          <w:instrText xml:space="preserve"> </w:instrText>
        </w:r>
        <w:r>
          <w:fldChar w:fldCharType="separate"/>
        </w:r>
      </w:ins>
      <w:ins w:id="2513" w:author="Στάθης Καπ" w:date="2023-02-12T06:03:00Z">
        <w:r w:rsidR="00237FE3" w:rsidRPr="00CD7060">
          <w:rPr>
            <w:noProof/>
            <w:lang w:val="el-GR"/>
            <w:rPrChange w:id="2514" w:author="Στάθης Καπ" w:date="2023-02-12T08:26:00Z">
              <w:rPr>
                <w:noProof/>
              </w:rPr>
            </w:rPrChange>
          </w:rPr>
          <w:t>3</w:t>
        </w:r>
      </w:ins>
      <w:ins w:id="2515" w:author="Στάθης Καπ" w:date="2023-02-01T06:01:00Z">
        <w:r>
          <w:fldChar w:fldCharType="end"/>
        </w:r>
        <w:r>
          <w:rPr>
            <w:lang w:val="el-GR"/>
          </w:rPr>
          <w:t xml:space="preserve">: </w:t>
        </w:r>
        <w:r w:rsidR="00EE44E9">
          <w:rPr>
            <w:lang w:val="el-GR"/>
          </w:rPr>
          <w:t>2</w:t>
        </w:r>
        <w:r w:rsidR="00EE44E9" w:rsidRPr="00EE44E9">
          <w:rPr>
            <w:vertAlign w:val="superscript"/>
            <w:lang w:val="el-GR"/>
          </w:rPr>
          <w:t>ο</w:t>
        </w:r>
        <w:r w:rsidR="00EE44E9">
          <w:rPr>
            <w:lang w:val="el-GR"/>
          </w:rPr>
          <w:t xml:space="preserve"> π</w:t>
        </w:r>
        <w:r>
          <w:rPr>
            <w:lang w:val="el-GR"/>
          </w:rPr>
          <w:t xml:space="preserve">αράδειγμα χρήσης αρχικού γενικού </w:t>
        </w:r>
        <w:r>
          <w:t>depot</w:t>
        </w:r>
        <w:r w:rsidRPr="00D0402D">
          <w:rPr>
            <w:lang w:val="el-GR"/>
          </w:rPr>
          <w:t xml:space="preserve"> </w:t>
        </w:r>
        <w:r>
          <w:rPr>
            <w:lang w:val="el-GR"/>
          </w:rPr>
          <w:t xml:space="preserve">ως αρχικό και τελικό </w:t>
        </w:r>
        <w:r>
          <w:t>depot</w:t>
        </w:r>
        <w:r w:rsidRPr="00D0402D">
          <w:rPr>
            <w:lang w:val="el-GR"/>
          </w:rPr>
          <w:t xml:space="preserve"> </w:t>
        </w:r>
        <w:r>
          <w:rPr>
            <w:lang w:val="el-GR"/>
          </w:rPr>
          <w:t>για κάθε υποπρόβλημα. Σε αυτό το παράδειγμα η επιστροφή στον αρχικό κόμβο είναι αρκετά χρονοβόρα και δημιουργούνται μεγάλα ανεκμετάλλευτα χρονικά κενά</w:t>
        </w:r>
      </w:ins>
      <w:ins w:id="2516" w:author="Στάθης Καπ" w:date="2023-02-02T08:19:00Z">
        <w:r w:rsidR="000B4A24">
          <w:rPr>
            <w:lang w:val="el-GR"/>
          </w:rPr>
          <w:t>.</w:t>
        </w:r>
      </w:ins>
    </w:p>
    <w:p w14:paraId="1513D971" w14:textId="111FE4EE" w:rsidR="00804956" w:rsidRDefault="00804956" w:rsidP="00804956">
      <w:pPr>
        <w:pStyle w:val="Heading3"/>
        <w:numPr>
          <w:ilvl w:val="2"/>
          <w:numId w:val="4"/>
        </w:numPr>
        <w:rPr>
          <w:lang w:val="el-GR"/>
        </w:rPr>
      </w:pPr>
      <w:bookmarkStart w:id="2517" w:name="_Toc124915387"/>
      <w:r>
        <w:rPr>
          <w:lang w:val="el-GR"/>
        </w:rPr>
        <w:t>Προσθήκη τελικών κόμβων</w:t>
      </w:r>
      <w:bookmarkEnd w:id="2517"/>
    </w:p>
    <w:p w14:paraId="26A488C6" w14:textId="7340546E" w:rsidR="00804956" w:rsidRDefault="00455118" w:rsidP="00804956">
      <w:pPr>
        <w:rPr>
          <w:lang w:val="el-GR"/>
        </w:rPr>
      </w:pPr>
      <w:r w:rsidRPr="00AD7A8C">
        <w:rPr>
          <w:lang w:val="el-GR"/>
        </w:rPr>
        <w:t>Ένας</w:t>
      </w:r>
      <w:r w:rsidR="00556EE1" w:rsidRPr="00AD7A8C">
        <w:rPr>
          <w:lang w:val="el-GR"/>
        </w:rPr>
        <w:t xml:space="preserve"> τρόπος εύρεσης τελικού κόμβου για το υπο</w:t>
      </w:r>
      <w:r w:rsidR="00AD7A8C">
        <w:rPr>
          <w:lang w:val="el-GR"/>
        </w:rPr>
        <w:t>-</w:t>
      </w:r>
      <w:r w:rsidR="00556EE1" w:rsidRPr="00AD7A8C">
        <w:rPr>
          <w:lang w:val="el-GR"/>
        </w:rPr>
        <w:t xml:space="preserve">πρόβλημα </w:t>
      </w:r>
      <m:oMath>
        <m:r>
          <w:rPr>
            <w:rFonts w:ascii="Cambria Math" w:hAnsi="Cambria Math"/>
            <w:lang w:val="el-GR"/>
          </w:rPr>
          <m:t>opt</m:t>
        </m:r>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m:t>
            </m:r>
          </m:sub>
        </m:sSub>
      </m:oMath>
      <w:r w:rsidR="00556EE1" w:rsidRPr="00AD7A8C">
        <w:rPr>
          <w:lang w:val="el-GR"/>
        </w:rPr>
        <w:t xml:space="preserve">, ήταν να υπολογισθεί το </w:t>
      </w:r>
      <w:r w:rsidR="00556EE1">
        <w:t>weighted</w:t>
      </w:r>
      <w:r w:rsidR="00556EE1" w:rsidRPr="00AD7A8C">
        <w:rPr>
          <w:lang w:val="el-GR"/>
        </w:rPr>
        <w:t xml:space="preserve"> </w:t>
      </w:r>
      <w:r w:rsidR="00556EE1">
        <w:t>centroid</w:t>
      </w:r>
      <w:r w:rsidR="00556EE1" w:rsidRPr="00AD7A8C">
        <w:rPr>
          <w:lang w:val="el-GR"/>
        </w:rPr>
        <w:t xml:space="preserve"> του επόμενου υπο</w:t>
      </w:r>
      <w:r w:rsidR="004C6F81">
        <w:rPr>
          <w:lang w:val="el-GR"/>
        </w:rPr>
        <w:t>-</w:t>
      </w:r>
      <w:r w:rsidR="00556EE1" w:rsidRPr="00AD7A8C">
        <w:rPr>
          <w:lang w:val="el-GR"/>
        </w:rPr>
        <w:t>προβλήματος</w:t>
      </w:r>
      <w:r w:rsidR="00FB44EE" w:rsidRPr="00FB44EE">
        <w:rPr>
          <w:lang w:val="el-GR"/>
        </w:rPr>
        <w:t xml:space="preserve"> </w:t>
      </w:r>
      <m:oMath>
        <m:r>
          <w:rPr>
            <w:rFonts w:ascii="Cambria Math" w:hAnsi="Cambria Math"/>
            <w:lang w:val="el-GR"/>
          </w:rPr>
          <m:t>opt</m:t>
        </m:r>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i+1</m:t>
            </m:r>
          </m:sub>
        </m:sSub>
      </m:oMath>
      <w:r w:rsidR="00556EE1" w:rsidRPr="00AD7A8C">
        <w:rPr>
          <w:lang w:val="el-GR"/>
        </w:rPr>
        <w:t xml:space="preserve">. Τα βάρη των κόμβων είναι τα </w:t>
      </w:r>
      <w:r w:rsidR="00556EE1">
        <w:t>profits</w:t>
      </w:r>
      <w:r w:rsidR="00556EE1" w:rsidRPr="00AD7A8C">
        <w:rPr>
          <w:lang w:val="el-GR"/>
        </w:rPr>
        <w:t xml:space="preserve"> τους. Με αυτό τον τρόπο, η κάθε λύση θα οδηγούνταν προς το πιο κερδοφόρο </w:t>
      </w:r>
      <w:r w:rsidR="00E93053" w:rsidRPr="00AD7A8C">
        <w:rPr>
          <w:lang w:val="el-GR"/>
        </w:rPr>
        <w:t>κέντρο</w:t>
      </w:r>
      <w:r w:rsidR="00556EE1" w:rsidRPr="00AD7A8C">
        <w:rPr>
          <w:lang w:val="el-GR"/>
        </w:rPr>
        <w:t xml:space="preserve"> βάρους του επόμενου προβλήματος.</w:t>
      </w:r>
      <w:r w:rsidR="00B5293D">
        <w:rPr>
          <w:lang w:val="el-GR"/>
        </w:rPr>
        <w:t xml:space="preserve"> </w:t>
      </w:r>
      <w:r w:rsidR="00B5293D" w:rsidRPr="00F540F2">
        <w:rPr>
          <w:lang w:val="el-GR"/>
        </w:rPr>
        <w:t>Η υλοποίηση αυτή όμως έχει αρκετά μειονεκτήματα, σχεδιαστικά και προγραμματιστικά.</w:t>
      </w:r>
    </w:p>
    <w:p w14:paraId="24593B6D" w14:textId="12BCEFE2" w:rsidR="00F540F2" w:rsidRDefault="00F540F2" w:rsidP="00F540F2">
      <w:pPr>
        <w:pStyle w:val="ListParagraph"/>
        <w:numPr>
          <w:ilvl w:val="0"/>
          <w:numId w:val="15"/>
        </w:numPr>
        <w:rPr>
          <w:lang w:val="el-GR"/>
        </w:rPr>
      </w:pPr>
      <w:r w:rsidRPr="00F540F2">
        <w:rPr>
          <w:lang w:val="el-GR"/>
        </w:rPr>
        <w:t xml:space="preserve">Στην αρχή του προγράμματος, για τα έτοιμα στιγμιότυπα (π.χ. </w:t>
      </w:r>
      <w:r>
        <w:t>Cordeau</w:t>
      </w:r>
      <w:r w:rsidRPr="00F540F2">
        <w:rPr>
          <w:lang w:val="el-GR"/>
        </w:rPr>
        <w:t xml:space="preserve">) υπολογίζονται οι </w:t>
      </w:r>
      <w:r w:rsidR="00E83C27" w:rsidRPr="00F540F2">
        <w:rPr>
          <w:lang w:val="el-GR"/>
        </w:rPr>
        <w:t>ευκλείδειες</w:t>
      </w:r>
      <w:r w:rsidRPr="00F540F2">
        <w:rPr>
          <w:lang w:val="el-GR"/>
        </w:rPr>
        <w:t xml:space="preserve"> αποστάσεις μεταξύ όλων των κόμβων του γραφήματος. Δηλαδή, εάν το στιγμιότυπο του προβλήματος έχει 100 κόμβους, τότε θα αρχικοποιηθεί ένας πίνακας (διάνυσμα διανυσμάτων) </w:t>
      </w:r>
      <w:r>
        <w:t>travelTimes</w:t>
      </w:r>
      <w:r w:rsidRPr="00F540F2">
        <w:rPr>
          <w:lang w:val="el-GR"/>
        </w:rPr>
        <w:t xml:space="preserve"> μεγέθους 100*100=10000 θέσεων. Ο πίνακας αυτός χρησιμοποιείται στη φάση </w:t>
      </w:r>
      <w:r>
        <w:t>construction</w:t>
      </w:r>
      <w:r w:rsidRPr="00F540F2">
        <w:rPr>
          <w:lang w:val="el-GR"/>
        </w:rPr>
        <w:t xml:space="preserve"> </w:t>
      </w:r>
      <w:r w:rsidR="00E83C27" w:rsidRPr="00F540F2">
        <w:rPr>
          <w:lang w:val="el-GR"/>
        </w:rPr>
        <w:t>όπου</w:t>
      </w:r>
      <w:r w:rsidRPr="00F540F2">
        <w:rPr>
          <w:lang w:val="el-GR"/>
        </w:rPr>
        <w:t xml:space="preserve"> κατασκευάζονται οι διαδρομές. </w:t>
      </w:r>
      <w:r w:rsidR="005D4DF2" w:rsidRPr="00F540F2">
        <w:rPr>
          <w:lang w:val="el-GR"/>
        </w:rPr>
        <w:t>Όταν</w:t>
      </w:r>
      <w:r w:rsidRPr="00F540F2">
        <w:rPr>
          <w:lang w:val="el-GR"/>
        </w:rPr>
        <w:t xml:space="preserve"> υπολογίζεται το </w:t>
      </w:r>
      <w:r>
        <w:t>weighted</w:t>
      </w:r>
      <w:r w:rsidRPr="00F540F2">
        <w:rPr>
          <w:lang w:val="el-GR"/>
        </w:rPr>
        <w:t xml:space="preserve"> </w:t>
      </w:r>
      <w:r>
        <w:t>centroid</w:t>
      </w:r>
      <w:r w:rsidRPr="00F540F2">
        <w:rPr>
          <w:lang w:val="el-GR"/>
        </w:rPr>
        <w:t xml:space="preserve"> του επόμενου υπο</w:t>
      </w:r>
      <w:r w:rsidR="006C366B" w:rsidRPr="00A15133">
        <w:rPr>
          <w:lang w:val="el-GR"/>
        </w:rPr>
        <w:t>-</w:t>
      </w:r>
      <w:r w:rsidRPr="00F540F2">
        <w:rPr>
          <w:lang w:val="el-GR"/>
        </w:rPr>
        <w:t xml:space="preserve">προβλήματος και προστίθεται ως τελικός κόμβος σε ένα </w:t>
      </w:r>
      <w:ins w:id="2518" w:author=" " w:date="2023-01-29T18:31:00Z">
        <w:r w:rsidR="00162BBB">
          <w:rPr>
            <w:lang w:val="el-GR"/>
          </w:rPr>
          <w:t>τρέχον</w:t>
        </w:r>
      </w:ins>
      <w:del w:id="2519" w:author=" " w:date="2023-01-29T18:31:00Z">
        <w:r w:rsidRPr="00F540F2" w:rsidDel="00162BBB">
          <w:rPr>
            <w:lang w:val="el-GR"/>
          </w:rPr>
          <w:delText>τρέ</w:delText>
        </w:r>
      </w:del>
      <w:del w:id="2520" w:author=" " w:date="2023-01-29T18:30:00Z">
        <w:r w:rsidRPr="00F540F2" w:rsidDel="00162BBB">
          <w:rPr>
            <w:lang w:val="el-GR"/>
          </w:rPr>
          <w:delText>χων</w:delText>
        </w:r>
      </w:del>
      <w:r w:rsidRPr="00F540F2">
        <w:rPr>
          <w:lang w:val="el-GR"/>
        </w:rPr>
        <w:t xml:space="preserve"> πρόβλημα, τότε </w:t>
      </w:r>
      <w:r w:rsidR="00A15133" w:rsidRPr="00F540F2">
        <w:rPr>
          <w:lang w:val="el-GR"/>
        </w:rPr>
        <w:t>καθίσταται</w:t>
      </w:r>
      <w:r w:rsidRPr="00F540F2">
        <w:rPr>
          <w:lang w:val="el-GR"/>
        </w:rPr>
        <w:t xml:space="preserve"> σαφές πως ο κόμβος αυτός και οι αποστάσεις του από τους υπόλοιπους πρέπει να προστεθούν στον πίνακα </w:t>
      </w:r>
      <w:r>
        <w:t>travelTimes</w:t>
      </w:r>
      <w:r w:rsidRPr="00F540F2">
        <w:rPr>
          <w:lang w:val="el-GR"/>
        </w:rPr>
        <w:t>. Για να γίνει αυτό θα πρέπει να υπολογισθεί η απόστασή του από τα υπόλοιπα 100 σημεία. Παρ</w:t>
      </w:r>
      <w:r w:rsidR="002C721F" w:rsidRPr="002C721F">
        <w:rPr>
          <w:lang w:val="el-GR"/>
        </w:rPr>
        <w:t xml:space="preserve">’ </w:t>
      </w:r>
      <w:r w:rsidRPr="00F540F2">
        <w:rPr>
          <w:lang w:val="el-GR"/>
        </w:rPr>
        <w:t xml:space="preserve">όλα αυτά στο </w:t>
      </w:r>
      <w:del w:id="2521" w:author="Charalampos Konstantopoulos" w:date="2023-02-01T06:01:00Z">
        <w:r w:rsidRPr="00F540F2">
          <w:rPr>
            <w:lang w:val="el-GR"/>
          </w:rPr>
          <w:delText>τρέχων</w:delText>
        </w:r>
      </w:del>
      <w:ins w:id="2522" w:author="Charalampos Konstantopoulos" w:date="2023-02-01T06:01:00Z">
        <w:r w:rsidRPr="00F540F2">
          <w:rPr>
            <w:lang w:val="el-GR"/>
          </w:rPr>
          <w:t>τρέχ</w:t>
        </w:r>
      </w:ins>
      <w:ins w:id="2523" w:author=" " w:date="2023-01-29T18:31:00Z">
        <w:r w:rsidR="00162BBB">
          <w:rPr>
            <w:lang w:val="el-GR"/>
          </w:rPr>
          <w:t>ον</w:t>
        </w:r>
      </w:ins>
      <w:del w:id="2524" w:author=" " w:date="2023-01-29T18:31:00Z">
        <w:r w:rsidRPr="00F540F2" w:rsidDel="00162BBB">
          <w:rPr>
            <w:lang w:val="el-GR"/>
          </w:rPr>
          <w:delText>ων</w:delText>
        </w:r>
      </w:del>
      <w:r w:rsidRPr="00F540F2">
        <w:rPr>
          <w:lang w:val="el-GR"/>
        </w:rPr>
        <w:t xml:space="preserve"> υπο</w:t>
      </w:r>
      <w:r w:rsidR="00FD3C05">
        <w:rPr>
          <w:lang w:val="el-GR"/>
        </w:rPr>
        <w:t>-</w:t>
      </w:r>
      <w:r w:rsidRPr="00F540F2">
        <w:rPr>
          <w:lang w:val="el-GR"/>
        </w:rPr>
        <w:t xml:space="preserve">πρόβλημα </w:t>
      </w:r>
      <m:oMath>
        <m:r>
          <w:rPr>
            <w:rFonts w:ascii="Cambria Math" w:hAnsi="Cambria Math"/>
            <w:lang w:val="el-GR"/>
          </w:rPr>
          <m:t>opt</m:t>
        </m:r>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m:t>
            </m:r>
          </m:sub>
        </m:sSub>
      </m:oMath>
      <w:r w:rsidR="0052364D" w:rsidRPr="0052364D">
        <w:rPr>
          <w:lang w:val="el-GR"/>
        </w:rPr>
        <w:t xml:space="preserve"> </w:t>
      </w:r>
      <w:r w:rsidRPr="00F540F2">
        <w:rPr>
          <w:lang w:val="el-GR"/>
        </w:rPr>
        <w:t xml:space="preserve">μπορεί να υπάρχουν μόνο 20 κόμβοι οπότε οι υπόλοιπο 80 υπολογισμοί </w:t>
      </w:r>
      <w:ins w:id="2525" w:author=" " w:date="2023-01-29T18:33:00Z">
        <w:r w:rsidR="00162BBB">
          <w:rPr>
            <w:lang w:val="el-GR"/>
          </w:rPr>
          <w:t>δεν απαιτούνται</w:t>
        </w:r>
      </w:ins>
      <w:del w:id="2526" w:author=" " w:date="2023-01-29T18:33:00Z">
        <w:r w:rsidRPr="00F540F2" w:rsidDel="00162BBB">
          <w:rPr>
            <w:lang w:val="el-GR"/>
          </w:rPr>
          <w:delText>είναι αχρείαστοι</w:delText>
        </w:r>
      </w:del>
      <w:r w:rsidRPr="00F540F2">
        <w:rPr>
          <w:lang w:val="el-GR"/>
        </w:rPr>
        <w:t xml:space="preserve">. Αυτό φυσικά μπορεί να αποφευχθεί εάν </w:t>
      </w:r>
      <w:ins w:id="2527" w:author=" " w:date="2023-01-29T18:31:00Z">
        <w:del w:id="2528" w:author="Στάθης Καπ" w:date="2023-02-02T00:08:00Z">
          <w:r w:rsidR="00162BBB" w:rsidDel="0057328F">
            <w:rPr>
              <w:lang w:val="el-GR"/>
            </w:rPr>
            <w:delText>κατασκευ</w:delText>
          </w:r>
        </w:del>
      </w:ins>
      <w:ins w:id="2529" w:author=" " w:date="2023-01-29T18:32:00Z">
        <w:del w:id="2530" w:author="Στάθης Καπ" w:date="2023-02-02T00:08:00Z">
          <w:r w:rsidR="00162BBB" w:rsidDel="0057328F">
            <w:rPr>
              <w:lang w:val="el-GR"/>
            </w:rPr>
            <w:delText>άζεται</w:delText>
          </w:r>
        </w:del>
      </w:ins>
      <w:del w:id="2531" w:author="Στάθης Καπ" w:date="2023-02-02T00:08:00Z">
        <w:r w:rsidR="00A71856" w:rsidRPr="00F540F2" w:rsidDel="0057328F">
          <w:rPr>
            <w:lang w:val="el-GR"/>
          </w:rPr>
          <w:delText>φτιάχνεται</w:delText>
        </w:r>
      </w:del>
      <w:ins w:id="2532" w:author="Στάθης Καπ" w:date="2023-02-02T00:08:00Z">
        <w:r w:rsidR="0057328F">
          <w:rPr>
            <w:lang w:val="el-GR"/>
          </w:rPr>
          <w:t>κατασκευάζεται</w:t>
        </w:r>
      </w:ins>
      <w:r w:rsidRPr="00F540F2">
        <w:rPr>
          <w:lang w:val="el-GR"/>
        </w:rPr>
        <w:t xml:space="preserve"> κάθε φορά ένας μικρότερος πίνακας για κάθε υπο</w:t>
      </w:r>
      <w:r w:rsidR="00A71856">
        <w:rPr>
          <w:lang w:val="el-GR"/>
        </w:rPr>
        <w:t>-</w:t>
      </w:r>
      <w:r w:rsidRPr="00F540F2">
        <w:rPr>
          <w:lang w:val="el-GR"/>
        </w:rPr>
        <w:t xml:space="preserve">πρόβλημα με </w:t>
      </w:r>
      <w:r w:rsidR="0015303E">
        <w:rPr>
          <w:lang w:val="el-GR"/>
        </w:rPr>
        <w:t>βάση</w:t>
      </w:r>
      <w:r w:rsidRPr="00F540F2">
        <w:rPr>
          <w:lang w:val="el-GR"/>
        </w:rPr>
        <w:t xml:space="preserve"> πάντα </w:t>
      </w:r>
      <w:r w:rsidR="003559A2">
        <w:rPr>
          <w:lang w:val="el-GR"/>
        </w:rPr>
        <w:t>τον πίνακα</w:t>
      </w:r>
      <w:r w:rsidRPr="00F540F2">
        <w:rPr>
          <w:lang w:val="el-GR"/>
        </w:rPr>
        <w:t xml:space="preserve"> </w:t>
      </w:r>
      <w:r>
        <w:t>travelTimes</w:t>
      </w:r>
      <w:r w:rsidRPr="00F540F2">
        <w:rPr>
          <w:lang w:val="el-GR"/>
        </w:rPr>
        <w:t xml:space="preserve">. Επίσης οι </w:t>
      </w:r>
      <w:r>
        <w:t>Unvisited</w:t>
      </w:r>
      <w:r w:rsidRPr="00F540F2">
        <w:rPr>
          <w:lang w:val="el-GR"/>
        </w:rPr>
        <w:t xml:space="preserve"> κόμβοι μπορεί να αλλάξουν υπο</w:t>
      </w:r>
      <w:r w:rsidR="00341621" w:rsidRPr="000E5A0D">
        <w:rPr>
          <w:lang w:val="el-GR"/>
        </w:rPr>
        <w:t>-</w:t>
      </w:r>
      <w:r w:rsidRPr="00F540F2">
        <w:rPr>
          <w:lang w:val="el-GR"/>
        </w:rPr>
        <w:t xml:space="preserve">πρόβλημα μετά </w:t>
      </w:r>
      <w:r w:rsidR="0072227A" w:rsidRPr="00F540F2">
        <w:rPr>
          <w:lang w:val="el-GR"/>
        </w:rPr>
        <w:t>από</w:t>
      </w:r>
      <w:r w:rsidRPr="00F540F2">
        <w:rPr>
          <w:lang w:val="el-GR"/>
        </w:rPr>
        <w:t xml:space="preserve"> κάθε επανάληψη του </w:t>
      </w:r>
      <w:r>
        <w:t>ILS</w:t>
      </w:r>
      <w:r w:rsidRPr="00F540F2">
        <w:rPr>
          <w:lang w:val="el-GR"/>
        </w:rPr>
        <w:t xml:space="preserve"> (Ενότητα 4.2) με βάση τον </w:t>
      </w:r>
      <w:r w:rsidRPr="00F540F2">
        <w:rPr>
          <w:lang w:val="el-GR"/>
        </w:rPr>
        <w:lastRenderedPageBreak/>
        <w:t>πίνακα καταλληλότητας (</w:t>
      </w:r>
      <w:r>
        <w:t>registry</w:t>
      </w:r>
      <w:r w:rsidRPr="00F540F2">
        <w:rPr>
          <w:lang w:val="el-GR"/>
        </w:rPr>
        <w:t xml:space="preserve">). Οπότε σε κάθε επανάληψη, πρέπει να υπολογιστούν καινούρια κεντροειδή καθώς τα </w:t>
      </w:r>
      <w:r w:rsidR="00F219C2" w:rsidRPr="00F540F2">
        <w:rPr>
          <w:lang w:val="el-GR"/>
        </w:rPr>
        <w:t>παλιά</w:t>
      </w:r>
      <w:r w:rsidRPr="00F540F2">
        <w:rPr>
          <w:lang w:val="el-GR"/>
        </w:rPr>
        <w:t xml:space="preserve"> πλέον πιθανότατα να είναι παρωχημένα.</w:t>
      </w:r>
    </w:p>
    <w:p w14:paraId="1508ACFD" w14:textId="387DEC11" w:rsidR="00C46D21" w:rsidRDefault="00C46D21" w:rsidP="00F540F2">
      <w:pPr>
        <w:pStyle w:val="ListParagraph"/>
        <w:numPr>
          <w:ilvl w:val="0"/>
          <w:numId w:val="15"/>
        </w:numPr>
        <w:rPr>
          <w:lang w:val="el-GR"/>
        </w:rPr>
      </w:pPr>
      <w:r w:rsidRPr="009423AF">
        <w:rPr>
          <w:lang w:val="el-GR"/>
        </w:rPr>
        <w:t xml:space="preserve">Μετά από την Τοπική Αναζήτηση, αφότου γεμίσει η κάθε διαδρομή, εφαρμόζεται η Διαταραχή όπου αφαιρεί κόμβους δημιουργώντας χρονικά παράθυρα, όπου μετά την </w:t>
      </w:r>
      <w:r w:rsidR="00C5261D" w:rsidRPr="009423AF">
        <w:rPr>
          <w:lang w:val="el-GR"/>
        </w:rPr>
        <w:t>ενημέρωση</w:t>
      </w:r>
      <w:r w:rsidRPr="009423AF">
        <w:rPr>
          <w:lang w:val="el-GR"/>
        </w:rPr>
        <w:t xml:space="preserve"> των χρόνων άφιξης, αναχώρησης </w:t>
      </w:r>
      <w:r w:rsidR="00EB2231" w:rsidRPr="009423AF">
        <w:rPr>
          <w:lang w:val="el-GR"/>
        </w:rPr>
        <w:t>κ.λπ.</w:t>
      </w:r>
      <w:r w:rsidRPr="009423AF">
        <w:rPr>
          <w:lang w:val="el-GR"/>
        </w:rPr>
        <w:t>, μετατοπίζονται προς το τέλος των διαδρομών. Παρ</w:t>
      </w:r>
      <w:r w:rsidR="008B0F7F" w:rsidRPr="008B0F7F">
        <w:rPr>
          <w:lang w:val="el-GR"/>
        </w:rPr>
        <w:t>’</w:t>
      </w:r>
      <w:r w:rsidR="00A0527A" w:rsidRPr="00A0527A">
        <w:rPr>
          <w:lang w:val="el-GR"/>
        </w:rPr>
        <w:t xml:space="preserve"> </w:t>
      </w:r>
      <w:r w:rsidRPr="009423AF">
        <w:rPr>
          <w:lang w:val="el-GR"/>
        </w:rPr>
        <w:t xml:space="preserve">όλα αυτά, δεν μας εγγυάται κανείς πως η εισαγωγή ενός κόμβου στο τέλος μιας διαδρομής μπορεί να </w:t>
      </w:r>
      <w:r w:rsidR="000C60F2" w:rsidRPr="009423AF">
        <w:rPr>
          <w:lang w:val="el-GR"/>
        </w:rPr>
        <w:t>είναι</w:t>
      </w:r>
      <w:r w:rsidRPr="009423AF">
        <w:rPr>
          <w:lang w:val="el-GR"/>
        </w:rPr>
        <w:t xml:space="preserve"> εφικτή, καθώς μπορεί ο χρόνος ταξιδιού από τον τελευταίο κόμβο της τρέχουσας διαδρομής </w:t>
      </w:r>
      <w:r w:rsidR="009423AF">
        <w:rPr>
          <w:lang w:val="el-GR"/>
        </w:rPr>
        <w:t xml:space="preserve">προς </w:t>
      </w:r>
      <w:r w:rsidR="009423AF" w:rsidRPr="002057AA">
        <w:rPr>
          <w:lang w:val="el-GR"/>
        </w:rPr>
        <w:t xml:space="preserve">το </w:t>
      </w:r>
      <w:r w:rsidR="009423AF">
        <w:t>weighted</w:t>
      </w:r>
      <w:r w:rsidR="009423AF" w:rsidRPr="002057AA">
        <w:rPr>
          <w:lang w:val="el-GR"/>
        </w:rPr>
        <w:t xml:space="preserve"> </w:t>
      </w:r>
      <w:r w:rsidR="009423AF">
        <w:t>centroid</w:t>
      </w:r>
      <w:r w:rsidR="009423AF" w:rsidRPr="002057AA">
        <w:rPr>
          <w:lang w:val="el-GR"/>
        </w:rPr>
        <w:t xml:space="preserve"> της επόμενης να είναι μεγαλύτερο από το μέγεθος του διαθέσιμου χρονικού παραθύρου. Μία λύση για αυτήν την περίπτωση είναι ο υπολογισμός </w:t>
      </w:r>
      <w:r w:rsidR="00260533" w:rsidRPr="002057AA">
        <w:rPr>
          <w:lang w:val="el-GR"/>
        </w:rPr>
        <w:t>ενός</w:t>
      </w:r>
      <w:r w:rsidR="009423AF" w:rsidRPr="002057AA">
        <w:rPr>
          <w:lang w:val="el-GR"/>
        </w:rPr>
        <w:t xml:space="preserve"> ενδιάμεσου κόμβου όπου θα είναι δυνατή η άφιξη σε αυτόν. Για παράδειγμα, έστω πως σε μια διαδρομή </w:t>
      </w:r>
      <w:r w:rsidR="009423AF">
        <w:t>WalkA</w:t>
      </w:r>
      <w:r w:rsidR="009423AF" w:rsidRPr="002057AA">
        <w:rPr>
          <w:lang w:val="el-GR"/>
        </w:rPr>
        <w:t xml:space="preserve">, ο τελευταίος κόμβος είναι ο </w:t>
      </w:r>
      <w:r w:rsidR="009423AF">
        <w:t>z</w:t>
      </w:r>
      <w:r w:rsidR="009423AF" w:rsidRPr="002057AA">
        <w:rPr>
          <w:lang w:val="el-GR"/>
        </w:rPr>
        <w:t xml:space="preserve"> με ώρα αναχώρησης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z</m:t>
            </m:r>
          </m:sub>
        </m:sSub>
        <m:r>
          <w:rPr>
            <w:rFonts w:ascii="Cambria Math" w:hAnsi="Cambria Math"/>
            <w:lang w:val="el-GR"/>
          </w:rPr>
          <m:t>=420</m:t>
        </m:r>
      </m:oMath>
      <w:r w:rsidR="009423AF" w:rsidRPr="002057AA">
        <w:rPr>
          <w:lang w:val="el-GR"/>
        </w:rPr>
        <w:t xml:space="preserve"> και </w:t>
      </w:r>
      <m:oMath>
        <m:r>
          <w:rPr>
            <w:rFonts w:ascii="Cambria Math" w:hAnsi="Cambria Math"/>
            <w:lang w:val="el-GR"/>
          </w:rPr>
          <m:t>maxShif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z</m:t>
            </m:r>
          </m:sub>
        </m:sSub>
        <m:r>
          <w:rPr>
            <w:rFonts w:ascii="Cambria Math" w:hAnsi="Cambria Math"/>
            <w:lang w:val="el-GR"/>
          </w:rPr>
          <m:t>=</m:t>
        </m:r>
        <m:r>
          <w:ins w:id="2533" w:author="Στάθης Καπ" w:date="2023-02-02T00:06:00Z">
            <w:rPr>
              <w:rFonts w:ascii="Cambria Math" w:hAnsi="Cambria Math"/>
              <w:lang w:val="el-GR"/>
            </w:rPr>
            <m:t>80</m:t>
          </w:ins>
        </m:r>
        <m:r>
          <w:del w:id="2534" w:author="Στάθης Καπ" w:date="2023-02-02T00:06:00Z">
            <w:rPr>
              <w:rFonts w:ascii="Cambria Math" w:hAnsi="Cambria Math"/>
              <w:lang w:val="el-GR"/>
            </w:rPr>
            <m:t>420</m:t>
          </w:del>
        </m:r>
      </m:oMath>
      <w:r w:rsidR="00F91473" w:rsidRPr="002F0403">
        <w:rPr>
          <w:rFonts w:eastAsiaTheme="minorEastAsia"/>
          <w:lang w:val="el-GR"/>
        </w:rPr>
        <w:t xml:space="preserve"> </w:t>
      </w:r>
      <w:r w:rsidR="009423AF" w:rsidRPr="002057AA">
        <w:rPr>
          <w:lang w:val="el-GR"/>
        </w:rPr>
        <w:t xml:space="preserve">και έστω </w:t>
      </w:r>
      <w:r w:rsidR="009423AF">
        <w:t>cnext</w:t>
      </w:r>
      <w:r w:rsidR="009423AF" w:rsidRPr="002057AA">
        <w:rPr>
          <w:lang w:val="el-GR"/>
        </w:rPr>
        <w:t xml:space="preserve"> το </w:t>
      </w:r>
      <w:r w:rsidR="009423AF">
        <w:t>weighted</w:t>
      </w:r>
      <w:r w:rsidR="009423AF" w:rsidRPr="002057AA">
        <w:rPr>
          <w:lang w:val="el-GR"/>
        </w:rPr>
        <w:t xml:space="preserve"> </w:t>
      </w:r>
      <w:r w:rsidR="009423AF">
        <w:t>centroid</w:t>
      </w:r>
      <w:r w:rsidR="009423AF" w:rsidRPr="002057AA">
        <w:rPr>
          <w:lang w:val="el-GR"/>
        </w:rPr>
        <w:t xml:space="preserve"> της επόμενης διαδρομής</w:t>
      </w:r>
      <w:ins w:id="2535" w:author="Στάθης Καπ" w:date="2023-02-02T10:32:00Z">
        <w:r w:rsidR="00CD50FF">
          <w:rPr>
            <w:lang w:val="el-GR"/>
          </w:rPr>
          <w:t xml:space="preserve"> με</w:t>
        </w:r>
      </w:ins>
      <w:del w:id="2536" w:author="Στάθης Καπ" w:date="2023-02-02T10:32:00Z">
        <w:r w:rsidR="009423AF" w:rsidRPr="002057AA" w:rsidDel="00CD50FF">
          <w:rPr>
            <w:lang w:val="el-GR"/>
          </w:rPr>
          <w:delText>. Εάν</w:delText>
        </w:r>
      </w:del>
      <w:r w:rsidR="009423AF" w:rsidRPr="002057AA">
        <w:rPr>
          <w:lang w:val="el-GR"/>
        </w:rPr>
        <w:t xml:space="preserve"> </w:t>
      </w:r>
      <w:commentRangeStart w:id="2537"/>
      <m:oMath>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z→cnext</m:t>
            </m:r>
          </m:sub>
        </m:sSub>
        <m:r>
          <w:rPr>
            <w:rFonts w:ascii="Cambria Math" w:hAnsi="Cambria Math"/>
            <w:lang w:val="el-GR"/>
          </w:rPr>
          <m:t>=100</m:t>
        </m:r>
        <w:commentRangeEnd w:id="2537"/>
        <m:r>
          <m:rPr>
            <m:sty m:val="p"/>
          </m:rPr>
          <w:rPr>
            <w:rStyle w:val="CommentReference"/>
          </w:rPr>
          <w:commentReference w:id="2537"/>
        </m:r>
      </m:oMath>
      <w:ins w:id="2538" w:author="Στάθης Καπ" w:date="2023-02-02T10:32:00Z">
        <w:r w:rsidR="00CD50FF">
          <w:rPr>
            <w:lang w:val="el-GR"/>
          </w:rPr>
          <w:t xml:space="preserve">. </w:t>
        </w:r>
      </w:ins>
      <w:del w:id="2539" w:author="Στάθης Καπ" w:date="2023-02-02T10:32:00Z">
        <w:r w:rsidR="009423AF" w:rsidRPr="002057AA" w:rsidDel="00CD50FF">
          <w:rPr>
            <w:lang w:val="el-GR"/>
          </w:rPr>
          <w:delText xml:space="preserve">, τότε </w:delText>
        </w:r>
      </w:del>
      <w:ins w:id="2540" w:author="Στάθης Καπ" w:date="2023-02-02T10:32:00Z">
        <w:r w:rsidR="00CD50FF">
          <w:rPr>
            <w:lang w:val="el-GR"/>
          </w:rPr>
          <w:t>Ο</w:t>
        </w:r>
      </w:ins>
      <w:del w:id="2541" w:author="Στάθης Καπ" w:date="2023-02-02T10:32:00Z">
        <w:r w:rsidR="009423AF" w:rsidRPr="002057AA" w:rsidDel="00CD50FF">
          <w:rPr>
            <w:lang w:val="el-GR"/>
          </w:rPr>
          <w:delText>ο</w:delText>
        </w:r>
      </w:del>
      <w:r w:rsidR="009423AF" w:rsidRPr="002057AA">
        <w:rPr>
          <w:lang w:val="el-GR"/>
        </w:rPr>
        <w:t xml:space="preserve"> τελικός κόμβος </w:t>
      </w:r>
      <w:del w:id="2542" w:author="Στάθης Καπ" w:date="2023-02-02T09:31:00Z">
        <w:r w:rsidR="009423AF" w:rsidDel="00FF702D">
          <w:delText>final</w:delText>
        </w:r>
        <w:r w:rsidR="009423AF" w:rsidRPr="002057AA" w:rsidDel="00FF702D">
          <w:rPr>
            <w:lang w:val="el-GR"/>
          </w:rPr>
          <w:delText xml:space="preserve"> </w:delText>
        </w:r>
      </w:del>
      <w:ins w:id="2543" w:author="Στάθης Καπ" w:date="2023-02-02T09:32:00Z">
        <w:r w:rsidR="00226AD4">
          <w:t>ed</w:t>
        </w:r>
      </w:ins>
      <w:ins w:id="2544" w:author="Στάθης Καπ" w:date="2023-02-02T09:31:00Z">
        <w:r w:rsidR="00FF702D" w:rsidRPr="002057AA">
          <w:rPr>
            <w:lang w:val="el-GR"/>
          </w:rPr>
          <w:t xml:space="preserve"> </w:t>
        </w:r>
      </w:ins>
      <w:r w:rsidR="009423AF" w:rsidRPr="002057AA">
        <w:rPr>
          <w:lang w:val="el-GR"/>
        </w:rPr>
        <w:t xml:space="preserve">της τρέχουσας διαδρομής υπολογίζεται </w:t>
      </w:r>
      <w:ins w:id="2545" w:author="Στάθης Καπ" w:date="2023-02-02T10:32:00Z">
        <w:r w:rsidR="00CD50FF">
          <w:rPr>
            <w:lang w:val="el-GR"/>
          </w:rPr>
          <w:t>από τις σχέσεις</w:t>
        </w:r>
      </w:ins>
      <w:del w:id="2546" w:author="Στάθης Καπ" w:date="2023-02-02T10:32:00Z">
        <w:r w:rsidR="009423AF" w:rsidRPr="002057AA" w:rsidDel="00CD50FF">
          <w:rPr>
            <w:lang w:val="el-GR"/>
          </w:rPr>
          <w:delText>ως εξής</w:delText>
        </w:r>
      </w:del>
      <w:r w:rsidR="009423AF" w:rsidRPr="002057AA">
        <w:rPr>
          <w:lang w:val="el-G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547"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2548">
          <w:tblGrid>
            <w:gridCol w:w="618"/>
            <w:gridCol w:w="7601"/>
            <w:gridCol w:w="619"/>
          </w:tblGrid>
        </w:tblGridChange>
      </w:tblGrid>
      <w:tr w:rsidR="00A13A8D" w14:paraId="39177BD3" w14:textId="77777777" w:rsidTr="00603993">
        <w:trPr>
          <w:ins w:id="2549" w:author="Στάθης Καπ" w:date="2023-02-01T21:29:00Z"/>
        </w:trPr>
        <w:tc>
          <w:tcPr>
            <w:tcW w:w="350" w:type="pct"/>
            <w:tcPrChange w:id="2550" w:author="Στάθης Καπ" w:date="2023-02-01T08:48:00Z">
              <w:tcPr>
                <w:tcW w:w="350" w:type="pct"/>
              </w:tcPr>
            </w:tcPrChange>
          </w:tcPr>
          <w:p w14:paraId="0F0ABAA7" w14:textId="77777777" w:rsidR="00A13A8D" w:rsidRPr="00CD50FF" w:rsidRDefault="00A13A8D">
            <w:pPr>
              <w:spacing w:after="160"/>
              <w:rPr>
                <w:ins w:id="2551" w:author="Στάθης Καπ" w:date="2023-02-01T21:29:00Z"/>
                <w:lang w:val="el-GR"/>
              </w:rPr>
              <w:pPrChange w:id="2552" w:author="Στάθης Καπ" w:date="2023-02-01T08:46:00Z">
                <w:pPr/>
              </w:pPrChange>
            </w:pPr>
          </w:p>
        </w:tc>
        <w:tc>
          <w:tcPr>
            <w:tcW w:w="4300" w:type="pct"/>
            <w:tcPrChange w:id="2553" w:author="Στάθης Καπ" w:date="2023-02-01T08:48:00Z">
              <w:tcPr>
                <w:tcW w:w="4300" w:type="pct"/>
              </w:tcPr>
            </w:tcPrChange>
          </w:tcPr>
          <w:p w14:paraId="29A75A9B" w14:textId="3AD0E3AD" w:rsidR="00A13A8D" w:rsidRPr="005846FF" w:rsidRDefault="00A13A8D">
            <w:pPr>
              <w:spacing w:after="160"/>
              <w:rPr>
                <w:ins w:id="2554" w:author="Στάθης Καπ" w:date="2023-02-01T21:29:00Z"/>
                <w:lang w:val="el-GR"/>
              </w:rPr>
              <w:pPrChange w:id="2555" w:author="Στάθης Καπ" w:date="2023-02-01T08:46:00Z">
                <w:pPr/>
              </w:pPrChange>
            </w:pPr>
            <m:oMathPara>
              <m:oMath>
                <m:r>
                  <w:ins w:id="2556" w:author="Στάθης Καπ" w:date="2023-02-01T21:29:00Z">
                    <w:rPr>
                      <w:rFonts w:ascii="Cambria Math" w:hAnsi="Cambria Math"/>
                    </w:rPr>
                    <m:t>t=</m:t>
                  </w:ins>
                </m:r>
                <m:f>
                  <m:fPr>
                    <m:ctrlPr>
                      <w:ins w:id="2557" w:author="Στάθης Καπ" w:date="2023-02-01T21:29:00Z">
                        <w:rPr>
                          <w:rFonts w:ascii="Cambria Math" w:hAnsi="Cambria Math"/>
                          <w:i/>
                        </w:rPr>
                      </w:ins>
                    </m:ctrlPr>
                  </m:fPr>
                  <m:num>
                    <m:r>
                      <w:ins w:id="2558" w:author="Στάθης Καπ" w:date="2023-02-02T09:22:00Z">
                        <w:rPr>
                          <w:rFonts w:ascii="Cambria Math" w:hAnsi="Cambria Math"/>
                        </w:rPr>
                        <m:t>maxShif</m:t>
                      </w:ins>
                    </m:r>
                    <m:sSub>
                      <m:sSubPr>
                        <m:ctrlPr>
                          <w:ins w:id="2559" w:author="Στάθης Καπ" w:date="2023-02-02T09:22:00Z">
                            <w:rPr>
                              <w:rFonts w:ascii="Cambria Math" w:hAnsi="Cambria Math"/>
                              <w:i/>
                            </w:rPr>
                          </w:ins>
                        </m:ctrlPr>
                      </m:sSubPr>
                      <m:e>
                        <m:r>
                          <w:ins w:id="2560" w:author="Στάθης Καπ" w:date="2023-02-02T09:22:00Z">
                            <w:rPr>
                              <w:rFonts w:ascii="Cambria Math" w:hAnsi="Cambria Math"/>
                            </w:rPr>
                            <m:t>t</m:t>
                          </w:ins>
                        </m:r>
                      </m:e>
                      <m:sub>
                        <m:r>
                          <w:ins w:id="2561" w:author="Στάθης Καπ" w:date="2023-02-02T09:22:00Z">
                            <w:rPr>
                              <w:rFonts w:ascii="Cambria Math" w:hAnsi="Cambria Math"/>
                            </w:rPr>
                            <m:t>z</m:t>
                          </w:ins>
                        </m:r>
                      </m:sub>
                    </m:sSub>
                  </m:num>
                  <m:den>
                    <m:r>
                      <w:ins w:id="2562" w:author="Στάθης Καπ" w:date="2023-02-02T09:35:00Z">
                        <w:rPr>
                          <w:rFonts w:ascii="Cambria Math" w:hAnsi="Cambria Math"/>
                        </w:rPr>
                        <m:t>travelTim</m:t>
                      </w:ins>
                    </m:r>
                    <m:sSub>
                      <m:sSubPr>
                        <m:ctrlPr>
                          <w:ins w:id="2563" w:author="Στάθης Καπ" w:date="2023-02-02T09:35:00Z">
                            <w:rPr>
                              <w:rFonts w:ascii="Cambria Math" w:hAnsi="Cambria Math"/>
                              <w:i/>
                            </w:rPr>
                          </w:ins>
                        </m:ctrlPr>
                      </m:sSubPr>
                      <m:e>
                        <m:r>
                          <w:ins w:id="2564" w:author="Στάθης Καπ" w:date="2023-02-02T09:35:00Z">
                            <w:rPr>
                              <w:rFonts w:ascii="Cambria Math" w:hAnsi="Cambria Math"/>
                            </w:rPr>
                            <m:t>e</m:t>
                          </w:ins>
                        </m:r>
                      </m:e>
                      <m:sub>
                        <m:r>
                          <w:ins w:id="2565" w:author="Στάθης Καπ" w:date="2023-02-02T09:35:00Z">
                            <w:rPr>
                              <w:rFonts w:ascii="Cambria Math" w:hAnsi="Cambria Math"/>
                            </w:rPr>
                            <m:t>z→cnext</m:t>
                          </w:ins>
                        </m:r>
                      </m:sub>
                    </m:sSub>
                  </m:den>
                </m:f>
              </m:oMath>
            </m:oMathPara>
          </w:p>
        </w:tc>
        <w:tc>
          <w:tcPr>
            <w:tcW w:w="350" w:type="pct"/>
            <w:vAlign w:val="center"/>
            <w:tcPrChange w:id="2566" w:author="Στάθης Καπ" w:date="2023-02-01T08:48:00Z">
              <w:tcPr>
                <w:tcW w:w="350" w:type="pct"/>
                <w:vAlign w:val="bottom"/>
              </w:tcPr>
            </w:tcPrChange>
          </w:tcPr>
          <w:p w14:paraId="144BC028" w14:textId="48BE2613" w:rsidR="00A13A8D" w:rsidRPr="00650B05" w:rsidRDefault="00A13A8D">
            <w:pPr>
              <w:pStyle w:val="Caption"/>
              <w:spacing w:after="160"/>
              <w:rPr>
                <w:ins w:id="2567" w:author="Στάθης Καπ" w:date="2023-02-01T21:29:00Z"/>
                <w:lang w:val="el-GR"/>
              </w:rPr>
              <w:pPrChange w:id="2568" w:author="Στάθης Καπ" w:date="2023-02-01T08:47:00Z">
                <w:pPr/>
              </w:pPrChange>
            </w:pPr>
            <w:ins w:id="2569" w:author="Στάθης Καπ" w:date="2023-02-01T21:29: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2570" w:author="Στάθης Καπ" w:date="2023-02-01T21:2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2571" w:author="Στάθης Καπ" w:date="2023-02-12T06:03:00Z">
              <w:r w:rsidR="00237FE3">
                <w:rPr>
                  <w:noProof/>
                  <w:lang w:val="el-GR"/>
                </w:rPr>
                <w:t>2</w:t>
              </w:r>
            </w:ins>
            <w:del w:id="2572" w:author="Στάθης Καπ" w:date="2023-02-12T05:59:00Z">
              <w:r w:rsidDel="00237FE3">
                <w:rPr>
                  <w:noProof/>
                  <w:lang w:val="el-GR"/>
                </w:rPr>
                <w:delText>4</w:delText>
              </w:r>
            </w:del>
            <w:ins w:id="2573" w:author="Στάθης Καπ" w:date="2023-02-01T21:29:00Z">
              <w:r>
                <w:rPr>
                  <w:lang w:val="el-GR"/>
                </w:rPr>
                <w:fldChar w:fldCharType="end"/>
              </w:r>
              <w:r>
                <w:t>)</w:t>
              </w:r>
            </w:ins>
          </w:p>
        </w:tc>
      </w:tr>
      <w:tr w:rsidR="00E56844" w14:paraId="4FF895FB" w14:textId="77777777" w:rsidTr="00603993">
        <w:trPr>
          <w:ins w:id="2574" w:author="Στάθης Καπ" w:date="2023-02-01T21:29:00Z"/>
        </w:trPr>
        <w:tc>
          <w:tcPr>
            <w:tcW w:w="350" w:type="pct"/>
            <w:tcPrChange w:id="2575" w:author="Στάθης Καπ" w:date="2023-02-01T08:48:00Z">
              <w:tcPr>
                <w:tcW w:w="350" w:type="pct"/>
              </w:tcPr>
            </w:tcPrChange>
          </w:tcPr>
          <w:p w14:paraId="76E729B7" w14:textId="77777777" w:rsidR="00E56844" w:rsidRDefault="00E56844">
            <w:pPr>
              <w:spacing w:after="160"/>
              <w:rPr>
                <w:ins w:id="2576" w:author="Στάθης Καπ" w:date="2023-02-01T21:29:00Z"/>
                <w:lang w:val="el-GR"/>
              </w:rPr>
              <w:pPrChange w:id="2577" w:author="Στάθης Καπ" w:date="2023-02-01T08:46:00Z">
                <w:pPr/>
              </w:pPrChange>
            </w:pPr>
          </w:p>
        </w:tc>
        <w:tc>
          <w:tcPr>
            <w:tcW w:w="4300" w:type="pct"/>
            <w:tcPrChange w:id="2578" w:author="Στάθης Καπ" w:date="2023-02-01T08:48:00Z">
              <w:tcPr>
                <w:tcW w:w="4300" w:type="pct"/>
              </w:tcPr>
            </w:tcPrChange>
          </w:tcPr>
          <w:p w14:paraId="1D38415A" w14:textId="517B777D" w:rsidR="00E56844" w:rsidRPr="005846FF" w:rsidRDefault="00227D7C">
            <w:pPr>
              <w:spacing w:after="160"/>
              <w:rPr>
                <w:ins w:id="2579" w:author="Στάθης Καπ" w:date="2023-02-01T21:29:00Z"/>
                <w:lang w:val="el-GR"/>
              </w:rPr>
              <w:pPrChange w:id="2580" w:author="Στάθης Καπ" w:date="2023-02-01T08:46:00Z">
                <w:pPr/>
              </w:pPrChange>
            </w:pPr>
            <m:oMathPara>
              <m:oMath>
                <m:sSub>
                  <m:sSubPr>
                    <m:ctrlPr>
                      <w:ins w:id="2581" w:author="Στάθης Καπ" w:date="2023-02-02T10:29:00Z">
                        <w:rPr>
                          <w:rFonts w:ascii="Cambria Math" w:hAnsi="Cambria Math"/>
                          <w:i/>
                        </w:rPr>
                      </w:ins>
                    </m:ctrlPr>
                  </m:sSubPr>
                  <m:e>
                    <m:d>
                      <m:dPr>
                        <m:ctrlPr>
                          <w:ins w:id="2582" w:author="Στάθης Καπ" w:date="2023-02-02T10:29:00Z">
                            <w:rPr>
                              <w:rFonts w:ascii="Cambria Math" w:hAnsi="Cambria Math"/>
                              <w:i/>
                            </w:rPr>
                          </w:ins>
                        </m:ctrlPr>
                      </m:dPr>
                      <m:e>
                        <m:r>
                          <w:ins w:id="2583" w:author="Στάθης Καπ" w:date="2023-02-02T10:29:00Z">
                            <w:rPr>
                              <w:rFonts w:ascii="Cambria Math" w:hAnsi="Cambria Math"/>
                            </w:rPr>
                            <m:t>x,y</m:t>
                          </w:ins>
                        </m:r>
                      </m:e>
                    </m:d>
                  </m:e>
                  <m:sub>
                    <m:r>
                      <w:ins w:id="2584" w:author="Στάθης Καπ" w:date="2023-02-02T10:29:00Z">
                        <w:rPr>
                          <w:rFonts w:ascii="Cambria Math" w:hAnsi="Cambria Math"/>
                        </w:rPr>
                        <m:t>ed</m:t>
                      </w:ins>
                    </m:r>
                  </m:sub>
                </m:sSub>
                <m:r>
                  <w:ins w:id="2585" w:author="Στάθης Καπ" w:date="2023-02-01T21:29:00Z">
                    <w:rPr>
                      <w:rFonts w:ascii="Cambria Math" w:hAnsi="Cambria Math"/>
                    </w:rPr>
                    <m:t>=((1-t)∙</m:t>
                  </w:ins>
                </m:r>
                <m:sSub>
                  <m:sSubPr>
                    <m:ctrlPr>
                      <w:ins w:id="2586" w:author="Στάθης Καπ" w:date="2023-02-01T21:29:00Z">
                        <w:rPr>
                          <w:rFonts w:ascii="Cambria Math" w:hAnsi="Cambria Math"/>
                          <w:i/>
                        </w:rPr>
                      </w:ins>
                    </m:ctrlPr>
                  </m:sSubPr>
                  <m:e>
                    <m:r>
                      <w:ins w:id="2587" w:author="Στάθης Καπ" w:date="2023-02-01T21:29:00Z">
                        <w:rPr>
                          <w:rFonts w:ascii="Cambria Math" w:hAnsi="Cambria Math"/>
                        </w:rPr>
                        <m:t>x</m:t>
                      </w:ins>
                    </m:r>
                  </m:e>
                  <m:sub>
                    <m:r>
                      <w:ins w:id="2588" w:author="Στάθης Καπ" w:date="2023-02-01T21:29:00Z">
                        <w:rPr>
                          <w:rFonts w:ascii="Cambria Math" w:hAnsi="Cambria Math"/>
                        </w:rPr>
                        <m:t>z</m:t>
                      </w:ins>
                    </m:r>
                  </m:sub>
                </m:sSub>
                <m:r>
                  <w:ins w:id="2589" w:author="Στάθης Καπ" w:date="2023-02-01T21:29:00Z">
                    <w:rPr>
                      <w:rFonts w:ascii="Cambria Math" w:hAnsi="Cambria Math"/>
                    </w:rPr>
                    <m:t>+t∙</m:t>
                  </w:ins>
                </m:r>
                <m:sSub>
                  <m:sSubPr>
                    <m:ctrlPr>
                      <w:ins w:id="2590" w:author="Στάθης Καπ" w:date="2023-02-01T21:29:00Z">
                        <w:rPr>
                          <w:rFonts w:ascii="Cambria Math" w:hAnsi="Cambria Math"/>
                          <w:i/>
                        </w:rPr>
                      </w:ins>
                    </m:ctrlPr>
                  </m:sSubPr>
                  <m:e>
                    <m:r>
                      <w:ins w:id="2591" w:author="Στάθης Καπ" w:date="2023-02-01T21:29:00Z">
                        <w:rPr>
                          <w:rFonts w:ascii="Cambria Math" w:hAnsi="Cambria Math"/>
                        </w:rPr>
                        <m:t>x</m:t>
                      </w:ins>
                    </m:r>
                  </m:e>
                  <m:sub>
                    <m:r>
                      <w:ins w:id="2592" w:author="Στάθης Καπ" w:date="2023-02-01T21:29:00Z">
                        <w:rPr>
                          <w:rFonts w:ascii="Cambria Math" w:hAnsi="Cambria Math"/>
                        </w:rPr>
                        <m:t>cnext</m:t>
                      </w:ins>
                    </m:r>
                  </m:sub>
                </m:sSub>
                <m:r>
                  <w:ins w:id="2593" w:author="Στάθης Καπ" w:date="2023-02-01T21:29:00Z">
                    <w:rPr>
                      <w:rFonts w:ascii="Cambria Math" w:hAnsi="Cambria Math"/>
                    </w:rPr>
                    <m:t>, (1-t)∙</m:t>
                  </w:ins>
                </m:r>
                <m:sSub>
                  <m:sSubPr>
                    <m:ctrlPr>
                      <w:ins w:id="2594" w:author="Στάθης Καπ" w:date="2023-02-01T21:29:00Z">
                        <w:rPr>
                          <w:rFonts w:ascii="Cambria Math" w:hAnsi="Cambria Math"/>
                          <w:i/>
                        </w:rPr>
                      </w:ins>
                    </m:ctrlPr>
                  </m:sSubPr>
                  <m:e>
                    <m:r>
                      <w:ins w:id="2595" w:author="Στάθης Καπ" w:date="2023-02-01T21:29:00Z">
                        <w:rPr>
                          <w:rFonts w:ascii="Cambria Math" w:hAnsi="Cambria Math"/>
                        </w:rPr>
                        <m:t>y</m:t>
                      </w:ins>
                    </m:r>
                  </m:e>
                  <m:sub>
                    <m:r>
                      <w:ins w:id="2596" w:author="Στάθης Καπ" w:date="2023-02-01T21:29:00Z">
                        <w:rPr>
                          <w:rFonts w:ascii="Cambria Math" w:hAnsi="Cambria Math"/>
                        </w:rPr>
                        <m:t>z</m:t>
                      </w:ins>
                    </m:r>
                  </m:sub>
                </m:sSub>
                <m:r>
                  <w:ins w:id="2597" w:author="Στάθης Καπ" w:date="2023-02-01T21:29:00Z">
                    <w:rPr>
                      <w:rFonts w:ascii="Cambria Math" w:hAnsi="Cambria Math"/>
                    </w:rPr>
                    <m:t>+t∙</m:t>
                  </w:ins>
                </m:r>
                <m:sSub>
                  <m:sSubPr>
                    <m:ctrlPr>
                      <w:ins w:id="2598" w:author="Στάθης Καπ" w:date="2023-02-01T21:29:00Z">
                        <w:rPr>
                          <w:rFonts w:ascii="Cambria Math" w:hAnsi="Cambria Math"/>
                          <w:i/>
                        </w:rPr>
                      </w:ins>
                    </m:ctrlPr>
                  </m:sSubPr>
                  <m:e>
                    <m:r>
                      <w:ins w:id="2599" w:author="Στάθης Καπ" w:date="2023-02-01T21:29:00Z">
                        <w:rPr>
                          <w:rFonts w:ascii="Cambria Math" w:hAnsi="Cambria Math"/>
                        </w:rPr>
                        <m:t>y</m:t>
                      </w:ins>
                    </m:r>
                  </m:e>
                  <m:sub>
                    <m:r>
                      <w:ins w:id="2600" w:author="Στάθης Καπ" w:date="2023-02-01T21:29:00Z">
                        <w:rPr>
                          <w:rFonts w:ascii="Cambria Math" w:hAnsi="Cambria Math"/>
                        </w:rPr>
                        <m:t>cnext</m:t>
                      </w:ins>
                    </m:r>
                  </m:sub>
                </m:sSub>
                <m:r>
                  <w:ins w:id="2601" w:author="Στάθης Καπ" w:date="2023-02-01T21:29:00Z">
                    <w:rPr>
                      <w:rFonts w:ascii="Cambria Math" w:hAnsi="Cambria Math"/>
                    </w:rPr>
                    <m:t>)</m:t>
                  </w:ins>
                </m:r>
              </m:oMath>
            </m:oMathPara>
          </w:p>
        </w:tc>
        <w:tc>
          <w:tcPr>
            <w:tcW w:w="350" w:type="pct"/>
            <w:vAlign w:val="center"/>
            <w:tcPrChange w:id="2602" w:author="Στάθης Καπ" w:date="2023-02-01T08:48:00Z">
              <w:tcPr>
                <w:tcW w:w="350" w:type="pct"/>
                <w:vAlign w:val="bottom"/>
              </w:tcPr>
            </w:tcPrChange>
          </w:tcPr>
          <w:p w14:paraId="122FD484" w14:textId="1D662665" w:rsidR="00E56844" w:rsidRPr="00603993" w:rsidRDefault="00E56844">
            <w:pPr>
              <w:pStyle w:val="Caption"/>
              <w:spacing w:after="160"/>
              <w:rPr>
                <w:ins w:id="2603" w:author="Στάθης Καπ" w:date="2023-02-01T21:29:00Z"/>
                <w:rPrChange w:id="2604" w:author="Στάθης Καπ" w:date="2023-02-01T08:49:00Z">
                  <w:rPr>
                    <w:ins w:id="2605" w:author="Στάθης Καπ" w:date="2023-02-01T21:29:00Z"/>
                    <w:lang w:val="el-GR"/>
                  </w:rPr>
                </w:rPrChange>
              </w:rPr>
              <w:pPrChange w:id="2606" w:author="Στάθης Καπ" w:date="2023-02-01T08:47:00Z">
                <w:pPr/>
              </w:pPrChange>
            </w:pPr>
            <w:ins w:id="2607" w:author="Στάθης Καπ" w:date="2023-02-01T21:29: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2608" w:author="Στάθης Καπ" w:date="2023-02-01T21:2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2609" w:author="Στάθης Καπ" w:date="2023-02-12T06:03:00Z">
              <w:r w:rsidR="00237FE3">
                <w:rPr>
                  <w:noProof/>
                  <w:lang w:val="el-GR"/>
                </w:rPr>
                <w:t>3</w:t>
              </w:r>
            </w:ins>
            <w:del w:id="2610" w:author="Στάθης Καπ" w:date="2023-02-12T05:59:00Z">
              <w:r w:rsidDel="00237FE3">
                <w:rPr>
                  <w:noProof/>
                  <w:lang w:val="el-GR"/>
                </w:rPr>
                <w:delText>5</w:delText>
              </w:r>
            </w:del>
            <w:ins w:id="2611" w:author="Στάθης Καπ" w:date="2023-02-01T21:29:00Z">
              <w:r>
                <w:rPr>
                  <w:lang w:val="el-GR"/>
                </w:rPr>
                <w:fldChar w:fldCharType="end"/>
              </w:r>
              <w:r>
                <w:t>)</w:t>
              </w:r>
            </w:ins>
          </w:p>
        </w:tc>
      </w:tr>
    </w:tbl>
    <w:p w14:paraId="5FA596FD" w14:textId="77777777" w:rsidR="003E4AE0" w:rsidRPr="002057AA" w:rsidDel="003E4AE0" w:rsidRDefault="003E4AE0" w:rsidP="002057AA">
      <w:pPr>
        <w:pStyle w:val="ListParagraph"/>
        <w:rPr>
          <w:del w:id="2612" w:author="Στάθης Καπ" w:date="2023-02-01T21:28:00Z"/>
          <w:rFonts w:eastAsiaTheme="minorEastAsia"/>
          <w:lang w:val="el-GR"/>
        </w:rPr>
      </w:pPr>
    </w:p>
    <w:p w14:paraId="748B8A46" w14:textId="00693868" w:rsidR="002057AA" w:rsidRPr="002057AA" w:rsidDel="003E4AE0" w:rsidRDefault="002057AA" w:rsidP="002057AA">
      <w:pPr>
        <w:pStyle w:val="ListParagraph"/>
        <w:rPr>
          <w:del w:id="2613" w:author="Στάθης Καπ" w:date="2023-02-01T21:28:00Z"/>
          <w:rFonts w:eastAsiaTheme="minorEastAsia"/>
          <w:lang w:val="el-GR"/>
        </w:rPr>
      </w:pPr>
      <m:oMathPara>
        <m:oMath>
          <m:r>
            <w:del w:id="2614" w:author="Στάθης Καπ" w:date="2023-02-01T21:28:00Z">
              <w:rPr>
                <w:rFonts w:ascii="Cambria Math" w:hAnsi="Cambria Math"/>
                <w:lang w:val="el-GR"/>
              </w:rPr>
              <m:t>d=distance(z, cnext)</m:t>
            </w:del>
          </m:r>
        </m:oMath>
      </m:oMathPara>
    </w:p>
    <w:p w14:paraId="1D657AD1" w14:textId="5723B1D1" w:rsidR="002057AA" w:rsidRPr="00390401" w:rsidDel="003E4AE0" w:rsidRDefault="00390401" w:rsidP="002057AA">
      <w:pPr>
        <w:pStyle w:val="ListParagraph"/>
        <w:rPr>
          <w:del w:id="2615" w:author="Στάθης Καπ" w:date="2023-02-01T21:28:00Z"/>
          <w:rFonts w:eastAsiaTheme="minorEastAsia"/>
        </w:rPr>
      </w:pPr>
      <m:oMathPara>
        <m:oMath>
          <m:r>
            <w:del w:id="2616" w:author="Στάθης Καπ" w:date="2023-02-01T21:28:00Z">
              <w:rPr>
                <w:rFonts w:ascii="Cambria Math" w:hAnsi="Cambria Math"/>
              </w:rPr>
              <m:t>dt=maxShif</m:t>
            </w:del>
          </m:r>
          <m:sSub>
            <m:sSubPr>
              <m:ctrlPr>
                <w:del w:id="2617" w:author="Στάθης Καπ" w:date="2023-02-01T21:28:00Z">
                  <w:rPr>
                    <w:rFonts w:ascii="Cambria Math" w:hAnsi="Cambria Math"/>
                    <w:i/>
                  </w:rPr>
                </w:del>
              </m:ctrlPr>
            </m:sSubPr>
            <m:e>
              <m:r>
                <w:del w:id="2618" w:author="Στάθης Καπ" w:date="2023-02-01T21:28:00Z">
                  <w:rPr>
                    <w:rFonts w:ascii="Cambria Math" w:hAnsi="Cambria Math"/>
                  </w:rPr>
                  <m:t>t</m:t>
                </w:del>
              </m:r>
            </m:e>
            <m:sub>
              <m:r>
                <w:del w:id="2619" w:author="Στάθης Καπ" w:date="2023-02-01T21:28:00Z">
                  <w:rPr>
                    <w:rFonts w:ascii="Cambria Math" w:hAnsi="Cambria Math"/>
                  </w:rPr>
                  <m:t>z</m:t>
                </w:del>
              </m:r>
            </m:sub>
          </m:sSub>
          <w:commentRangeStart w:id="2620"/>
          <m:r>
            <w:del w:id="2621" w:author="Στάθης Καπ" w:date="2023-02-01T21:28:00Z">
              <w:rPr>
                <w:rFonts w:ascii="Cambria Math" w:hAnsi="Cambria Math"/>
              </w:rPr>
              <m:t>-depTim</m:t>
            </w:del>
          </m:r>
          <m:sSub>
            <m:sSubPr>
              <m:ctrlPr>
                <w:del w:id="2622" w:author="Στάθης Καπ" w:date="2023-02-01T21:28:00Z">
                  <w:rPr>
                    <w:rFonts w:ascii="Cambria Math" w:hAnsi="Cambria Math"/>
                    <w:i/>
                  </w:rPr>
                </w:del>
              </m:ctrlPr>
            </m:sSubPr>
            <m:e>
              <m:r>
                <w:del w:id="2623" w:author="Στάθης Καπ" w:date="2023-02-01T21:28:00Z">
                  <w:rPr>
                    <w:rFonts w:ascii="Cambria Math" w:hAnsi="Cambria Math"/>
                  </w:rPr>
                  <m:t>e</m:t>
                </w:del>
              </m:r>
            </m:e>
            <m:sub>
              <m:r>
                <w:del w:id="2624" w:author="Στάθης Καπ" w:date="2023-02-01T21:28:00Z">
                  <w:rPr>
                    <w:rFonts w:ascii="Cambria Math" w:hAnsi="Cambria Math"/>
                  </w:rPr>
                  <m:t>z</m:t>
                </w:del>
              </m:r>
            </m:sub>
          </m:sSub>
          <w:commentRangeEnd w:id="2620"/>
          <m:r>
            <w:del w:id="2625" w:author="Στάθης Καπ" w:date="2023-02-01T21:28:00Z">
              <m:rPr>
                <m:sty m:val="p"/>
              </m:rPr>
              <w:rPr>
                <w:rStyle w:val="CommentReference"/>
              </w:rPr>
              <w:commentReference w:id="2620"/>
            </w:del>
          </m:r>
        </m:oMath>
      </m:oMathPara>
    </w:p>
    <w:p w14:paraId="6842FDC4" w14:textId="3AEB3E68" w:rsidR="00390401" w:rsidRPr="00390401" w:rsidDel="003E4AE0" w:rsidRDefault="00390401" w:rsidP="002057AA">
      <w:pPr>
        <w:pStyle w:val="ListParagraph"/>
        <w:rPr>
          <w:del w:id="2626" w:author="Στάθης Καπ" w:date="2023-02-01T21:28:00Z"/>
          <w:rFonts w:eastAsiaTheme="minorEastAsia"/>
        </w:rPr>
      </w:pPr>
      <m:oMathPara>
        <m:oMath>
          <m:r>
            <w:del w:id="2627" w:author="Στάθης Καπ" w:date="2023-02-01T21:28:00Z">
              <w:rPr>
                <w:rFonts w:ascii="Cambria Math" w:hAnsi="Cambria Math"/>
              </w:rPr>
              <m:t>t=</m:t>
            </w:del>
          </m:r>
          <m:f>
            <m:fPr>
              <m:ctrlPr>
                <w:del w:id="2628" w:author="Στάθης Καπ" w:date="2023-02-01T21:28:00Z">
                  <w:rPr>
                    <w:rFonts w:ascii="Cambria Math" w:hAnsi="Cambria Math"/>
                    <w:i/>
                  </w:rPr>
                </w:del>
              </m:ctrlPr>
            </m:fPr>
            <m:num>
              <m:r>
                <w:del w:id="2629" w:author="Στάθης Καπ" w:date="2023-02-01T21:28:00Z">
                  <w:rPr>
                    <w:rFonts w:ascii="Cambria Math" w:hAnsi="Cambria Math"/>
                  </w:rPr>
                  <m:t>dt</m:t>
                </w:del>
              </m:r>
            </m:num>
            <m:den>
              <m:r>
                <w:del w:id="2630" w:author="Στάθης Καπ" w:date="2023-02-01T21:28:00Z">
                  <w:rPr>
                    <w:rFonts w:ascii="Cambria Math" w:hAnsi="Cambria Math"/>
                  </w:rPr>
                  <m:t>d</m:t>
                </w:del>
              </m:r>
            </m:den>
          </m:f>
        </m:oMath>
      </m:oMathPara>
    </w:p>
    <w:p w14:paraId="20A8E3D9" w14:textId="490BF7CD" w:rsidR="00390401" w:rsidRPr="00E46619" w:rsidDel="003E4AE0" w:rsidRDefault="00390401" w:rsidP="002057AA">
      <w:pPr>
        <w:pStyle w:val="ListParagraph"/>
        <w:rPr>
          <w:del w:id="2631" w:author="Στάθης Καπ" w:date="2023-02-01T21:28:00Z"/>
          <w:rFonts w:eastAsiaTheme="minorEastAsia"/>
        </w:rPr>
      </w:pPr>
      <m:oMathPara>
        <m:oMath>
          <m:r>
            <w:del w:id="2632" w:author="Στάθης Καπ" w:date="2023-02-01T21:28:00Z">
              <w:rPr>
                <w:rFonts w:ascii="Cambria Math" w:hAnsi="Cambria Math"/>
              </w:rPr>
              <m:t>final=((1-t)∙</m:t>
            </w:del>
          </m:r>
          <m:sSub>
            <m:sSubPr>
              <m:ctrlPr>
                <w:del w:id="2633" w:author="Στάθης Καπ" w:date="2023-02-01T21:28:00Z">
                  <w:rPr>
                    <w:rFonts w:ascii="Cambria Math" w:hAnsi="Cambria Math"/>
                    <w:i/>
                  </w:rPr>
                </w:del>
              </m:ctrlPr>
            </m:sSubPr>
            <m:e>
              <m:r>
                <w:del w:id="2634" w:author="Στάθης Καπ" w:date="2023-02-01T21:28:00Z">
                  <w:rPr>
                    <w:rFonts w:ascii="Cambria Math" w:hAnsi="Cambria Math"/>
                  </w:rPr>
                  <m:t>x</m:t>
                </w:del>
              </m:r>
            </m:e>
            <m:sub>
              <m:r>
                <w:del w:id="2635" w:author="Στάθης Καπ" w:date="2023-02-01T21:28:00Z">
                  <w:rPr>
                    <w:rFonts w:ascii="Cambria Math" w:hAnsi="Cambria Math"/>
                  </w:rPr>
                  <m:t>z</m:t>
                </w:del>
              </m:r>
            </m:sub>
          </m:sSub>
          <m:r>
            <w:del w:id="2636" w:author="Στάθης Καπ" w:date="2023-02-01T21:28:00Z">
              <w:rPr>
                <w:rFonts w:ascii="Cambria Math" w:hAnsi="Cambria Math"/>
              </w:rPr>
              <m:t>+t∙</m:t>
            </w:del>
          </m:r>
          <m:sSub>
            <m:sSubPr>
              <m:ctrlPr>
                <w:del w:id="2637" w:author="Στάθης Καπ" w:date="2023-02-01T21:28:00Z">
                  <w:rPr>
                    <w:rFonts w:ascii="Cambria Math" w:hAnsi="Cambria Math"/>
                    <w:i/>
                  </w:rPr>
                </w:del>
              </m:ctrlPr>
            </m:sSubPr>
            <m:e>
              <m:r>
                <w:del w:id="2638" w:author="Στάθης Καπ" w:date="2023-02-01T21:28:00Z">
                  <w:rPr>
                    <w:rFonts w:ascii="Cambria Math" w:hAnsi="Cambria Math"/>
                  </w:rPr>
                  <m:t>x</m:t>
                </w:del>
              </m:r>
            </m:e>
            <m:sub>
              <m:r>
                <w:del w:id="2639" w:author="Στάθης Καπ" w:date="2023-02-01T21:28:00Z">
                  <w:rPr>
                    <w:rFonts w:ascii="Cambria Math" w:hAnsi="Cambria Math"/>
                  </w:rPr>
                  <m:t>cnext</m:t>
                </w:del>
              </m:r>
            </m:sub>
          </m:sSub>
          <m:r>
            <w:del w:id="2640" w:author="Στάθης Καπ" w:date="2023-02-01T21:28:00Z">
              <w:rPr>
                <w:rFonts w:ascii="Cambria Math" w:hAnsi="Cambria Math"/>
              </w:rPr>
              <m:t>, (1-t)∙</m:t>
            </w:del>
          </m:r>
          <m:sSub>
            <m:sSubPr>
              <m:ctrlPr>
                <w:del w:id="2641" w:author="Στάθης Καπ" w:date="2023-02-01T21:28:00Z">
                  <w:rPr>
                    <w:rFonts w:ascii="Cambria Math" w:hAnsi="Cambria Math"/>
                    <w:i/>
                  </w:rPr>
                </w:del>
              </m:ctrlPr>
            </m:sSubPr>
            <m:e>
              <m:r>
                <w:del w:id="2642" w:author="Στάθης Καπ" w:date="2023-02-01T21:28:00Z">
                  <w:rPr>
                    <w:rFonts w:ascii="Cambria Math" w:hAnsi="Cambria Math"/>
                  </w:rPr>
                  <m:t>y</m:t>
                </w:del>
              </m:r>
            </m:e>
            <m:sub>
              <m:r>
                <w:del w:id="2643" w:author="Στάθης Καπ" w:date="2023-02-01T21:28:00Z">
                  <w:rPr>
                    <w:rFonts w:ascii="Cambria Math" w:hAnsi="Cambria Math"/>
                  </w:rPr>
                  <m:t>z</m:t>
                </w:del>
              </m:r>
            </m:sub>
          </m:sSub>
          <m:r>
            <w:del w:id="2644" w:author="Στάθης Καπ" w:date="2023-02-01T21:28:00Z">
              <w:rPr>
                <w:rFonts w:ascii="Cambria Math" w:hAnsi="Cambria Math"/>
              </w:rPr>
              <m:t>+t∙</m:t>
            </w:del>
          </m:r>
          <m:sSub>
            <m:sSubPr>
              <m:ctrlPr>
                <w:del w:id="2645" w:author="Στάθης Καπ" w:date="2023-02-01T21:28:00Z">
                  <w:rPr>
                    <w:rFonts w:ascii="Cambria Math" w:hAnsi="Cambria Math"/>
                    <w:i/>
                  </w:rPr>
                </w:del>
              </m:ctrlPr>
            </m:sSubPr>
            <m:e>
              <m:r>
                <w:del w:id="2646" w:author="Στάθης Καπ" w:date="2023-02-01T21:28:00Z">
                  <w:rPr>
                    <w:rFonts w:ascii="Cambria Math" w:hAnsi="Cambria Math"/>
                  </w:rPr>
                  <m:t>y</m:t>
                </w:del>
              </m:r>
            </m:e>
            <m:sub>
              <m:r>
                <w:del w:id="2647" w:author="Στάθης Καπ" w:date="2023-02-01T21:28:00Z">
                  <w:rPr>
                    <w:rFonts w:ascii="Cambria Math" w:hAnsi="Cambria Math"/>
                  </w:rPr>
                  <m:t>cnext</m:t>
                </w:del>
              </m:r>
            </m:sub>
          </m:sSub>
          <m:r>
            <w:del w:id="2648" w:author="Στάθης Καπ" w:date="2023-02-01T21:28:00Z">
              <w:rPr>
                <w:rFonts w:ascii="Cambria Math" w:hAnsi="Cambria Math"/>
              </w:rPr>
              <m:t>)</m:t>
            </w:del>
          </m:r>
        </m:oMath>
      </m:oMathPara>
    </w:p>
    <w:p w14:paraId="333D9E5B" w14:textId="732F03A7" w:rsidR="00E46619" w:rsidRPr="00390401" w:rsidDel="005212E1" w:rsidRDefault="00E46619" w:rsidP="002057AA">
      <w:pPr>
        <w:pStyle w:val="ListParagraph"/>
        <w:rPr>
          <w:del w:id="2649" w:author="Στάθης Καπ" w:date="2023-02-01T21:30:00Z"/>
          <w:rFonts w:eastAsiaTheme="minorEastAsia"/>
        </w:rPr>
      </w:pPr>
    </w:p>
    <w:p w14:paraId="25CB0F10" w14:textId="427B2403" w:rsidR="005513E7" w:rsidRDefault="00986AC7" w:rsidP="00533FD6">
      <w:pPr>
        <w:pStyle w:val="ListParagraph"/>
        <w:rPr>
          <w:lang w:val="el-GR"/>
        </w:rPr>
      </w:pPr>
      <w:r w:rsidRPr="0066528E">
        <w:rPr>
          <w:lang w:val="el-GR"/>
        </w:rPr>
        <w:t xml:space="preserve">Από τη διαδικασία αυτή, θα προκύψει </w:t>
      </w:r>
      <w:ins w:id="2650" w:author="Στάθης Καπ" w:date="2023-02-02T09:32:00Z">
        <w:r w:rsidR="00A0283E">
          <w:rPr>
            <w:lang w:val="el-GR"/>
          </w:rPr>
          <w:t xml:space="preserve">ο τελικός </w:t>
        </w:r>
      </w:ins>
      <w:del w:id="2651" w:author="Στάθης Καπ" w:date="2023-02-02T09:32:00Z">
        <w:r w:rsidRPr="0066528E" w:rsidDel="00A0283E">
          <w:rPr>
            <w:lang w:val="el-GR"/>
          </w:rPr>
          <w:delText xml:space="preserve">ένας </w:delText>
        </w:r>
        <w:r w:rsidR="00BB11A5" w:rsidRPr="0066528E" w:rsidDel="00A0283E">
          <w:rPr>
            <w:lang w:val="el-GR"/>
          </w:rPr>
          <w:delText>ενδιάμεσος</w:delText>
        </w:r>
        <w:r w:rsidRPr="0066528E" w:rsidDel="00A0283E">
          <w:rPr>
            <w:lang w:val="el-GR"/>
          </w:rPr>
          <w:delText xml:space="preserve"> </w:delText>
        </w:r>
      </w:del>
      <w:r w:rsidRPr="0066528E">
        <w:rPr>
          <w:lang w:val="el-GR"/>
        </w:rPr>
        <w:t>κόμβος</w:t>
      </w:r>
      <w:ins w:id="2652" w:author="Στάθης Καπ" w:date="2023-02-02T09:31:00Z">
        <w:r w:rsidR="006F4537" w:rsidRPr="006F4537">
          <w:rPr>
            <w:lang w:val="el-GR"/>
            <w:rPrChange w:id="2653" w:author="Στάθης Καπ" w:date="2023-02-02T09:31:00Z">
              <w:rPr/>
            </w:rPrChange>
          </w:rPr>
          <w:t xml:space="preserve"> </w:t>
        </w:r>
      </w:ins>
      <w:ins w:id="2654" w:author="Στάθης Καπ" w:date="2023-02-02T09:32:00Z">
        <w:r w:rsidR="00FE21B5">
          <w:t>ed</w:t>
        </w:r>
      </w:ins>
      <w:r w:rsidRPr="0066528E">
        <w:rPr>
          <w:lang w:val="el-GR"/>
        </w:rPr>
        <w:t xml:space="preserve"> με χρόνο άφιξης </w:t>
      </w:r>
      <w:ins w:id="2655" w:author="Στάθης Καπ" w:date="2023-02-02T09:33:00Z">
        <w:r w:rsidR="00E06BC9">
          <w:rPr>
            <w:lang w:val="el-GR"/>
          </w:rPr>
          <w:t xml:space="preserve">και αναχώρησης </w:t>
        </w:r>
      </w:ins>
      <m:oMath>
        <m:r>
          <w:rPr>
            <w:rFonts w:ascii="Cambria Math" w:hAnsi="Cambria Math"/>
            <w:lang w:val="el-GR"/>
          </w:rPr>
          <m:t>arrTim</m:t>
        </m:r>
        <m:sSub>
          <m:sSubPr>
            <m:ctrlPr>
              <w:rPr>
                <w:rFonts w:ascii="Cambria Math" w:hAnsi="Cambria Math"/>
                <w:i/>
                <w:lang w:val="el-GR"/>
              </w:rPr>
            </m:ctrlPr>
          </m:sSubPr>
          <m:e>
            <m:r>
              <w:rPr>
                <w:rFonts w:ascii="Cambria Math" w:hAnsi="Cambria Math"/>
                <w:lang w:val="el-GR"/>
              </w:rPr>
              <m:t>e</m:t>
            </m:r>
          </m:e>
          <m:sub>
            <m:r>
              <w:ins w:id="2656" w:author="Στάθης Καπ" w:date="2023-02-02T09:33:00Z">
                <w:rPr>
                  <w:rFonts w:ascii="Cambria Math" w:hAnsi="Cambria Math"/>
                  <w:lang w:val="el-GR"/>
                </w:rPr>
                <m:t>ed</m:t>
              </w:ins>
            </m:r>
            <m:r>
              <w:del w:id="2657" w:author="Στάθης Καπ" w:date="2023-02-02T09:33:00Z">
                <w:rPr>
                  <w:rFonts w:ascii="Cambria Math" w:hAnsi="Cambria Math"/>
                  <w:lang w:val="el-GR"/>
                </w:rPr>
                <m:t>final</m:t>
              </w:del>
            </m:r>
          </m:sub>
        </m:sSub>
        <m:r>
          <w:ins w:id="2658" w:author="Στάθης Καπ" w:date="2023-02-02T09:33:00Z">
            <w:rPr>
              <w:rFonts w:ascii="Cambria Math" w:hAnsi="Cambria Math"/>
              <w:lang w:val="el-GR"/>
            </w:rPr>
            <m:t>=depTim</m:t>
          </w:ins>
        </m:r>
        <m:sSub>
          <m:sSubPr>
            <m:ctrlPr>
              <w:ins w:id="2659" w:author="Στάθης Καπ" w:date="2023-02-02T09:33:00Z">
                <w:rPr>
                  <w:rFonts w:ascii="Cambria Math" w:hAnsi="Cambria Math"/>
                  <w:i/>
                  <w:lang w:val="el-GR"/>
                </w:rPr>
              </w:ins>
            </m:ctrlPr>
          </m:sSubPr>
          <m:e>
            <m:r>
              <w:ins w:id="2660" w:author="Στάθης Καπ" w:date="2023-02-02T09:33:00Z">
                <w:rPr>
                  <w:rFonts w:ascii="Cambria Math" w:hAnsi="Cambria Math"/>
                  <w:lang w:val="el-GR"/>
                </w:rPr>
                <m:t>e</m:t>
              </w:ins>
            </m:r>
          </m:e>
          <m:sub>
            <m:r>
              <w:ins w:id="2661" w:author="Στάθης Καπ" w:date="2023-02-02T09:33:00Z">
                <w:rPr>
                  <w:rFonts w:ascii="Cambria Math" w:hAnsi="Cambria Math"/>
                  <w:lang w:val="el-GR"/>
                </w:rPr>
                <m:t>ed</m:t>
              </w:ins>
            </m:r>
          </m:sub>
        </m:sSub>
        <m:r>
          <w:rPr>
            <w:rFonts w:ascii="Cambria Math" w:hAnsi="Cambria Math"/>
            <w:lang w:val="el-GR"/>
          </w:rPr>
          <m:t>=500</m:t>
        </m:r>
      </m:oMath>
      <w:ins w:id="2662" w:author="Στάθης Καπ" w:date="2023-02-02T09:33:00Z">
        <w:r w:rsidR="00F91E72">
          <w:rPr>
            <w:rFonts w:eastAsiaTheme="minorEastAsia"/>
            <w:lang w:val="el-GR"/>
          </w:rPr>
          <w:t xml:space="preserve"> και</w:t>
        </w:r>
      </w:ins>
      <w:ins w:id="2663" w:author="Στάθης Καπ" w:date="2023-02-02T10:33:00Z">
        <w:r w:rsidR="00124156">
          <w:rPr>
            <w:rFonts w:eastAsiaTheme="minorEastAsia"/>
            <w:lang w:val="el-GR"/>
          </w:rPr>
          <w:t xml:space="preserve"> μηδενική</w:t>
        </w:r>
        <w:r w:rsidR="00BE1DC5">
          <w:rPr>
            <w:rFonts w:eastAsiaTheme="minorEastAsia"/>
            <w:lang w:val="el-GR"/>
          </w:rPr>
          <w:t xml:space="preserve"> διάρκεια επίσκεψης</w:t>
        </w:r>
      </w:ins>
      <w:ins w:id="2664" w:author="Στάθης Καπ" w:date="2023-02-02T09:33:00Z">
        <w:r w:rsidR="00F91E72">
          <w:rPr>
            <w:rFonts w:eastAsiaTheme="minorEastAsia"/>
            <w:lang w:val="el-GR"/>
          </w:rPr>
          <w:t xml:space="preserve"> </w:t>
        </w:r>
      </w:ins>
      <m:oMath>
        <m:r>
          <w:ins w:id="2665" w:author="Στάθης Καπ" w:date="2023-02-02T09:33:00Z">
            <w:rPr>
              <w:rFonts w:ascii="Cambria Math" w:eastAsiaTheme="minorEastAsia" w:hAnsi="Cambria Math"/>
              <w:lang w:val="el-GR"/>
            </w:rPr>
            <m:t>visitDuration=0</m:t>
          </w:ins>
        </m:r>
      </m:oMath>
      <w:ins w:id="2666" w:author="Στάθης Καπ" w:date="2023-02-02T09:33:00Z">
        <w:r w:rsidR="00F91E72" w:rsidRPr="00E06BC9">
          <w:rPr>
            <w:rFonts w:eastAsiaTheme="minorEastAsia"/>
            <w:lang w:val="el-GR"/>
            <w:rPrChange w:id="2667" w:author="Στάθης Καπ" w:date="2023-02-02T09:33:00Z">
              <w:rPr>
                <w:rFonts w:eastAsiaTheme="minorEastAsia"/>
              </w:rPr>
            </w:rPrChange>
          </w:rPr>
          <w:t>.</w:t>
        </w:r>
        <w:r w:rsidR="00F91E72">
          <w:rPr>
            <w:rFonts w:eastAsiaTheme="minorEastAsia"/>
            <w:lang w:val="el-GR"/>
          </w:rPr>
          <w:t xml:space="preserve"> </w:t>
        </w:r>
      </w:ins>
      <w:del w:id="2668" w:author="Στάθης Καπ" w:date="2023-02-02T09:33:00Z">
        <w:r w:rsidR="00D171C6" w:rsidRPr="00D171C6" w:rsidDel="00F91E72">
          <w:rPr>
            <w:rFonts w:eastAsiaTheme="minorEastAsia"/>
            <w:lang w:val="el-GR"/>
          </w:rPr>
          <w:delText>.</w:delText>
        </w:r>
      </w:del>
      <w:r w:rsidR="00D171C6" w:rsidRPr="00D171C6">
        <w:rPr>
          <w:rFonts w:eastAsiaTheme="minorEastAsia"/>
          <w:lang w:val="el-GR"/>
        </w:rPr>
        <w:t xml:space="preserve"> </w:t>
      </w:r>
      <w:r w:rsidRPr="0066528E">
        <w:rPr>
          <w:lang w:val="el-GR"/>
        </w:rPr>
        <w:t>Πα</w:t>
      </w:r>
      <w:r w:rsidR="00FF61B7">
        <w:rPr>
          <w:lang w:val="el-GR"/>
        </w:rPr>
        <w:t xml:space="preserve">ρ’ </w:t>
      </w:r>
      <w:r w:rsidRPr="0066528E">
        <w:rPr>
          <w:lang w:val="el-GR"/>
        </w:rPr>
        <w:t xml:space="preserve">όλο, που η διαδρομή πλέον </w:t>
      </w:r>
      <w:r w:rsidR="00330640" w:rsidRPr="0066528E">
        <w:rPr>
          <w:lang w:val="el-GR"/>
        </w:rPr>
        <w:t>είναι</w:t>
      </w:r>
      <w:r w:rsidRPr="0066528E">
        <w:rPr>
          <w:lang w:val="el-GR"/>
        </w:rPr>
        <w:t xml:space="preserve"> έγκυρη, ουσιαστικά</w:t>
      </w:r>
      <w:r w:rsidR="0066528E">
        <w:rPr>
          <w:lang w:val="el-GR"/>
        </w:rPr>
        <w:t xml:space="preserve"> </w:t>
      </w:r>
      <w:del w:id="2669" w:author="Στάθης Καπ" w:date="2023-02-02T10:30:00Z">
        <w:r w:rsidRPr="0066528E" w:rsidDel="004B2240">
          <w:rPr>
            <w:lang w:val="el-GR"/>
          </w:rPr>
          <w:delText>δεν έχει πλέον διαθέσιμο χώρο για άλλες εισαγωγές</w:delText>
        </w:r>
      </w:del>
      <w:ins w:id="2670" w:author="Στάθης Καπ" w:date="2023-02-02T10:30:00Z">
        <w:r w:rsidR="004B2240">
          <w:rPr>
            <w:lang w:val="el-GR"/>
          </w:rPr>
          <w:t xml:space="preserve">δεν υπάρχει πλέον διαθέσιμος χρόνος για </w:t>
        </w:r>
        <w:r w:rsidR="00C82669">
          <w:rPr>
            <w:lang w:val="el-GR"/>
          </w:rPr>
          <w:t xml:space="preserve">άλλες </w:t>
        </w:r>
        <w:r w:rsidR="004B2240">
          <w:rPr>
            <w:lang w:val="el-GR"/>
          </w:rPr>
          <w:t>εισαγωγές,</w:t>
        </w:r>
      </w:ins>
      <w:r w:rsidRPr="0066528E">
        <w:rPr>
          <w:lang w:val="el-GR"/>
        </w:rPr>
        <w:t xml:space="preserve"> ακριβώς πριν από την φάση </w:t>
      </w:r>
      <w:r w:rsidR="00F100DF">
        <w:rPr>
          <w:lang w:val="el-GR"/>
        </w:rPr>
        <w:t xml:space="preserve">της </w:t>
      </w:r>
      <w:ins w:id="2671" w:author="Στάθης Καπ" w:date="2023-02-02T10:36:00Z">
        <w:r w:rsidR="00D158A5">
          <w:rPr>
            <w:lang w:val="el-GR"/>
          </w:rPr>
          <w:t>Τ</w:t>
        </w:r>
      </w:ins>
      <w:del w:id="2672" w:author="Στάθης Καπ" w:date="2023-02-02T10:36:00Z">
        <w:r w:rsidR="00F100DF" w:rsidDel="00D158A5">
          <w:rPr>
            <w:lang w:val="el-GR"/>
          </w:rPr>
          <w:delText>τ</w:delText>
        </w:r>
      </w:del>
      <w:r w:rsidR="00F100DF">
        <w:rPr>
          <w:lang w:val="el-GR"/>
        </w:rPr>
        <w:t xml:space="preserve">οπικής </w:t>
      </w:r>
      <w:ins w:id="2673" w:author="Στάθης Καπ" w:date="2023-02-02T10:36:00Z">
        <w:r w:rsidR="00D158A5">
          <w:rPr>
            <w:lang w:val="el-GR"/>
          </w:rPr>
          <w:t>Α</w:t>
        </w:r>
      </w:ins>
      <w:del w:id="2674" w:author="Στάθης Καπ" w:date="2023-02-02T10:36:00Z">
        <w:r w:rsidR="00F100DF" w:rsidDel="00D158A5">
          <w:rPr>
            <w:lang w:val="el-GR"/>
          </w:rPr>
          <w:delText>α</w:delText>
        </w:r>
      </w:del>
      <w:r w:rsidR="00F100DF">
        <w:rPr>
          <w:lang w:val="el-GR"/>
        </w:rPr>
        <w:t>ναζήτησης</w:t>
      </w:r>
      <w:r w:rsidRPr="0066528E">
        <w:rPr>
          <w:lang w:val="el-GR"/>
        </w:rPr>
        <w:t xml:space="preserve">. </w:t>
      </w:r>
      <w:ins w:id="2675" w:author="Στάθης Καπ" w:date="2023-02-02T10:30:00Z">
        <w:r w:rsidR="00CD50FF">
          <w:rPr>
            <w:lang w:val="el-GR"/>
          </w:rPr>
          <w:t xml:space="preserve">Πρέπει λοιπόν να προστεθεί </w:t>
        </w:r>
      </w:ins>
      <w:ins w:id="2676" w:author="Στάθης Καπ" w:date="2023-02-02T10:31:00Z">
        <w:r w:rsidR="00CD50FF">
          <w:rPr>
            <w:lang w:val="el-GR"/>
          </w:rPr>
          <w:t xml:space="preserve">μια παράμετρος α στη σχέση </w:t>
        </w:r>
        <w:r w:rsidR="00CD50FF" w:rsidRPr="00CD50FF">
          <w:rPr>
            <w:lang w:val="el-GR"/>
            <w:rPrChange w:id="2677" w:author="Στάθης Καπ" w:date="2023-02-02T10:31:00Z">
              <w:rPr/>
            </w:rPrChange>
          </w:rPr>
          <w:t xml:space="preserve">4.3 </w:t>
        </w:r>
        <w:r w:rsidR="00CD50FF">
          <w:rPr>
            <w:lang w:val="el-GR"/>
          </w:rPr>
          <w:t xml:space="preserve">που θα ρυθμίζει το ποσοστό </w:t>
        </w:r>
      </w:ins>
      <w:ins w:id="2678" w:author="Στάθης Καπ" w:date="2023-02-02T10:34:00Z">
        <w:r w:rsidR="008E4B56">
          <w:rPr>
            <w:lang w:val="el-GR"/>
          </w:rPr>
          <w:t xml:space="preserve">του διαθέσιμου χρόνου που θα καταλαμβάνει η εισαγωγή του </w:t>
        </w:r>
        <w:r w:rsidR="008E4B56">
          <w:t>ed</w:t>
        </w:r>
        <w:r w:rsidR="008E4B56" w:rsidRPr="008E4B56">
          <w:rPr>
            <w:lang w:val="el-GR"/>
            <w:rPrChange w:id="2679" w:author="Στάθης Καπ" w:date="2023-02-02T10:34:00Z">
              <w:rPr/>
            </w:rPrChange>
          </w:rPr>
          <w:t xml:space="preserve">. </w:t>
        </w:r>
        <w:r w:rsidR="008E4B56">
          <w:rPr>
            <w:lang w:val="el-GR"/>
          </w:rPr>
          <w:t xml:space="preserve">Εάν στο </w:t>
        </w:r>
      </w:ins>
      <w:ins w:id="2680" w:author="Στάθης Καπ" w:date="2023-02-02T10:35:00Z">
        <w:r w:rsidR="008E4B56">
          <w:rPr>
            <w:lang w:val="el-GR"/>
          </w:rPr>
          <w:t xml:space="preserve">παραπάνω παράδειγμα τεθεί α=0.5, τότε θα προκύψει ένας κόμβος </w:t>
        </w:r>
        <w:r w:rsidR="008E4B56">
          <w:t>ed</w:t>
        </w:r>
        <w:r w:rsidR="008E4B56" w:rsidRPr="008E4B56">
          <w:rPr>
            <w:lang w:val="el-GR"/>
            <w:rPrChange w:id="2681" w:author="Στάθης Καπ" w:date="2023-02-02T10:35:00Z">
              <w:rPr/>
            </w:rPrChange>
          </w:rPr>
          <w:t xml:space="preserve"> </w:t>
        </w:r>
        <w:r w:rsidR="008E4B56">
          <w:rPr>
            <w:lang w:val="el-GR"/>
          </w:rPr>
          <w:t>με χρόνο άφ</w:t>
        </w:r>
      </w:ins>
      <w:ins w:id="2682" w:author="Στάθης Καπ" w:date="2023-02-02T10:36:00Z">
        <w:r w:rsidR="008E4B56">
          <w:rPr>
            <w:lang w:val="el-GR"/>
          </w:rPr>
          <w:t xml:space="preserve">ιξης </w:t>
        </w:r>
      </w:ins>
      <m:oMath>
        <m:r>
          <w:ins w:id="2683" w:author="Στάθης Καπ" w:date="2023-02-02T10:36:00Z">
            <w:rPr>
              <w:rFonts w:ascii="Cambria Math" w:hAnsi="Cambria Math"/>
              <w:lang w:val="el-GR"/>
            </w:rPr>
            <m:t>arrTim</m:t>
          </w:ins>
        </m:r>
        <m:sSub>
          <m:sSubPr>
            <m:ctrlPr>
              <w:ins w:id="2684" w:author="Στάθης Καπ" w:date="2023-02-02T10:36:00Z">
                <w:rPr>
                  <w:rFonts w:ascii="Cambria Math" w:hAnsi="Cambria Math"/>
                  <w:i/>
                  <w:lang w:val="el-GR"/>
                </w:rPr>
              </w:ins>
            </m:ctrlPr>
          </m:sSubPr>
          <m:e>
            <m:r>
              <w:ins w:id="2685" w:author="Στάθης Καπ" w:date="2023-02-02T10:36:00Z">
                <w:rPr>
                  <w:rFonts w:ascii="Cambria Math" w:hAnsi="Cambria Math"/>
                  <w:lang w:val="el-GR"/>
                </w:rPr>
                <m:t>e</m:t>
              </w:ins>
            </m:r>
          </m:e>
          <m:sub>
            <m:r>
              <w:ins w:id="2686" w:author="Στάθης Καπ" w:date="2023-02-02T10:36:00Z">
                <w:rPr>
                  <w:rFonts w:ascii="Cambria Math" w:hAnsi="Cambria Math"/>
                  <w:lang w:val="el-GR"/>
                </w:rPr>
                <m:t>ed</m:t>
              </w:ins>
            </m:r>
          </m:sub>
        </m:sSub>
        <m:r>
          <w:ins w:id="2687" w:author="Στάθης Καπ" w:date="2023-02-02T10:36:00Z">
            <w:rPr>
              <w:rFonts w:ascii="Cambria Math" w:hAnsi="Cambria Math"/>
              <w:lang w:val="el-GR"/>
            </w:rPr>
            <m:t>=460</m:t>
          </w:ins>
        </m:r>
      </m:oMath>
      <w:ins w:id="2688" w:author="Στάθης Καπ" w:date="2023-02-02T10:36:00Z">
        <w:r w:rsidR="008E4B56">
          <w:rPr>
            <w:rFonts w:eastAsiaTheme="minorEastAsia"/>
            <w:lang w:val="el-GR"/>
          </w:rPr>
          <w:t xml:space="preserve"> οπότε θα υπάρξει διαθέσιμος χώρος και για άλλες εισαγωγές στην Τοπική Αναζήτηση.</w:t>
        </w:r>
      </w:ins>
      <w:del w:id="2689" w:author="Στάθης Καπ" w:date="2023-02-02T10:36:00Z">
        <w:r w:rsidRPr="0066528E" w:rsidDel="002B39CD">
          <w:rPr>
            <w:lang w:val="el-GR"/>
          </w:rPr>
          <w:delText xml:space="preserve">Το </w:delText>
        </w:r>
      </w:del>
      <w:del w:id="2690" w:author="Στάθης Καπ" w:date="2023-02-02T10:30:00Z">
        <w:r w:rsidDel="00C82669">
          <w:delText>dt</w:delText>
        </w:r>
      </w:del>
      <w:del w:id="2691" w:author="Στάθης Καπ" w:date="2023-02-02T10:36:00Z">
        <w:r w:rsidRPr="0066528E" w:rsidDel="002B39CD">
          <w:rPr>
            <w:lang w:val="el-GR"/>
          </w:rPr>
          <w:delText>, λοιπόν, της σχέσης 4.3 πρέπει να γίνει παραμετροποιήσιμο και να μην καταλαμβάνει πλήρως το διαθέσιμο χρόνο της διαδρομής αλλά ένα ποσοστό αυτής.</w:delText>
        </w:r>
      </w:del>
    </w:p>
    <w:p w14:paraId="06699EE3" w14:textId="79AC062E" w:rsidR="002220AE" w:rsidRDefault="002220AE" w:rsidP="002220AE">
      <w:pPr>
        <w:rPr>
          <w:lang w:val="el-GR"/>
        </w:rPr>
      </w:pPr>
      <w:r w:rsidRPr="00083299">
        <w:rPr>
          <w:lang w:val="el-GR"/>
        </w:rPr>
        <w:t xml:space="preserve">Για την αντιμετώπιση των παραπάνω προβλημάτων, εν τέλει θεωρήθηκε ένας καινούριος τρόπος κατά τον οποίο δεν προστίθεται κάποιος τελικός κόμβος. </w:t>
      </w:r>
      <w:r w:rsidR="00024BE2" w:rsidRPr="00083299">
        <w:rPr>
          <w:lang w:val="el-GR"/>
        </w:rPr>
        <w:t>Όπως</w:t>
      </w:r>
      <w:r w:rsidRPr="00083299">
        <w:rPr>
          <w:lang w:val="el-GR"/>
        </w:rPr>
        <w:t xml:space="preserve"> έχει αναφερθεί και στο Κεφάλαιο 2, το Πρόβλημα Προσανατολισμού είναι παρεμφερές με το Πρόβλημα Δρομολόγησης Οχημάτων (</w:t>
      </w:r>
      <w:r>
        <w:t>VRP</w:t>
      </w:r>
      <w:r w:rsidRPr="00083299">
        <w:rPr>
          <w:lang w:val="el-GR"/>
        </w:rPr>
        <w:t xml:space="preserve">). Μια παραλλαγή του προβλήματος </w:t>
      </w:r>
      <w:r>
        <w:t>VRP</w:t>
      </w:r>
      <w:r w:rsidRPr="00083299">
        <w:rPr>
          <w:lang w:val="el-GR"/>
        </w:rPr>
        <w:t xml:space="preserve"> είναι και το </w:t>
      </w:r>
      <w:r>
        <w:t>Open</w:t>
      </w:r>
      <w:r w:rsidRPr="00083299">
        <w:rPr>
          <w:lang w:val="el-GR"/>
        </w:rPr>
        <w:t xml:space="preserve"> </w:t>
      </w:r>
      <w:r>
        <w:t>VRP</w:t>
      </w:r>
      <w:r w:rsidRPr="00083299">
        <w:rPr>
          <w:lang w:val="el-GR"/>
        </w:rPr>
        <w:t xml:space="preserve"> στο οποίο η διαδρομή του οχήματος είναι ανοικτή δηλαδή δεν χρειάζεται το όχημα να γυρίσει σε κάποιο </w:t>
      </w:r>
      <w:del w:id="2692" w:author="Στάθης Καπ" w:date="2023-02-15T02:20:00Z">
        <w:r w:rsidDel="00E632CD">
          <w:delText>depot</w:delText>
        </w:r>
        <w:r w:rsidRPr="00083299" w:rsidDel="00E632CD">
          <w:rPr>
            <w:lang w:val="el-GR"/>
          </w:rPr>
          <w:delText xml:space="preserve"> </w:delText>
        </w:r>
      </w:del>
      <w:ins w:id="2693" w:author="Στάθης Καπ" w:date="2023-02-15T02:20:00Z">
        <w:r w:rsidR="00E632CD">
          <w:rPr>
            <w:lang w:val="el-GR"/>
          </w:rPr>
          <w:t>σταθμό</w:t>
        </w:r>
        <w:r w:rsidR="00E632CD" w:rsidRPr="00083299">
          <w:rPr>
            <w:lang w:val="el-GR"/>
          </w:rPr>
          <w:t xml:space="preserve"> </w:t>
        </w:r>
      </w:ins>
      <w:r w:rsidRPr="00083299">
        <w:rPr>
          <w:lang w:val="el-GR"/>
        </w:rPr>
        <w:t xml:space="preserve">και μέχρι να </w:t>
      </w:r>
      <w:r w:rsidR="00D20006" w:rsidRPr="00083299">
        <w:rPr>
          <w:lang w:val="el-GR"/>
        </w:rPr>
        <w:t>τελειώσει</w:t>
      </w:r>
      <w:r w:rsidRPr="00083299">
        <w:rPr>
          <w:lang w:val="el-GR"/>
        </w:rPr>
        <w:t xml:space="preserve"> το </w:t>
      </w:r>
      <w:ins w:id="2694" w:author="Στάθης Καπ" w:date="2023-02-15T02:20:00Z">
        <w:r w:rsidR="001523FD" w:rsidRPr="001523FD">
          <w:rPr>
            <w:lang w:val="el-GR"/>
            <w:rPrChange w:id="2695" w:author="Στάθης Καπ" w:date="2023-02-15T02:20:00Z">
              <w:rPr>
                <w:highlight w:val="yellow"/>
                <w:lang w:val="el-GR"/>
              </w:rPr>
            </w:rPrChange>
          </w:rPr>
          <w:t>χρονικό απόθεμ</w:t>
        </w:r>
        <w:r w:rsidR="009F20AF">
          <w:rPr>
            <w:lang w:val="el-GR"/>
          </w:rPr>
          <w:t>ά</w:t>
        </w:r>
        <w:r w:rsidR="001523FD" w:rsidRPr="001523FD">
          <w:rPr>
            <w:lang w:val="el-GR"/>
            <w:rPrChange w:id="2696" w:author="Στάθης Καπ" w:date="2023-02-15T02:20:00Z">
              <w:rPr>
                <w:highlight w:val="yellow"/>
                <w:lang w:val="el-GR"/>
              </w:rPr>
            </w:rPrChange>
          </w:rPr>
          <w:t xml:space="preserve"> </w:t>
        </w:r>
      </w:ins>
      <w:del w:id="2697" w:author="Στάθης Καπ" w:date="2023-02-15T02:20:00Z">
        <w:r w:rsidRPr="007C0FF2" w:rsidDel="001523FD">
          <w:rPr>
            <w:highlight w:val="yellow"/>
            <w:rPrChange w:id="2698" w:author=" " w:date="2023-02-01T06:01:00Z">
              <w:rPr/>
            </w:rPrChange>
          </w:rPr>
          <w:delText>time</w:delText>
        </w:r>
        <w:r w:rsidRPr="007C0FF2" w:rsidDel="001523FD">
          <w:rPr>
            <w:highlight w:val="yellow"/>
            <w:lang w:val="el-GR"/>
            <w:rPrChange w:id="2699" w:author=" " w:date="2023-02-01T06:01:00Z">
              <w:rPr>
                <w:lang w:val="el-GR"/>
              </w:rPr>
            </w:rPrChange>
          </w:rPr>
          <w:delText xml:space="preserve"> </w:delText>
        </w:r>
        <w:r w:rsidRPr="007C0FF2" w:rsidDel="001523FD">
          <w:rPr>
            <w:highlight w:val="yellow"/>
            <w:rPrChange w:id="2700" w:author=" " w:date="2023-02-01T06:01:00Z">
              <w:rPr/>
            </w:rPrChange>
          </w:rPr>
          <w:delText>budget</w:delText>
        </w:r>
        <w:r w:rsidRPr="00083299" w:rsidDel="001523FD">
          <w:rPr>
            <w:lang w:val="el-GR"/>
          </w:rPr>
          <w:delText xml:space="preserve"> </w:delText>
        </w:r>
      </w:del>
      <w:r w:rsidRPr="00083299">
        <w:rPr>
          <w:lang w:val="el-GR"/>
        </w:rPr>
        <w:t xml:space="preserve">του, </w:t>
      </w:r>
      <w:del w:id="2701" w:author="Στάθης Καπ" w:date="2023-02-15T02:20:00Z">
        <w:r w:rsidRPr="00083299" w:rsidDel="009F20AF">
          <w:rPr>
            <w:lang w:val="el-GR"/>
          </w:rPr>
          <w:delText xml:space="preserve">το όχημα </w:delText>
        </w:r>
      </w:del>
      <w:r w:rsidR="00424CE1" w:rsidRPr="00083299">
        <w:rPr>
          <w:lang w:val="el-GR"/>
        </w:rPr>
        <w:t>συνεχίζει</w:t>
      </w:r>
      <w:r w:rsidRPr="00083299">
        <w:rPr>
          <w:lang w:val="el-GR"/>
        </w:rPr>
        <w:t xml:space="preserve"> και επισκέπτεται τους στόχους του</w:t>
      </w:r>
      <w:r w:rsidR="00083299">
        <w:rPr>
          <w:lang w:val="el-GR"/>
        </w:rPr>
        <w:t>.</w:t>
      </w:r>
    </w:p>
    <w:p w14:paraId="67403AA3" w14:textId="044C69B5" w:rsidR="00083299" w:rsidRDefault="00620D3E" w:rsidP="002220AE">
      <w:pPr>
        <w:rPr>
          <w:lang w:val="el-GR"/>
        </w:rPr>
      </w:pPr>
      <w:r w:rsidRPr="00971577">
        <w:rPr>
          <w:lang w:val="el-GR"/>
        </w:rPr>
        <w:t>Παρόλα</w:t>
      </w:r>
      <w:r w:rsidR="00747DF6" w:rsidRPr="00971577">
        <w:rPr>
          <w:lang w:val="el-GR"/>
        </w:rPr>
        <w:t xml:space="preserve"> αυτά</w:t>
      </w:r>
      <w:r w:rsidR="00AC3449">
        <w:rPr>
          <w:lang w:val="el-GR"/>
        </w:rPr>
        <w:t>, στην τρέχουσα περίπτωση</w:t>
      </w:r>
      <w:r w:rsidR="00747DF6" w:rsidRPr="00971577">
        <w:rPr>
          <w:lang w:val="el-GR"/>
        </w:rPr>
        <w:t xml:space="preserve"> τα πράγματα δεν </w:t>
      </w:r>
      <w:r w:rsidR="00C47640" w:rsidRPr="00971577">
        <w:rPr>
          <w:lang w:val="el-GR"/>
        </w:rPr>
        <w:t>είναι</w:t>
      </w:r>
      <w:r w:rsidR="00747DF6" w:rsidRPr="00971577">
        <w:rPr>
          <w:lang w:val="el-GR"/>
        </w:rPr>
        <w:t xml:space="preserve"> τόσο απλά. </w:t>
      </w:r>
      <w:r w:rsidR="006A3080" w:rsidRPr="00971577">
        <w:rPr>
          <w:lang w:val="el-GR"/>
        </w:rPr>
        <w:t>Όπως</w:t>
      </w:r>
      <w:r w:rsidR="00747DF6" w:rsidRPr="00971577">
        <w:rPr>
          <w:lang w:val="el-GR"/>
        </w:rPr>
        <w:t xml:space="preserve"> είναι μη αποδοτικό το να </w:t>
      </w:r>
      <w:r w:rsidR="00A80EDA">
        <w:rPr>
          <w:lang w:val="el-GR"/>
        </w:rPr>
        <w:t xml:space="preserve">γυρίσει μια διαδρομή πίσω στο </w:t>
      </w:r>
      <w:r w:rsidR="00A80EDA">
        <w:t>depot</w:t>
      </w:r>
      <w:r w:rsidR="00747DF6" w:rsidRPr="00971577">
        <w:rPr>
          <w:lang w:val="el-GR"/>
        </w:rPr>
        <w:t xml:space="preserve">, </w:t>
      </w:r>
      <w:r w:rsidR="00C47640" w:rsidRPr="00971577">
        <w:rPr>
          <w:lang w:val="el-GR"/>
        </w:rPr>
        <w:t>άλλο</w:t>
      </w:r>
      <w:r w:rsidR="00747DF6" w:rsidRPr="00971577">
        <w:rPr>
          <w:lang w:val="el-GR"/>
        </w:rPr>
        <w:t xml:space="preserve"> τόσο </w:t>
      </w:r>
      <w:r w:rsidR="00C47640" w:rsidRPr="00971577">
        <w:rPr>
          <w:lang w:val="el-GR"/>
        </w:rPr>
        <w:t>είναι</w:t>
      </w:r>
      <w:r w:rsidR="00747DF6" w:rsidRPr="00971577">
        <w:rPr>
          <w:lang w:val="el-GR"/>
        </w:rPr>
        <w:t xml:space="preserve"> και το </w:t>
      </w:r>
      <w:r w:rsidR="007963C1">
        <w:rPr>
          <w:lang w:val="el-GR"/>
        </w:rPr>
        <w:t xml:space="preserve">να προστίθενται κόμβοι </w:t>
      </w:r>
      <w:r w:rsidR="00747DF6" w:rsidRPr="00971577">
        <w:rPr>
          <w:lang w:val="el-GR"/>
        </w:rPr>
        <w:t xml:space="preserve">χωρίς </w:t>
      </w:r>
      <w:r w:rsidR="007963C1">
        <w:rPr>
          <w:lang w:val="el-GR"/>
        </w:rPr>
        <w:t xml:space="preserve">να λαμβάνεται </w:t>
      </w:r>
      <w:r w:rsidR="00747DF6" w:rsidRPr="00971577">
        <w:rPr>
          <w:lang w:val="el-GR"/>
        </w:rPr>
        <w:t xml:space="preserve">καθόλου </w:t>
      </w:r>
      <w:r w:rsidR="00F81355" w:rsidRPr="00971577">
        <w:rPr>
          <w:lang w:val="el-GR"/>
        </w:rPr>
        <w:t>υπόψιν</w:t>
      </w:r>
      <w:r w:rsidR="00747DF6" w:rsidRPr="00971577">
        <w:rPr>
          <w:lang w:val="el-GR"/>
        </w:rPr>
        <w:t xml:space="preserve"> το που βρίσκονται οι κόμβοι του επόμενου προβλήματος. Στη χειρότερη περίπτωση, οι κόμβοι του επόμενου προβλήματος μπορεί να βρίσκονται εντελώς αντίθετα από την </w:t>
      </w:r>
      <w:r w:rsidR="00B62E91" w:rsidRPr="00971577">
        <w:rPr>
          <w:lang w:val="el-GR"/>
        </w:rPr>
        <w:t>κατεύθυνση</w:t>
      </w:r>
      <w:r w:rsidR="00747DF6" w:rsidRPr="00971577">
        <w:rPr>
          <w:lang w:val="el-GR"/>
        </w:rPr>
        <w:t xml:space="preserve"> που ακολουθεί η τρέχουσα διαδρομή. Για το λόγο αυτό, χρειαζόταν ένας τρόπος να οδηγηθεί η τρέχουσα διαδρομή προς τη σωστή κατεύθυνση αλλά χωρίς την εισαγωγή </w:t>
      </w:r>
      <w:r w:rsidR="009F1501">
        <w:rPr>
          <w:lang w:val="el-GR"/>
        </w:rPr>
        <w:t>ενός τελικού κόμβου που θα καταλαμβάνει σημαντικό χρόνο από αυτήν.</w:t>
      </w:r>
    </w:p>
    <w:p w14:paraId="1F82A618" w14:textId="67963B2E" w:rsidR="002D1148" w:rsidRDefault="003414D5" w:rsidP="002220AE">
      <w:pPr>
        <w:rPr>
          <w:lang w:val="el-GR"/>
        </w:rPr>
      </w:pPr>
      <w:r>
        <w:rPr>
          <w:lang w:val="el-GR"/>
        </w:rPr>
        <w:lastRenderedPageBreak/>
        <w:t>Ό</w:t>
      </w:r>
      <w:r w:rsidR="00971577" w:rsidRPr="001A2EA4">
        <w:rPr>
          <w:lang w:val="el-GR"/>
        </w:rPr>
        <w:t xml:space="preserve">πως </w:t>
      </w:r>
      <w:ins w:id="2702" w:author="Στάθης Καπ" w:date="2023-02-01T06:01:00Z">
        <w:r w:rsidR="00C873A9">
          <w:rPr>
            <w:lang w:val="el-GR"/>
          </w:rPr>
          <w:t>αναλύθηκε</w:t>
        </w:r>
      </w:ins>
      <w:del w:id="2703" w:author="Στάθης Καπ" w:date="2023-02-01T06:01:00Z">
        <w:r w:rsidR="00B479E7" w:rsidRPr="001A2EA4">
          <w:rPr>
            <w:lang w:val="el-GR"/>
          </w:rPr>
          <w:delText>περιεγράφηκε</w:delText>
        </w:r>
      </w:del>
      <w:r w:rsidR="00971577" w:rsidRPr="001A2EA4">
        <w:rPr>
          <w:lang w:val="el-GR"/>
        </w:rPr>
        <w:t xml:space="preserve"> στο Κεφάλαιο 3, σε κάθε επανάληψη της Τοπικής Αναζήτησης του </w:t>
      </w:r>
      <w:r w:rsidR="00971577">
        <w:t>ILS</w:t>
      </w:r>
      <w:r w:rsidR="00971577" w:rsidRPr="001A2EA4">
        <w:rPr>
          <w:lang w:val="el-GR"/>
        </w:rPr>
        <w:t>, υπολογίζεται η καλύτερη θέση εισαγωγής για κάθε κόμβο, δηλαδή η θέση</w:t>
      </w:r>
      <w:r w:rsidR="001A2EA4">
        <w:rPr>
          <w:lang w:val="el-GR"/>
        </w:rPr>
        <w:t xml:space="preserve"> </w:t>
      </w:r>
      <w:r w:rsidR="001A2EA4" w:rsidRPr="00A25E99">
        <w:rPr>
          <w:lang w:val="el-GR"/>
        </w:rPr>
        <w:t xml:space="preserve">με το μικρότερο </w:t>
      </w:r>
      <w:r w:rsidR="001A2EA4">
        <w:t>minShift</w:t>
      </w:r>
      <w:r w:rsidR="001A2EA4" w:rsidRPr="00A25E99">
        <w:rPr>
          <w:lang w:val="el-GR"/>
        </w:rPr>
        <w:t xml:space="preserve"> και στη συνέχεια επιλέγεται ο κόμβος με το </w:t>
      </w:r>
      <w:r w:rsidR="003C3C40" w:rsidRPr="00A25E99">
        <w:rPr>
          <w:lang w:val="el-GR"/>
        </w:rPr>
        <w:t>μεγαλύτερο</w:t>
      </w:r>
      <w:r w:rsidR="00A25E99">
        <w:rPr>
          <w:lang w:val="el-GR"/>
        </w:rPr>
        <w:t xml:space="preserve"> </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r>
          <w:rPr>
            <w:rFonts w:ascii="Cambria Math" w:hAnsi="Cambria Math"/>
            <w:lang w:val="el-GR"/>
          </w:rPr>
          <m:t>=</m:t>
        </m:r>
        <m:f>
          <m:fPr>
            <m:ctrlPr>
              <w:rPr>
                <w:rFonts w:ascii="Cambria Math" w:hAnsi="Cambria Math"/>
                <w:i/>
                <w:lang w:val="el-GR"/>
              </w:rPr>
            </m:ctrlPr>
          </m:fPr>
          <m:num>
            <m:r>
              <w:rPr>
                <w:rFonts w:ascii="Cambria Math" w:hAnsi="Cambria Math"/>
                <w:lang w:val="el-GR"/>
              </w:rPr>
              <m:t>profi</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2</m:t>
                </m:r>
              </m:sup>
            </m:sSubSup>
          </m:num>
          <m:den>
            <m:r>
              <w:rPr>
                <w:rFonts w:ascii="Cambria Math" w:hAnsi="Cambria Math"/>
                <w:lang w:val="el-GR"/>
              </w:rPr>
              <m:t>minShif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den>
        </m:f>
      </m:oMath>
      <w:r w:rsidR="001A2EA4" w:rsidRPr="00A25E99">
        <w:rPr>
          <w:lang w:val="el-GR"/>
        </w:rPr>
        <w:t xml:space="preserve">. Το </w:t>
      </w:r>
      <w:r w:rsidR="001A2EA4">
        <w:t>minShift</w:t>
      </w:r>
      <w:r w:rsidR="001A2EA4" w:rsidRPr="00A25E99">
        <w:rPr>
          <w:lang w:val="el-GR"/>
        </w:rPr>
        <w:t xml:space="preserve"> παίζει έναν ρόλο στην επιλογή του κόμβου που θα εισαχθεί αλλά λιγότερο σημαντικό από το </w:t>
      </w:r>
      <w:r w:rsidR="001A2EA4">
        <w:t>profit</w:t>
      </w:r>
      <w:r w:rsidR="002D1148" w:rsidRPr="002D1148">
        <w:rPr>
          <w:lang w:val="el-GR"/>
        </w:rPr>
        <w:t>.</w:t>
      </w:r>
      <w:r w:rsidR="00866244" w:rsidRPr="00866244">
        <w:rPr>
          <w:lang w:val="el-GR"/>
        </w:rPr>
        <w:t xml:space="preserve"> </w:t>
      </w:r>
      <w:r w:rsidR="002D1148" w:rsidRPr="002D1148">
        <w:rPr>
          <w:lang w:val="el-GR"/>
        </w:rPr>
        <w:t xml:space="preserve">Το </w:t>
      </w:r>
      <w:r w:rsidR="00DB7B47">
        <w:t>shift</w:t>
      </w:r>
      <w:r w:rsidR="002D1148" w:rsidRPr="002D1148">
        <w:rPr>
          <w:lang w:val="el-GR"/>
        </w:rPr>
        <w:t xml:space="preserve"> της εισαγωγής ενός κόμβου </w:t>
      </w:r>
      <w:r w:rsidR="002D1148">
        <w:t>j</w:t>
      </w:r>
      <w:r w:rsidR="002D1148" w:rsidRPr="002D1148">
        <w:rPr>
          <w:lang w:val="el-GR"/>
        </w:rPr>
        <w:t xml:space="preserve"> μεταξύ των κόμβων </w:t>
      </w:r>
      <w:r w:rsidR="002D1148">
        <w:t>i</w:t>
      </w:r>
      <w:r w:rsidR="002D1148" w:rsidRPr="002D1148">
        <w:rPr>
          <w:lang w:val="el-GR"/>
        </w:rPr>
        <w:t xml:space="preserve"> και </w:t>
      </w:r>
      <w:r w:rsidR="002D1148">
        <w:t>k</w:t>
      </w:r>
      <w:r w:rsidR="002D1148" w:rsidRPr="002D1148">
        <w:rPr>
          <w:lang w:val="el-GR"/>
        </w:rPr>
        <w:t xml:space="preserve"> υπολογίζεται από τη σχέση</w:t>
      </w:r>
      <w:r w:rsidR="00866244" w:rsidRPr="00866244">
        <w:rPr>
          <w:lang w:val="el-G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704"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2705">
          <w:tblGrid>
            <w:gridCol w:w="618"/>
            <w:gridCol w:w="7601"/>
            <w:gridCol w:w="619"/>
          </w:tblGrid>
        </w:tblGridChange>
      </w:tblGrid>
      <w:tr w:rsidR="00E6705C" w14:paraId="1A90FBC2" w14:textId="77777777" w:rsidTr="00603993">
        <w:trPr>
          <w:ins w:id="2706" w:author="Στάθης Καπ" w:date="2023-02-01T21:30:00Z"/>
        </w:trPr>
        <w:tc>
          <w:tcPr>
            <w:tcW w:w="350" w:type="pct"/>
            <w:tcPrChange w:id="2707" w:author="Στάθης Καπ" w:date="2023-02-01T08:48:00Z">
              <w:tcPr>
                <w:tcW w:w="350" w:type="pct"/>
              </w:tcPr>
            </w:tcPrChange>
          </w:tcPr>
          <w:p w14:paraId="5828EDF2" w14:textId="77777777" w:rsidR="00E6705C" w:rsidRDefault="00E6705C">
            <w:pPr>
              <w:spacing w:after="160"/>
              <w:rPr>
                <w:ins w:id="2708" w:author="Στάθης Καπ" w:date="2023-02-01T21:30:00Z"/>
                <w:lang w:val="el-GR"/>
              </w:rPr>
              <w:pPrChange w:id="2709" w:author="Στάθης Καπ" w:date="2023-02-01T08:46:00Z">
                <w:pPr/>
              </w:pPrChange>
            </w:pPr>
          </w:p>
        </w:tc>
        <w:tc>
          <w:tcPr>
            <w:tcW w:w="4300" w:type="pct"/>
            <w:tcPrChange w:id="2710" w:author="Στάθης Καπ" w:date="2023-02-01T08:48:00Z">
              <w:tcPr>
                <w:tcW w:w="4300" w:type="pct"/>
              </w:tcPr>
            </w:tcPrChange>
          </w:tcPr>
          <w:p w14:paraId="353D3C00" w14:textId="4E192304" w:rsidR="00E6705C" w:rsidRPr="005846FF" w:rsidRDefault="00E6705C">
            <w:pPr>
              <w:spacing w:after="160"/>
              <w:rPr>
                <w:ins w:id="2711" w:author="Στάθης Καπ" w:date="2023-02-01T21:30:00Z"/>
                <w:lang w:val="el-GR"/>
              </w:rPr>
              <w:pPrChange w:id="2712" w:author="Στάθης Καπ" w:date="2023-02-01T08:46:00Z">
                <w:pPr/>
              </w:pPrChange>
            </w:pPr>
            <m:oMathPara>
              <m:oMath>
                <m:r>
                  <w:ins w:id="2713" w:author="Στάθης Καπ" w:date="2023-02-01T21:30:00Z">
                    <w:rPr>
                      <w:rFonts w:ascii="Cambria Math" w:hAnsi="Cambria Math"/>
                      <w:lang w:val="el-GR"/>
                    </w:rPr>
                    <m:t>shif</m:t>
                  </w:ins>
                </m:r>
                <m:sSub>
                  <m:sSubPr>
                    <m:ctrlPr>
                      <w:ins w:id="2714" w:author="Στάθης Καπ" w:date="2023-02-01T21:30:00Z">
                        <w:rPr>
                          <w:rFonts w:ascii="Cambria Math" w:hAnsi="Cambria Math"/>
                          <w:i/>
                          <w:lang w:val="el-GR"/>
                        </w:rPr>
                      </w:ins>
                    </m:ctrlPr>
                  </m:sSubPr>
                  <m:e>
                    <m:r>
                      <w:ins w:id="2715" w:author="Στάθης Καπ" w:date="2023-02-01T21:30:00Z">
                        <w:rPr>
                          <w:rFonts w:ascii="Cambria Math" w:hAnsi="Cambria Math"/>
                          <w:lang w:val="el-GR"/>
                        </w:rPr>
                        <m:t>t</m:t>
                      </w:ins>
                    </m:r>
                  </m:e>
                  <m:sub>
                    <m:r>
                      <w:ins w:id="2716" w:author="Στάθης Καπ" w:date="2023-02-01T21:30:00Z">
                        <w:rPr>
                          <w:rFonts w:ascii="Cambria Math" w:hAnsi="Cambria Math"/>
                          <w:lang w:val="el-GR"/>
                        </w:rPr>
                        <m:t>j</m:t>
                      </w:ins>
                    </m:r>
                  </m:sub>
                </m:sSub>
                <m:r>
                  <w:ins w:id="2717" w:author="Στάθης Καπ" w:date="2023-02-01T21:30:00Z">
                    <w:rPr>
                      <w:rFonts w:ascii="Cambria Math" w:hAnsi="Cambria Math"/>
                      <w:lang w:val="el-GR"/>
                    </w:rPr>
                    <m:t>=travelTim</m:t>
                  </w:ins>
                </m:r>
                <m:sSub>
                  <m:sSubPr>
                    <m:ctrlPr>
                      <w:ins w:id="2718" w:author="Στάθης Καπ" w:date="2023-02-01T21:30:00Z">
                        <w:rPr>
                          <w:rFonts w:ascii="Cambria Math" w:hAnsi="Cambria Math"/>
                          <w:i/>
                        </w:rPr>
                      </w:ins>
                    </m:ctrlPr>
                  </m:sSubPr>
                  <m:e>
                    <m:r>
                      <w:ins w:id="2719" w:author="Στάθης Καπ" w:date="2023-02-01T21:30:00Z">
                        <w:rPr>
                          <w:rFonts w:ascii="Cambria Math" w:hAnsi="Cambria Math"/>
                        </w:rPr>
                        <m:t>e</m:t>
                      </w:ins>
                    </m:r>
                  </m:e>
                  <m:sub>
                    <m:r>
                      <w:ins w:id="2720" w:author="Στάθης Καπ" w:date="2023-02-01T21:30:00Z">
                        <w:rPr>
                          <w:rFonts w:ascii="Cambria Math" w:hAnsi="Cambria Math"/>
                        </w:rPr>
                        <m:t>i→j</m:t>
                      </w:ins>
                    </m:r>
                  </m:sub>
                </m:sSub>
                <m:r>
                  <w:ins w:id="2721" w:author="Στάθης Καπ" w:date="2023-02-01T21:30:00Z">
                    <w:rPr>
                      <w:rFonts w:ascii="Cambria Math" w:hAnsi="Cambria Math"/>
                      <w:lang w:val="el-GR"/>
                    </w:rPr>
                    <m:t>+wai</m:t>
                  </w:ins>
                </m:r>
                <m:sSub>
                  <m:sSubPr>
                    <m:ctrlPr>
                      <w:ins w:id="2722" w:author="Στάθης Καπ" w:date="2023-02-01T21:30:00Z">
                        <w:rPr>
                          <w:rFonts w:ascii="Cambria Math" w:hAnsi="Cambria Math"/>
                          <w:i/>
                          <w:lang w:val="el-GR"/>
                        </w:rPr>
                      </w:ins>
                    </m:ctrlPr>
                  </m:sSubPr>
                  <m:e>
                    <m:r>
                      <w:ins w:id="2723" w:author="Στάθης Καπ" w:date="2023-02-01T21:30:00Z">
                        <w:rPr>
                          <w:rFonts w:ascii="Cambria Math" w:hAnsi="Cambria Math"/>
                          <w:lang w:val="el-GR"/>
                        </w:rPr>
                        <m:t>t</m:t>
                      </w:ins>
                    </m:r>
                  </m:e>
                  <m:sub>
                    <m:r>
                      <w:ins w:id="2724" w:author="Στάθης Καπ" w:date="2023-02-01T21:30:00Z">
                        <w:rPr>
                          <w:rFonts w:ascii="Cambria Math" w:hAnsi="Cambria Math"/>
                          <w:lang w:val="el-GR"/>
                        </w:rPr>
                        <m:t>j</m:t>
                      </w:ins>
                    </m:r>
                  </m:sub>
                </m:sSub>
                <m:r>
                  <w:ins w:id="2725" w:author="Στάθης Καπ" w:date="2023-02-01T21:30:00Z">
                    <w:rPr>
                      <w:rFonts w:ascii="Cambria Math" w:hAnsi="Cambria Math"/>
                      <w:lang w:val="el-GR"/>
                    </w:rPr>
                    <m:t>+visitDu</m:t>
                  </w:ins>
                </m:r>
                <m:sSub>
                  <m:sSubPr>
                    <m:ctrlPr>
                      <w:ins w:id="2726" w:author="Στάθης Καπ" w:date="2023-02-01T21:30:00Z">
                        <w:rPr>
                          <w:rFonts w:ascii="Cambria Math" w:hAnsi="Cambria Math"/>
                          <w:i/>
                          <w:lang w:val="el-GR"/>
                        </w:rPr>
                      </w:ins>
                    </m:ctrlPr>
                  </m:sSubPr>
                  <m:e>
                    <m:r>
                      <w:ins w:id="2727" w:author="Στάθης Καπ" w:date="2023-02-01T21:30:00Z">
                        <w:rPr>
                          <w:rFonts w:ascii="Cambria Math" w:hAnsi="Cambria Math"/>
                          <w:lang w:val="el-GR"/>
                        </w:rPr>
                        <m:t>r</m:t>
                      </w:ins>
                    </m:r>
                  </m:e>
                  <m:sub>
                    <m:r>
                      <w:ins w:id="2728" w:author="Στάθης Καπ" w:date="2023-02-01T21:30:00Z">
                        <w:rPr>
                          <w:rFonts w:ascii="Cambria Math" w:hAnsi="Cambria Math"/>
                          <w:lang w:val="el-GR"/>
                        </w:rPr>
                        <m:t>j</m:t>
                      </w:ins>
                    </m:r>
                  </m:sub>
                </m:sSub>
                <m:r>
                  <w:ins w:id="2729" w:author="Στάθης Καπ" w:date="2023-02-01T21:30:00Z">
                    <w:rPr>
                      <w:rFonts w:ascii="Cambria Math" w:hAnsi="Cambria Math"/>
                      <w:lang w:val="el-GR"/>
                    </w:rPr>
                    <m:t>+travelTim</m:t>
                  </w:ins>
                </m:r>
                <m:sSub>
                  <m:sSubPr>
                    <m:ctrlPr>
                      <w:ins w:id="2730" w:author="Στάθης Καπ" w:date="2023-02-01T21:30:00Z">
                        <w:rPr>
                          <w:rFonts w:ascii="Cambria Math" w:hAnsi="Cambria Math"/>
                          <w:i/>
                          <w:lang w:val="el-GR"/>
                        </w:rPr>
                      </w:ins>
                    </m:ctrlPr>
                  </m:sSubPr>
                  <m:e>
                    <m:r>
                      <w:ins w:id="2731" w:author="Στάθης Καπ" w:date="2023-02-01T21:30:00Z">
                        <w:rPr>
                          <w:rFonts w:ascii="Cambria Math" w:hAnsi="Cambria Math"/>
                          <w:lang w:val="el-GR"/>
                        </w:rPr>
                        <m:t>e</m:t>
                      </w:ins>
                    </m:r>
                  </m:e>
                  <m:sub>
                    <m:r>
                      <w:ins w:id="2732" w:author="Στάθης Καπ" w:date="2023-02-01T21:30:00Z">
                        <w:rPr>
                          <w:rFonts w:ascii="Cambria Math" w:hAnsi="Cambria Math"/>
                          <w:lang w:val="el-GR"/>
                        </w:rPr>
                        <m:t>j→k</m:t>
                      </w:ins>
                    </m:r>
                  </m:sub>
                </m:sSub>
                <m:r>
                  <w:ins w:id="2733" w:author="Στάθης Καπ" w:date="2023-02-01T21:30:00Z">
                    <w:rPr>
                      <w:rFonts w:ascii="Cambria Math" w:hAnsi="Cambria Math"/>
                      <w:lang w:val="el-GR"/>
                    </w:rPr>
                    <m:t>-travelTim</m:t>
                  </w:ins>
                </m:r>
                <m:sSub>
                  <m:sSubPr>
                    <m:ctrlPr>
                      <w:ins w:id="2734" w:author="Στάθης Καπ" w:date="2023-02-01T21:30:00Z">
                        <w:rPr>
                          <w:rFonts w:ascii="Cambria Math" w:hAnsi="Cambria Math"/>
                          <w:i/>
                          <w:lang w:val="el-GR"/>
                        </w:rPr>
                      </w:ins>
                    </m:ctrlPr>
                  </m:sSubPr>
                  <m:e>
                    <m:r>
                      <w:ins w:id="2735" w:author="Στάθης Καπ" w:date="2023-02-01T21:30:00Z">
                        <w:rPr>
                          <w:rFonts w:ascii="Cambria Math" w:hAnsi="Cambria Math"/>
                          <w:lang w:val="el-GR"/>
                        </w:rPr>
                        <m:t>e</m:t>
                      </w:ins>
                    </m:r>
                  </m:e>
                  <m:sub>
                    <m:r>
                      <w:ins w:id="2736" w:author="Στάθης Καπ" w:date="2023-02-01T21:30:00Z">
                        <w:rPr>
                          <w:rFonts w:ascii="Cambria Math" w:hAnsi="Cambria Math"/>
                          <w:lang w:val="el-GR"/>
                        </w:rPr>
                        <m:t>i→k</m:t>
                      </w:ins>
                    </m:r>
                  </m:sub>
                </m:sSub>
              </m:oMath>
            </m:oMathPara>
          </w:p>
        </w:tc>
        <w:tc>
          <w:tcPr>
            <w:tcW w:w="350" w:type="pct"/>
            <w:vAlign w:val="center"/>
            <w:tcPrChange w:id="2737" w:author="Στάθης Καπ" w:date="2023-02-01T08:48:00Z">
              <w:tcPr>
                <w:tcW w:w="350" w:type="pct"/>
                <w:vAlign w:val="bottom"/>
              </w:tcPr>
            </w:tcPrChange>
          </w:tcPr>
          <w:p w14:paraId="093392BC" w14:textId="0F906C3C" w:rsidR="00E6705C" w:rsidRPr="00603993" w:rsidRDefault="00E6705C">
            <w:pPr>
              <w:pStyle w:val="Caption"/>
              <w:spacing w:after="160"/>
              <w:rPr>
                <w:ins w:id="2738" w:author="Στάθης Καπ" w:date="2023-02-01T21:30:00Z"/>
                <w:rPrChange w:id="2739" w:author="Στάθης Καπ" w:date="2023-02-01T08:49:00Z">
                  <w:rPr>
                    <w:ins w:id="2740" w:author="Στάθης Καπ" w:date="2023-02-01T21:30:00Z"/>
                    <w:lang w:val="el-GR"/>
                  </w:rPr>
                </w:rPrChange>
              </w:rPr>
              <w:pPrChange w:id="2741" w:author="Στάθης Καπ" w:date="2023-02-01T08:47:00Z">
                <w:pPr/>
              </w:pPrChange>
            </w:pPr>
            <w:ins w:id="2742" w:author="Στάθης Καπ" w:date="2023-02-01T21:30: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2743" w:author="Στάθης Καπ" w:date="2023-02-01T21:3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2744" w:author="Στάθης Καπ" w:date="2023-02-12T06:03:00Z">
              <w:r w:rsidR="00237FE3">
                <w:rPr>
                  <w:noProof/>
                  <w:lang w:val="el-GR"/>
                </w:rPr>
                <w:t>4</w:t>
              </w:r>
            </w:ins>
            <w:del w:id="2745" w:author="Στάθης Καπ" w:date="2023-02-12T05:59:00Z">
              <w:r w:rsidDel="00237FE3">
                <w:rPr>
                  <w:noProof/>
                  <w:lang w:val="el-GR"/>
                </w:rPr>
                <w:delText>6</w:delText>
              </w:r>
            </w:del>
            <w:ins w:id="2746" w:author="Στάθης Καπ" w:date="2023-02-01T21:30:00Z">
              <w:r>
                <w:rPr>
                  <w:lang w:val="el-GR"/>
                </w:rPr>
                <w:fldChar w:fldCharType="end"/>
              </w:r>
              <w:r>
                <w:t>)</w:t>
              </w:r>
            </w:ins>
          </w:p>
        </w:tc>
      </w:tr>
    </w:tbl>
    <w:p w14:paraId="3C4903F0" w14:textId="77777777" w:rsidR="00E6705C" w:rsidRPr="00597D9F" w:rsidDel="00E6705C" w:rsidRDefault="00E6705C" w:rsidP="002220AE">
      <w:pPr>
        <w:rPr>
          <w:del w:id="2747" w:author="Στάθης Καπ" w:date="2023-02-01T21:30:00Z"/>
          <w:rFonts w:eastAsiaTheme="minorEastAsia"/>
          <w:lang w:val="el-GR"/>
        </w:rPr>
      </w:pPr>
    </w:p>
    <w:p w14:paraId="4AAFABB0" w14:textId="2CB1CE6D" w:rsidR="00866244" w:rsidRPr="00597D9F" w:rsidRDefault="00BD0527" w:rsidP="002220AE">
      <w:pPr>
        <w:rPr>
          <w:rFonts w:eastAsiaTheme="minorEastAsia"/>
          <w:lang w:val="el-GR"/>
        </w:rPr>
      </w:pPr>
      <m:oMathPara>
        <m:oMath>
          <m:r>
            <w:del w:id="2748" w:author="Στάθης Καπ" w:date="2023-02-01T21:30:00Z">
              <w:rPr>
                <w:rFonts w:ascii="Cambria Math" w:hAnsi="Cambria Math"/>
                <w:lang w:val="el-GR"/>
              </w:rPr>
              <m:t>shif</m:t>
            </w:del>
          </m:r>
          <m:sSub>
            <m:sSubPr>
              <m:ctrlPr>
                <w:del w:id="2749" w:author="Στάθης Καπ" w:date="2023-02-01T21:30:00Z">
                  <w:rPr>
                    <w:rFonts w:ascii="Cambria Math" w:hAnsi="Cambria Math"/>
                    <w:i/>
                    <w:lang w:val="el-GR"/>
                  </w:rPr>
                </w:del>
              </m:ctrlPr>
            </m:sSubPr>
            <m:e>
              <m:r>
                <w:del w:id="2750" w:author="Στάθης Καπ" w:date="2023-02-01T21:30:00Z">
                  <w:rPr>
                    <w:rFonts w:ascii="Cambria Math" w:hAnsi="Cambria Math"/>
                    <w:lang w:val="el-GR"/>
                  </w:rPr>
                  <m:t>t</m:t>
                </w:del>
              </m:r>
            </m:e>
            <m:sub>
              <m:r>
                <w:del w:id="2751" w:author="Στάθης Καπ" w:date="2023-02-01T21:30:00Z">
                  <w:rPr>
                    <w:rFonts w:ascii="Cambria Math" w:hAnsi="Cambria Math"/>
                    <w:lang w:val="el-GR"/>
                  </w:rPr>
                  <m:t>j</m:t>
                </w:del>
              </m:r>
            </m:sub>
          </m:sSub>
          <m:r>
            <w:del w:id="2752" w:author="Στάθης Καπ" w:date="2023-02-01T21:30:00Z">
              <w:rPr>
                <w:rFonts w:ascii="Cambria Math" w:hAnsi="Cambria Math"/>
                <w:lang w:val="el-GR"/>
              </w:rPr>
              <m:t>=</m:t>
            </w:del>
          </m:r>
          <w:bookmarkStart w:id="2753" w:name="_Hlk124878225"/>
          <m:r>
            <w:del w:id="2754" w:author="Στάθης Καπ" w:date="2023-02-01T21:30:00Z">
              <w:rPr>
                <w:rFonts w:ascii="Cambria Math" w:hAnsi="Cambria Math"/>
                <w:lang w:val="el-GR"/>
              </w:rPr>
              <m:t>travelTim</m:t>
            </w:del>
          </m:r>
          <m:sSub>
            <m:sSubPr>
              <m:ctrlPr>
                <w:del w:id="2755" w:author="Στάθης Καπ" w:date="2023-02-01T21:30:00Z">
                  <w:rPr>
                    <w:rFonts w:ascii="Cambria Math" w:hAnsi="Cambria Math"/>
                    <w:i/>
                  </w:rPr>
                </w:del>
              </m:ctrlPr>
            </m:sSubPr>
            <m:e>
              <m:r>
                <w:del w:id="2756" w:author="Στάθης Καπ" w:date="2023-02-01T21:30:00Z">
                  <w:rPr>
                    <w:rFonts w:ascii="Cambria Math" w:hAnsi="Cambria Math"/>
                  </w:rPr>
                  <m:t>e</m:t>
                </w:del>
              </m:r>
            </m:e>
            <m:sub>
              <m:r>
                <w:del w:id="2757" w:author="Στάθης Καπ" w:date="2023-02-01T21:30:00Z">
                  <w:rPr>
                    <w:rFonts w:ascii="Cambria Math" w:hAnsi="Cambria Math"/>
                  </w:rPr>
                  <m:t>i→j</m:t>
                </w:del>
              </m:r>
            </m:sub>
          </m:sSub>
          <w:bookmarkEnd w:id="2753"/>
          <m:r>
            <w:del w:id="2758" w:author="Στάθης Καπ" w:date="2023-02-01T21:30:00Z">
              <w:rPr>
                <w:rFonts w:ascii="Cambria Math" w:hAnsi="Cambria Math"/>
                <w:lang w:val="el-GR"/>
              </w:rPr>
              <m:t>+wai</m:t>
            </w:del>
          </m:r>
          <m:sSub>
            <m:sSubPr>
              <m:ctrlPr>
                <w:del w:id="2759" w:author="Στάθης Καπ" w:date="2023-02-01T21:30:00Z">
                  <w:rPr>
                    <w:rFonts w:ascii="Cambria Math" w:hAnsi="Cambria Math"/>
                    <w:i/>
                    <w:lang w:val="el-GR"/>
                  </w:rPr>
                </w:del>
              </m:ctrlPr>
            </m:sSubPr>
            <m:e>
              <m:r>
                <w:del w:id="2760" w:author="Στάθης Καπ" w:date="2023-02-01T21:30:00Z">
                  <w:rPr>
                    <w:rFonts w:ascii="Cambria Math" w:hAnsi="Cambria Math"/>
                    <w:lang w:val="el-GR"/>
                  </w:rPr>
                  <m:t>t</m:t>
                </w:del>
              </m:r>
            </m:e>
            <m:sub>
              <m:r>
                <w:del w:id="2761" w:author="Στάθης Καπ" w:date="2023-02-01T21:30:00Z">
                  <w:rPr>
                    <w:rFonts w:ascii="Cambria Math" w:hAnsi="Cambria Math"/>
                    <w:lang w:val="el-GR"/>
                  </w:rPr>
                  <m:t>j</m:t>
                </w:del>
              </m:r>
            </m:sub>
          </m:sSub>
          <m:r>
            <w:del w:id="2762" w:author="Στάθης Καπ" w:date="2023-02-01T21:30:00Z">
              <w:rPr>
                <w:rFonts w:ascii="Cambria Math" w:hAnsi="Cambria Math"/>
                <w:lang w:val="el-GR"/>
              </w:rPr>
              <m:t>+visitDu</m:t>
            </w:del>
          </m:r>
          <m:sSub>
            <m:sSubPr>
              <m:ctrlPr>
                <w:del w:id="2763" w:author="Στάθης Καπ" w:date="2023-02-01T21:30:00Z">
                  <w:rPr>
                    <w:rFonts w:ascii="Cambria Math" w:hAnsi="Cambria Math"/>
                    <w:i/>
                    <w:lang w:val="el-GR"/>
                  </w:rPr>
                </w:del>
              </m:ctrlPr>
            </m:sSubPr>
            <m:e>
              <m:r>
                <w:del w:id="2764" w:author="Στάθης Καπ" w:date="2023-02-01T21:30:00Z">
                  <w:rPr>
                    <w:rFonts w:ascii="Cambria Math" w:hAnsi="Cambria Math"/>
                    <w:lang w:val="el-GR"/>
                  </w:rPr>
                  <m:t>r</m:t>
                </w:del>
              </m:r>
            </m:e>
            <m:sub>
              <m:r>
                <w:del w:id="2765" w:author="Στάθης Καπ" w:date="2023-02-01T21:30:00Z">
                  <w:rPr>
                    <w:rFonts w:ascii="Cambria Math" w:hAnsi="Cambria Math"/>
                    <w:lang w:val="el-GR"/>
                  </w:rPr>
                  <m:t>j</m:t>
                </w:del>
              </m:r>
            </m:sub>
          </m:sSub>
          <m:r>
            <w:del w:id="2766" w:author="Στάθης Καπ" w:date="2023-02-01T21:30:00Z">
              <w:rPr>
                <w:rFonts w:ascii="Cambria Math" w:hAnsi="Cambria Math"/>
                <w:lang w:val="el-GR"/>
              </w:rPr>
              <m:t>+travelTim</m:t>
            </w:del>
          </m:r>
          <m:sSub>
            <m:sSubPr>
              <m:ctrlPr>
                <w:del w:id="2767" w:author="Στάθης Καπ" w:date="2023-02-01T21:30:00Z">
                  <w:rPr>
                    <w:rFonts w:ascii="Cambria Math" w:hAnsi="Cambria Math"/>
                    <w:i/>
                    <w:lang w:val="el-GR"/>
                  </w:rPr>
                </w:del>
              </m:ctrlPr>
            </m:sSubPr>
            <m:e>
              <m:r>
                <w:del w:id="2768" w:author="Στάθης Καπ" w:date="2023-02-01T21:30:00Z">
                  <w:rPr>
                    <w:rFonts w:ascii="Cambria Math" w:hAnsi="Cambria Math"/>
                    <w:lang w:val="el-GR"/>
                  </w:rPr>
                  <m:t>e</m:t>
                </w:del>
              </m:r>
            </m:e>
            <m:sub>
              <m:r>
                <w:del w:id="2769" w:author="Στάθης Καπ" w:date="2023-02-01T21:30:00Z">
                  <w:rPr>
                    <w:rFonts w:ascii="Cambria Math" w:hAnsi="Cambria Math"/>
                    <w:lang w:val="el-GR"/>
                  </w:rPr>
                  <m:t>j→k</m:t>
                </w:del>
              </m:r>
            </m:sub>
          </m:sSub>
          <m:r>
            <w:del w:id="2770" w:author="Στάθης Καπ" w:date="2023-02-01T21:30:00Z">
              <w:rPr>
                <w:rFonts w:ascii="Cambria Math" w:hAnsi="Cambria Math"/>
                <w:lang w:val="el-GR"/>
              </w:rPr>
              <m:t>-travelTim</m:t>
            </w:del>
          </m:r>
          <m:sSub>
            <m:sSubPr>
              <m:ctrlPr>
                <w:del w:id="2771" w:author="Στάθης Καπ" w:date="2023-02-01T21:30:00Z">
                  <w:rPr>
                    <w:rFonts w:ascii="Cambria Math" w:hAnsi="Cambria Math"/>
                    <w:i/>
                    <w:lang w:val="el-GR"/>
                  </w:rPr>
                </w:del>
              </m:ctrlPr>
            </m:sSubPr>
            <m:e>
              <m:r>
                <w:del w:id="2772" w:author="Στάθης Καπ" w:date="2023-02-01T21:30:00Z">
                  <w:rPr>
                    <w:rFonts w:ascii="Cambria Math" w:hAnsi="Cambria Math"/>
                    <w:lang w:val="el-GR"/>
                  </w:rPr>
                  <m:t>e</m:t>
                </w:del>
              </m:r>
            </m:e>
            <m:sub>
              <m:r>
                <w:del w:id="2773" w:author="Στάθης Καπ" w:date="2023-02-01T21:30:00Z">
                  <w:rPr>
                    <w:rFonts w:ascii="Cambria Math" w:hAnsi="Cambria Math"/>
                    <w:lang w:val="el-GR"/>
                  </w:rPr>
                  <m:t>i→k</m:t>
                </w:del>
              </m:r>
            </m:sub>
          </m:sSub>
        </m:oMath>
      </m:oMathPara>
    </w:p>
    <w:p w14:paraId="23722C11" w14:textId="11D21F94" w:rsidR="00597D9F" w:rsidRDefault="00597D9F" w:rsidP="002220AE">
      <w:pPr>
        <w:rPr>
          <w:lang w:val="el-GR"/>
        </w:rPr>
      </w:pPr>
      <w:r w:rsidRPr="00D4368F">
        <w:rPr>
          <w:lang w:val="el-GR"/>
        </w:rPr>
        <w:t xml:space="preserve">Η εισαγωγή όμως ενός κόμβου στο τέλος της διαδρομής σημαίνει πως δεν υπάρχει κόμβος </w:t>
      </w:r>
      <w:r>
        <w:t>k</w:t>
      </w:r>
      <w:r w:rsidRPr="00D4368F">
        <w:rPr>
          <w:lang w:val="el-GR"/>
        </w:rPr>
        <w:t xml:space="preserve">. </w:t>
      </w:r>
      <w:r w:rsidR="00036A40" w:rsidRPr="00D4368F">
        <w:rPr>
          <w:lang w:val="el-GR"/>
        </w:rPr>
        <w:t>Άρα</w:t>
      </w:r>
      <w:r w:rsidRPr="00D4368F">
        <w:rPr>
          <w:lang w:val="el-GR"/>
        </w:rPr>
        <w:t xml:space="preserve"> η παραπάνω σχέση για </w:t>
      </w:r>
      <w:r w:rsidR="00DF2A79" w:rsidRPr="00D4368F">
        <w:rPr>
          <w:lang w:val="el-GR"/>
        </w:rPr>
        <w:t>θέσεις</w:t>
      </w:r>
      <w:r w:rsidRPr="00D4368F">
        <w:rPr>
          <w:lang w:val="el-GR"/>
        </w:rPr>
        <w:t xml:space="preserve"> εισαγωγής στο τέλος των διαδρομών μετατρέπεται ως εξής: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774"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2775">
          <w:tblGrid>
            <w:gridCol w:w="618"/>
            <w:gridCol w:w="7601"/>
            <w:gridCol w:w="619"/>
          </w:tblGrid>
        </w:tblGridChange>
      </w:tblGrid>
      <w:tr w:rsidR="00180EF4" w14:paraId="18BED39B" w14:textId="77777777" w:rsidTr="00603993">
        <w:trPr>
          <w:ins w:id="2776" w:author="Στάθης Καπ" w:date="2023-02-01T21:31:00Z"/>
        </w:trPr>
        <w:tc>
          <w:tcPr>
            <w:tcW w:w="350" w:type="pct"/>
            <w:tcPrChange w:id="2777" w:author="Στάθης Καπ" w:date="2023-02-01T08:48:00Z">
              <w:tcPr>
                <w:tcW w:w="350" w:type="pct"/>
              </w:tcPr>
            </w:tcPrChange>
          </w:tcPr>
          <w:p w14:paraId="518F61CC" w14:textId="77777777" w:rsidR="00180EF4" w:rsidRDefault="00180EF4">
            <w:pPr>
              <w:spacing w:after="160"/>
              <w:rPr>
                <w:ins w:id="2778" w:author="Στάθης Καπ" w:date="2023-02-01T21:31:00Z"/>
                <w:lang w:val="el-GR"/>
              </w:rPr>
              <w:pPrChange w:id="2779" w:author="Στάθης Καπ" w:date="2023-02-01T08:46:00Z">
                <w:pPr/>
              </w:pPrChange>
            </w:pPr>
          </w:p>
        </w:tc>
        <w:tc>
          <w:tcPr>
            <w:tcW w:w="4300" w:type="pct"/>
            <w:tcPrChange w:id="2780" w:author="Στάθης Καπ" w:date="2023-02-01T08:48:00Z">
              <w:tcPr>
                <w:tcW w:w="4300" w:type="pct"/>
              </w:tcPr>
            </w:tcPrChange>
          </w:tcPr>
          <w:p w14:paraId="04A7C25A" w14:textId="3F9871A4" w:rsidR="00180EF4" w:rsidRPr="005846FF" w:rsidRDefault="00180EF4">
            <w:pPr>
              <w:spacing w:after="160"/>
              <w:rPr>
                <w:ins w:id="2781" w:author="Στάθης Καπ" w:date="2023-02-01T21:31:00Z"/>
                <w:lang w:val="el-GR"/>
              </w:rPr>
              <w:pPrChange w:id="2782" w:author="Στάθης Καπ" w:date="2023-02-01T08:46:00Z">
                <w:pPr/>
              </w:pPrChange>
            </w:pPr>
            <m:oMathPara>
              <m:oMath>
                <m:r>
                  <w:ins w:id="2783" w:author="Στάθης Καπ" w:date="2023-02-01T21:31:00Z">
                    <w:rPr>
                      <w:rFonts w:ascii="Cambria Math" w:hAnsi="Cambria Math"/>
                      <w:lang w:val="el-GR"/>
                    </w:rPr>
                    <m:t>shif</m:t>
                  </w:ins>
                </m:r>
                <m:sSub>
                  <m:sSubPr>
                    <m:ctrlPr>
                      <w:ins w:id="2784" w:author="Στάθης Καπ" w:date="2023-02-01T21:31:00Z">
                        <w:rPr>
                          <w:rFonts w:ascii="Cambria Math" w:hAnsi="Cambria Math"/>
                          <w:i/>
                          <w:lang w:val="el-GR"/>
                        </w:rPr>
                      </w:ins>
                    </m:ctrlPr>
                  </m:sSubPr>
                  <m:e>
                    <m:r>
                      <w:ins w:id="2785" w:author="Στάθης Καπ" w:date="2023-02-01T21:31:00Z">
                        <w:rPr>
                          <w:rFonts w:ascii="Cambria Math" w:hAnsi="Cambria Math"/>
                          <w:lang w:val="el-GR"/>
                        </w:rPr>
                        <m:t>t</m:t>
                      </w:ins>
                    </m:r>
                  </m:e>
                  <m:sub>
                    <m:r>
                      <w:ins w:id="2786" w:author="Στάθης Καπ" w:date="2023-02-01T21:31:00Z">
                        <w:rPr>
                          <w:rFonts w:ascii="Cambria Math" w:hAnsi="Cambria Math"/>
                          <w:lang w:val="el-GR"/>
                        </w:rPr>
                        <m:t>j</m:t>
                      </w:ins>
                    </m:r>
                  </m:sub>
                </m:sSub>
                <m:r>
                  <w:ins w:id="2787" w:author="Στάθης Καπ" w:date="2023-02-01T21:31:00Z">
                    <w:rPr>
                      <w:rFonts w:ascii="Cambria Math" w:hAnsi="Cambria Math"/>
                      <w:lang w:val="el-GR"/>
                    </w:rPr>
                    <m:t>=travelTim</m:t>
                  </w:ins>
                </m:r>
                <m:sSub>
                  <m:sSubPr>
                    <m:ctrlPr>
                      <w:ins w:id="2788" w:author="Στάθης Καπ" w:date="2023-02-01T21:31:00Z">
                        <w:rPr>
                          <w:rFonts w:ascii="Cambria Math" w:hAnsi="Cambria Math"/>
                          <w:i/>
                        </w:rPr>
                      </w:ins>
                    </m:ctrlPr>
                  </m:sSubPr>
                  <m:e>
                    <m:r>
                      <w:ins w:id="2789" w:author="Στάθης Καπ" w:date="2023-02-01T21:31:00Z">
                        <w:rPr>
                          <w:rFonts w:ascii="Cambria Math" w:hAnsi="Cambria Math"/>
                        </w:rPr>
                        <m:t>e</m:t>
                      </w:ins>
                    </m:r>
                  </m:e>
                  <m:sub>
                    <m:r>
                      <w:ins w:id="2790" w:author="Στάθης Καπ" w:date="2023-02-01T21:31:00Z">
                        <w:rPr>
                          <w:rFonts w:ascii="Cambria Math" w:hAnsi="Cambria Math"/>
                        </w:rPr>
                        <m:t>i→j</m:t>
                      </w:ins>
                    </m:r>
                  </m:sub>
                </m:sSub>
                <m:r>
                  <w:ins w:id="2791" w:author="Στάθης Καπ" w:date="2023-02-01T21:31:00Z">
                    <w:rPr>
                      <w:rFonts w:ascii="Cambria Math" w:hAnsi="Cambria Math"/>
                      <w:lang w:val="el-GR"/>
                    </w:rPr>
                    <m:t>+wai</m:t>
                  </w:ins>
                </m:r>
                <m:sSub>
                  <m:sSubPr>
                    <m:ctrlPr>
                      <w:ins w:id="2792" w:author="Στάθης Καπ" w:date="2023-02-01T21:31:00Z">
                        <w:rPr>
                          <w:rFonts w:ascii="Cambria Math" w:hAnsi="Cambria Math"/>
                          <w:i/>
                          <w:lang w:val="el-GR"/>
                        </w:rPr>
                      </w:ins>
                    </m:ctrlPr>
                  </m:sSubPr>
                  <m:e>
                    <m:r>
                      <w:ins w:id="2793" w:author="Στάθης Καπ" w:date="2023-02-01T21:31:00Z">
                        <w:rPr>
                          <w:rFonts w:ascii="Cambria Math" w:hAnsi="Cambria Math"/>
                          <w:lang w:val="el-GR"/>
                        </w:rPr>
                        <m:t>t</m:t>
                      </w:ins>
                    </m:r>
                  </m:e>
                  <m:sub>
                    <m:r>
                      <w:ins w:id="2794" w:author="Στάθης Καπ" w:date="2023-02-01T21:31:00Z">
                        <w:rPr>
                          <w:rFonts w:ascii="Cambria Math" w:hAnsi="Cambria Math"/>
                          <w:lang w:val="el-GR"/>
                        </w:rPr>
                        <m:t>j</m:t>
                      </w:ins>
                    </m:r>
                  </m:sub>
                </m:sSub>
                <m:r>
                  <w:ins w:id="2795" w:author="Στάθης Καπ" w:date="2023-02-01T21:31:00Z">
                    <w:rPr>
                      <w:rFonts w:ascii="Cambria Math" w:hAnsi="Cambria Math"/>
                      <w:lang w:val="el-GR"/>
                    </w:rPr>
                    <m:t>+visitDu</m:t>
                  </w:ins>
                </m:r>
                <m:sSub>
                  <m:sSubPr>
                    <m:ctrlPr>
                      <w:ins w:id="2796" w:author="Στάθης Καπ" w:date="2023-02-01T21:31:00Z">
                        <w:rPr>
                          <w:rFonts w:ascii="Cambria Math" w:hAnsi="Cambria Math"/>
                          <w:i/>
                          <w:lang w:val="el-GR"/>
                        </w:rPr>
                      </w:ins>
                    </m:ctrlPr>
                  </m:sSubPr>
                  <m:e>
                    <m:r>
                      <w:ins w:id="2797" w:author="Στάθης Καπ" w:date="2023-02-01T21:31:00Z">
                        <w:rPr>
                          <w:rFonts w:ascii="Cambria Math" w:hAnsi="Cambria Math"/>
                          <w:lang w:val="el-GR"/>
                        </w:rPr>
                        <m:t>r</m:t>
                      </w:ins>
                    </m:r>
                  </m:e>
                  <m:sub>
                    <m:r>
                      <w:ins w:id="2798" w:author="Στάθης Καπ" w:date="2023-02-01T21:31:00Z">
                        <w:rPr>
                          <w:rFonts w:ascii="Cambria Math" w:hAnsi="Cambria Math"/>
                          <w:lang w:val="el-GR"/>
                        </w:rPr>
                        <m:t>j</m:t>
                      </w:ins>
                    </m:r>
                  </m:sub>
                </m:sSub>
              </m:oMath>
            </m:oMathPara>
          </w:p>
        </w:tc>
        <w:tc>
          <w:tcPr>
            <w:tcW w:w="350" w:type="pct"/>
            <w:vAlign w:val="center"/>
            <w:tcPrChange w:id="2799" w:author="Στάθης Καπ" w:date="2023-02-01T08:48:00Z">
              <w:tcPr>
                <w:tcW w:w="350" w:type="pct"/>
                <w:vAlign w:val="bottom"/>
              </w:tcPr>
            </w:tcPrChange>
          </w:tcPr>
          <w:p w14:paraId="32D7B81C" w14:textId="4224006A" w:rsidR="00180EF4" w:rsidRPr="00603993" w:rsidRDefault="00180EF4">
            <w:pPr>
              <w:pStyle w:val="Caption"/>
              <w:spacing w:after="160"/>
              <w:rPr>
                <w:ins w:id="2800" w:author="Στάθης Καπ" w:date="2023-02-01T21:31:00Z"/>
                <w:rPrChange w:id="2801" w:author="Στάθης Καπ" w:date="2023-02-01T08:49:00Z">
                  <w:rPr>
                    <w:ins w:id="2802" w:author="Στάθης Καπ" w:date="2023-02-01T21:31:00Z"/>
                    <w:lang w:val="el-GR"/>
                  </w:rPr>
                </w:rPrChange>
              </w:rPr>
              <w:pPrChange w:id="2803" w:author="Στάθης Καπ" w:date="2023-02-01T08:47:00Z">
                <w:pPr/>
              </w:pPrChange>
            </w:pPr>
            <w:ins w:id="2804" w:author="Στάθης Καπ" w:date="2023-02-01T21:31: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2805" w:author="Στάθης Καπ" w:date="2023-02-01T21:3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2806" w:author="Στάθης Καπ" w:date="2023-02-12T06:03:00Z">
              <w:r w:rsidR="00237FE3">
                <w:rPr>
                  <w:noProof/>
                  <w:lang w:val="el-GR"/>
                </w:rPr>
                <w:t>5</w:t>
              </w:r>
            </w:ins>
            <w:del w:id="2807" w:author="Στάθης Καπ" w:date="2023-02-12T05:59:00Z">
              <w:r w:rsidDel="00237FE3">
                <w:rPr>
                  <w:noProof/>
                  <w:lang w:val="el-GR"/>
                </w:rPr>
                <w:delText>7</w:delText>
              </w:r>
            </w:del>
            <w:ins w:id="2808" w:author="Στάθης Καπ" w:date="2023-02-01T21:31:00Z">
              <w:r>
                <w:rPr>
                  <w:lang w:val="el-GR"/>
                </w:rPr>
                <w:fldChar w:fldCharType="end"/>
              </w:r>
              <w:r>
                <w:t>)</w:t>
              </w:r>
            </w:ins>
          </w:p>
        </w:tc>
      </w:tr>
    </w:tbl>
    <w:p w14:paraId="510540AF" w14:textId="77777777" w:rsidR="00180EF4" w:rsidRPr="00180EF4" w:rsidDel="00180EF4" w:rsidRDefault="00180EF4" w:rsidP="002220AE">
      <w:pPr>
        <w:rPr>
          <w:del w:id="2809" w:author="Στάθης Καπ" w:date="2023-02-01T21:31:00Z"/>
          <w:rFonts w:eastAsiaTheme="minorEastAsia"/>
          <w:lang w:val="el-GR"/>
        </w:rPr>
      </w:pPr>
    </w:p>
    <w:p w14:paraId="2FDA4CA6" w14:textId="5BAB2DB4" w:rsidR="00D4368F" w:rsidRPr="00180EF4" w:rsidDel="00180EF4" w:rsidRDefault="00D4368F" w:rsidP="002220AE">
      <w:pPr>
        <w:rPr>
          <w:del w:id="2810" w:author="Στάθης Καπ" w:date="2023-02-01T21:31:00Z"/>
          <w:rFonts w:eastAsiaTheme="minorEastAsia"/>
          <w:lang w:val="el-GR"/>
          <w:rPrChange w:id="2811" w:author="Στάθης Καπ" w:date="2023-02-01T21:31:00Z">
            <w:rPr>
              <w:del w:id="2812" w:author="Στάθης Καπ" w:date="2023-02-01T21:31:00Z"/>
              <w:rFonts w:ascii="Cambria Math" w:hAnsi="Cambria Math"/>
              <w:i/>
              <w:lang w:val="el-GR"/>
            </w:rPr>
          </w:rPrChange>
        </w:rPr>
      </w:pPr>
      <m:oMathPara>
        <m:oMath>
          <m:r>
            <w:del w:id="2813" w:author="Στάθης Καπ" w:date="2023-02-01T21:31:00Z">
              <w:rPr>
                <w:rFonts w:ascii="Cambria Math" w:hAnsi="Cambria Math"/>
                <w:lang w:val="el-GR"/>
              </w:rPr>
              <m:t>shif</m:t>
            </w:del>
          </m:r>
          <m:sSub>
            <m:sSubPr>
              <m:ctrlPr>
                <w:del w:id="2814" w:author="Στάθης Καπ" w:date="2023-02-01T21:31:00Z">
                  <w:rPr>
                    <w:rFonts w:ascii="Cambria Math" w:hAnsi="Cambria Math"/>
                    <w:i/>
                    <w:lang w:val="el-GR"/>
                  </w:rPr>
                </w:del>
              </m:ctrlPr>
            </m:sSubPr>
            <m:e>
              <m:r>
                <w:del w:id="2815" w:author="Στάθης Καπ" w:date="2023-02-01T21:31:00Z">
                  <w:rPr>
                    <w:rFonts w:ascii="Cambria Math" w:hAnsi="Cambria Math"/>
                    <w:lang w:val="el-GR"/>
                  </w:rPr>
                  <m:t>t</m:t>
                </w:del>
              </m:r>
            </m:e>
            <m:sub>
              <m:r>
                <w:del w:id="2816" w:author="Στάθης Καπ" w:date="2023-02-01T21:31:00Z">
                  <w:rPr>
                    <w:rFonts w:ascii="Cambria Math" w:hAnsi="Cambria Math"/>
                    <w:lang w:val="el-GR"/>
                  </w:rPr>
                  <m:t>j</m:t>
                </w:del>
              </m:r>
            </m:sub>
          </m:sSub>
          <m:r>
            <w:del w:id="2817" w:author="Στάθης Καπ" w:date="2023-02-01T21:31:00Z">
              <w:rPr>
                <w:rFonts w:ascii="Cambria Math" w:hAnsi="Cambria Math"/>
                <w:lang w:val="el-GR"/>
              </w:rPr>
              <m:t>=travelTim</m:t>
            </w:del>
          </m:r>
          <m:sSub>
            <m:sSubPr>
              <m:ctrlPr>
                <w:del w:id="2818" w:author="Στάθης Καπ" w:date="2023-02-01T21:31:00Z">
                  <w:rPr>
                    <w:rFonts w:ascii="Cambria Math" w:hAnsi="Cambria Math"/>
                    <w:i/>
                  </w:rPr>
                </w:del>
              </m:ctrlPr>
            </m:sSubPr>
            <m:e>
              <m:r>
                <w:del w:id="2819" w:author="Στάθης Καπ" w:date="2023-02-01T21:31:00Z">
                  <w:rPr>
                    <w:rFonts w:ascii="Cambria Math" w:hAnsi="Cambria Math"/>
                  </w:rPr>
                  <m:t>e</m:t>
                </w:del>
              </m:r>
            </m:e>
            <m:sub>
              <m:r>
                <w:del w:id="2820" w:author="Στάθης Καπ" w:date="2023-02-01T21:31:00Z">
                  <w:rPr>
                    <w:rFonts w:ascii="Cambria Math" w:hAnsi="Cambria Math"/>
                  </w:rPr>
                  <m:t>i→j</m:t>
                </w:del>
              </m:r>
            </m:sub>
          </m:sSub>
          <m:r>
            <w:del w:id="2821" w:author="Στάθης Καπ" w:date="2023-02-01T21:31:00Z">
              <w:rPr>
                <w:rFonts w:ascii="Cambria Math" w:hAnsi="Cambria Math"/>
                <w:lang w:val="el-GR"/>
              </w:rPr>
              <m:t>+wai</m:t>
            </w:del>
          </m:r>
          <m:sSub>
            <m:sSubPr>
              <m:ctrlPr>
                <w:del w:id="2822" w:author="Στάθης Καπ" w:date="2023-02-01T21:31:00Z">
                  <w:rPr>
                    <w:rFonts w:ascii="Cambria Math" w:hAnsi="Cambria Math"/>
                    <w:i/>
                    <w:lang w:val="el-GR"/>
                  </w:rPr>
                </w:del>
              </m:ctrlPr>
            </m:sSubPr>
            <m:e>
              <m:r>
                <w:del w:id="2823" w:author="Στάθης Καπ" w:date="2023-02-01T21:31:00Z">
                  <w:rPr>
                    <w:rFonts w:ascii="Cambria Math" w:hAnsi="Cambria Math"/>
                    <w:lang w:val="el-GR"/>
                  </w:rPr>
                  <m:t>t</m:t>
                </w:del>
              </m:r>
            </m:e>
            <m:sub>
              <m:r>
                <w:del w:id="2824" w:author="Στάθης Καπ" w:date="2023-02-01T21:31:00Z">
                  <w:rPr>
                    <w:rFonts w:ascii="Cambria Math" w:hAnsi="Cambria Math"/>
                    <w:lang w:val="el-GR"/>
                  </w:rPr>
                  <m:t>j</m:t>
                </w:del>
              </m:r>
            </m:sub>
          </m:sSub>
          <m:r>
            <w:del w:id="2825" w:author="Στάθης Καπ" w:date="2023-02-01T21:31:00Z">
              <w:rPr>
                <w:rFonts w:ascii="Cambria Math" w:hAnsi="Cambria Math"/>
                <w:lang w:val="el-GR"/>
              </w:rPr>
              <m:t>+visitDu</m:t>
            </w:del>
          </m:r>
          <m:sSub>
            <m:sSubPr>
              <m:ctrlPr>
                <w:del w:id="2826" w:author="Στάθης Καπ" w:date="2023-02-01T21:31:00Z">
                  <w:rPr>
                    <w:rFonts w:ascii="Cambria Math" w:hAnsi="Cambria Math"/>
                    <w:i/>
                    <w:lang w:val="el-GR"/>
                  </w:rPr>
                </w:del>
              </m:ctrlPr>
            </m:sSubPr>
            <m:e>
              <m:r>
                <w:del w:id="2827" w:author="Στάθης Καπ" w:date="2023-02-01T21:31:00Z">
                  <w:rPr>
                    <w:rFonts w:ascii="Cambria Math" w:hAnsi="Cambria Math"/>
                    <w:lang w:val="el-GR"/>
                  </w:rPr>
                  <m:t>r</m:t>
                </w:del>
              </m:r>
            </m:e>
            <m:sub>
              <m:r>
                <w:del w:id="2828" w:author="Στάθης Καπ" w:date="2023-02-01T21:31:00Z">
                  <w:rPr>
                    <w:rFonts w:ascii="Cambria Math" w:hAnsi="Cambria Math"/>
                    <w:lang w:val="el-GR"/>
                  </w:rPr>
                  <m:t>j</m:t>
                </w:del>
              </m:r>
            </m:sub>
          </m:sSub>
        </m:oMath>
      </m:oMathPara>
    </w:p>
    <w:p w14:paraId="5A0197FA" w14:textId="436F6748" w:rsidR="00D4368F" w:rsidRDefault="00A43949" w:rsidP="002220AE">
      <w:pPr>
        <w:rPr>
          <w:lang w:val="el-GR"/>
        </w:rPr>
      </w:pPr>
      <w:r w:rsidRPr="003A2AA6">
        <w:rPr>
          <w:lang w:val="el-GR"/>
        </w:rPr>
        <w:t xml:space="preserve">Επειδή όμως χρειάζεται να ληφθεί </w:t>
      </w:r>
      <w:r w:rsidR="00521CFC" w:rsidRPr="003A2AA6">
        <w:rPr>
          <w:lang w:val="el-GR"/>
        </w:rPr>
        <w:t>υπόψιν</w:t>
      </w:r>
      <w:r w:rsidRPr="003A2AA6">
        <w:rPr>
          <w:lang w:val="el-GR"/>
        </w:rPr>
        <w:t xml:space="preserve"> και η επόμενη λύση, προστέθηκε ένας ακόμα παράγοντας που είναι η απόσταση του εξεταζόμενου κόμβου προς το </w:t>
      </w:r>
      <w:r>
        <w:t>cnext</w:t>
      </w:r>
      <w:r w:rsidRPr="003A2AA6">
        <w:rPr>
          <w:lang w:val="el-GR"/>
        </w:rPr>
        <w:t xml:space="preserve"> της επόμενης λύσης.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829"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2830">
          <w:tblGrid>
            <w:gridCol w:w="618"/>
            <w:gridCol w:w="7601"/>
            <w:gridCol w:w="619"/>
          </w:tblGrid>
        </w:tblGridChange>
      </w:tblGrid>
      <w:tr w:rsidR="00F000B6" w14:paraId="749FF93E" w14:textId="77777777" w:rsidTr="00603993">
        <w:trPr>
          <w:ins w:id="2831" w:author="Στάθης Καπ" w:date="2023-02-01T21:32:00Z"/>
        </w:trPr>
        <w:tc>
          <w:tcPr>
            <w:tcW w:w="350" w:type="pct"/>
            <w:tcPrChange w:id="2832" w:author="Στάθης Καπ" w:date="2023-02-01T08:48:00Z">
              <w:tcPr>
                <w:tcW w:w="350" w:type="pct"/>
              </w:tcPr>
            </w:tcPrChange>
          </w:tcPr>
          <w:p w14:paraId="724CD3F9" w14:textId="77777777" w:rsidR="00F000B6" w:rsidRDefault="00F000B6">
            <w:pPr>
              <w:spacing w:after="160"/>
              <w:rPr>
                <w:ins w:id="2833" w:author="Στάθης Καπ" w:date="2023-02-01T21:32:00Z"/>
                <w:lang w:val="el-GR"/>
              </w:rPr>
              <w:pPrChange w:id="2834" w:author="Στάθης Καπ" w:date="2023-02-01T08:46:00Z">
                <w:pPr/>
              </w:pPrChange>
            </w:pPr>
          </w:p>
        </w:tc>
        <w:tc>
          <w:tcPr>
            <w:tcW w:w="4300" w:type="pct"/>
            <w:tcPrChange w:id="2835" w:author="Στάθης Καπ" w:date="2023-02-01T08:48:00Z">
              <w:tcPr>
                <w:tcW w:w="4300" w:type="pct"/>
              </w:tcPr>
            </w:tcPrChange>
          </w:tcPr>
          <w:p w14:paraId="086CEF92" w14:textId="4E5C514A" w:rsidR="00F000B6" w:rsidRPr="005846FF" w:rsidRDefault="00F000B6">
            <w:pPr>
              <w:spacing w:after="160"/>
              <w:rPr>
                <w:ins w:id="2836" w:author="Στάθης Καπ" w:date="2023-02-01T21:32:00Z"/>
                <w:lang w:val="el-GR"/>
              </w:rPr>
              <w:pPrChange w:id="2837" w:author="Στάθης Καπ" w:date="2023-02-01T08:46:00Z">
                <w:pPr/>
              </w:pPrChange>
            </w:pPr>
            <m:oMathPara>
              <m:oMath>
                <m:r>
                  <w:ins w:id="2838" w:author="Στάθης Καπ" w:date="2023-02-01T21:32:00Z">
                    <w:rPr>
                      <w:rFonts w:ascii="Cambria Math" w:hAnsi="Cambria Math"/>
                    </w:rPr>
                    <m:t>shif</m:t>
                  </w:ins>
                </m:r>
                <m:sSub>
                  <m:sSubPr>
                    <m:ctrlPr>
                      <w:ins w:id="2839" w:author="Στάθης Καπ" w:date="2023-02-01T21:32:00Z">
                        <w:rPr>
                          <w:rFonts w:ascii="Cambria Math" w:hAnsi="Cambria Math"/>
                          <w:i/>
                        </w:rPr>
                      </w:ins>
                    </m:ctrlPr>
                  </m:sSubPr>
                  <m:e>
                    <m:r>
                      <w:ins w:id="2840" w:author="Στάθης Καπ" w:date="2023-02-01T21:32:00Z">
                        <w:rPr>
                          <w:rFonts w:ascii="Cambria Math" w:hAnsi="Cambria Math"/>
                        </w:rPr>
                        <m:t>t</m:t>
                      </w:ins>
                    </m:r>
                  </m:e>
                  <m:sub>
                    <m:r>
                      <w:ins w:id="2841" w:author="Στάθης Καπ" w:date="2023-02-01T21:32:00Z">
                        <w:rPr>
                          <w:rFonts w:ascii="Cambria Math" w:hAnsi="Cambria Math"/>
                        </w:rPr>
                        <m:t>j</m:t>
                      </w:ins>
                    </m:r>
                  </m:sub>
                </m:sSub>
                <m:r>
                  <w:ins w:id="2842" w:author="Στάθης Καπ" w:date="2023-02-01T21:32:00Z">
                    <w:rPr>
                      <w:rFonts w:ascii="Cambria Math" w:hAnsi="Cambria Math"/>
                    </w:rPr>
                    <m:t>=</m:t>
                  </w:ins>
                </m:r>
                <m:r>
                  <w:ins w:id="2843" w:author="Στάθης Καπ" w:date="2023-02-01T21:32:00Z">
                    <w:rPr>
                      <w:rFonts w:ascii="Cambria Math" w:hAnsi="Cambria Math"/>
                      <w:lang w:val="el-GR"/>
                    </w:rPr>
                    <m:t>travelTim</m:t>
                  </w:ins>
                </m:r>
                <m:sSub>
                  <m:sSubPr>
                    <m:ctrlPr>
                      <w:ins w:id="2844" w:author="Στάθης Καπ" w:date="2023-02-01T21:32:00Z">
                        <w:rPr>
                          <w:rFonts w:ascii="Cambria Math" w:hAnsi="Cambria Math"/>
                          <w:i/>
                        </w:rPr>
                      </w:ins>
                    </m:ctrlPr>
                  </m:sSubPr>
                  <m:e>
                    <m:r>
                      <w:ins w:id="2845" w:author="Στάθης Καπ" w:date="2023-02-01T21:32:00Z">
                        <w:rPr>
                          <w:rFonts w:ascii="Cambria Math" w:hAnsi="Cambria Math"/>
                        </w:rPr>
                        <m:t>e</m:t>
                      </w:ins>
                    </m:r>
                  </m:e>
                  <m:sub>
                    <m:r>
                      <w:ins w:id="2846" w:author="Στάθης Καπ" w:date="2023-02-01T21:32:00Z">
                        <w:rPr>
                          <w:rFonts w:ascii="Cambria Math" w:hAnsi="Cambria Math"/>
                        </w:rPr>
                        <m:t>i→j</m:t>
                      </w:ins>
                    </m:r>
                  </m:sub>
                </m:sSub>
                <m:r>
                  <w:ins w:id="2847" w:author="Στάθης Καπ" w:date="2023-02-01T21:32:00Z">
                    <w:rPr>
                      <w:rFonts w:ascii="Cambria Math" w:hAnsi="Cambria Math"/>
                    </w:rPr>
                    <m:t>+wai</m:t>
                  </w:ins>
                </m:r>
                <m:sSub>
                  <m:sSubPr>
                    <m:ctrlPr>
                      <w:ins w:id="2848" w:author="Στάθης Καπ" w:date="2023-02-01T21:32:00Z">
                        <w:rPr>
                          <w:rFonts w:ascii="Cambria Math" w:hAnsi="Cambria Math"/>
                          <w:i/>
                        </w:rPr>
                      </w:ins>
                    </m:ctrlPr>
                  </m:sSubPr>
                  <m:e>
                    <m:r>
                      <w:ins w:id="2849" w:author="Στάθης Καπ" w:date="2023-02-01T21:32:00Z">
                        <w:rPr>
                          <w:rFonts w:ascii="Cambria Math" w:hAnsi="Cambria Math"/>
                        </w:rPr>
                        <m:t>t</m:t>
                      </w:ins>
                    </m:r>
                  </m:e>
                  <m:sub>
                    <m:r>
                      <w:ins w:id="2850" w:author="Στάθης Καπ" w:date="2023-02-01T21:32:00Z">
                        <w:rPr>
                          <w:rFonts w:ascii="Cambria Math" w:hAnsi="Cambria Math"/>
                        </w:rPr>
                        <m:t>j</m:t>
                      </w:ins>
                    </m:r>
                  </m:sub>
                </m:sSub>
                <m:r>
                  <w:ins w:id="2851" w:author="Στάθης Καπ" w:date="2023-02-01T21:32:00Z">
                    <w:rPr>
                      <w:rFonts w:ascii="Cambria Math" w:hAnsi="Cambria Math"/>
                    </w:rPr>
                    <m:t>+visitDu</m:t>
                  </w:ins>
                </m:r>
                <m:sSub>
                  <m:sSubPr>
                    <m:ctrlPr>
                      <w:ins w:id="2852" w:author="Στάθης Καπ" w:date="2023-02-01T21:32:00Z">
                        <w:rPr>
                          <w:rFonts w:ascii="Cambria Math" w:hAnsi="Cambria Math"/>
                          <w:i/>
                        </w:rPr>
                      </w:ins>
                    </m:ctrlPr>
                  </m:sSubPr>
                  <m:e>
                    <m:r>
                      <w:ins w:id="2853" w:author="Στάθης Καπ" w:date="2023-02-01T21:32:00Z">
                        <w:rPr>
                          <w:rFonts w:ascii="Cambria Math" w:hAnsi="Cambria Math"/>
                        </w:rPr>
                        <m:t>r</m:t>
                      </w:ins>
                    </m:r>
                  </m:e>
                  <m:sub>
                    <m:r>
                      <w:ins w:id="2854" w:author="Στάθης Καπ" w:date="2023-02-01T21:32:00Z">
                        <w:rPr>
                          <w:rFonts w:ascii="Cambria Math" w:hAnsi="Cambria Math"/>
                        </w:rPr>
                        <m:t>j</m:t>
                      </w:ins>
                    </m:r>
                  </m:sub>
                </m:sSub>
                <m:r>
                  <w:ins w:id="2855" w:author="Στάθης Καπ" w:date="2023-02-01T21:32:00Z">
                    <w:rPr>
                      <w:rFonts w:ascii="Cambria Math" w:hAnsi="Cambria Math"/>
                    </w:rPr>
                    <m:t>+distance(j, cnext)</m:t>
                  </w:ins>
                </m:r>
              </m:oMath>
            </m:oMathPara>
          </w:p>
        </w:tc>
        <w:tc>
          <w:tcPr>
            <w:tcW w:w="350" w:type="pct"/>
            <w:vAlign w:val="center"/>
            <w:tcPrChange w:id="2856" w:author="Στάθης Καπ" w:date="2023-02-01T08:48:00Z">
              <w:tcPr>
                <w:tcW w:w="350" w:type="pct"/>
                <w:vAlign w:val="bottom"/>
              </w:tcPr>
            </w:tcPrChange>
          </w:tcPr>
          <w:p w14:paraId="562F6E1C" w14:textId="07BB500B" w:rsidR="00F000B6" w:rsidRPr="00603993" w:rsidRDefault="00F000B6">
            <w:pPr>
              <w:pStyle w:val="Caption"/>
              <w:spacing w:after="160"/>
              <w:rPr>
                <w:ins w:id="2857" w:author="Στάθης Καπ" w:date="2023-02-01T21:32:00Z"/>
                <w:rPrChange w:id="2858" w:author="Στάθης Καπ" w:date="2023-02-01T08:49:00Z">
                  <w:rPr>
                    <w:ins w:id="2859" w:author="Στάθης Καπ" w:date="2023-02-01T21:32:00Z"/>
                    <w:lang w:val="el-GR"/>
                  </w:rPr>
                </w:rPrChange>
              </w:rPr>
              <w:pPrChange w:id="2860" w:author="Στάθης Καπ" w:date="2023-02-01T08:47:00Z">
                <w:pPr/>
              </w:pPrChange>
            </w:pPr>
            <w:ins w:id="2861" w:author="Στάθης Καπ" w:date="2023-02-01T21:32: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2862" w:author="Στάθης Καπ" w:date="2023-02-01T21:3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2863" w:author="Στάθης Καπ" w:date="2023-02-12T06:03:00Z">
              <w:r w:rsidR="00237FE3">
                <w:rPr>
                  <w:noProof/>
                  <w:lang w:val="el-GR"/>
                </w:rPr>
                <w:t>6</w:t>
              </w:r>
            </w:ins>
            <w:del w:id="2864" w:author="Στάθης Καπ" w:date="2023-02-12T05:59:00Z">
              <w:r w:rsidDel="00237FE3">
                <w:rPr>
                  <w:noProof/>
                  <w:lang w:val="el-GR"/>
                </w:rPr>
                <w:delText>8</w:delText>
              </w:r>
            </w:del>
            <w:ins w:id="2865" w:author="Στάθης Καπ" w:date="2023-02-01T21:32:00Z">
              <w:r>
                <w:rPr>
                  <w:lang w:val="el-GR"/>
                </w:rPr>
                <w:fldChar w:fldCharType="end"/>
              </w:r>
              <w:r>
                <w:t>)</w:t>
              </w:r>
            </w:ins>
          </w:p>
        </w:tc>
      </w:tr>
    </w:tbl>
    <w:p w14:paraId="6CED9A7E" w14:textId="77777777" w:rsidR="00F000B6" w:rsidRPr="00F000B6" w:rsidDel="00F000B6" w:rsidRDefault="00F000B6" w:rsidP="002220AE">
      <w:pPr>
        <w:rPr>
          <w:del w:id="2866" w:author="Στάθης Καπ" w:date="2023-02-01T21:32:00Z"/>
          <w:rFonts w:eastAsiaTheme="minorEastAsia"/>
        </w:rPr>
      </w:pPr>
    </w:p>
    <w:p w14:paraId="57B77542" w14:textId="26ECFE89" w:rsidR="003A2AA6" w:rsidRPr="00F000B6" w:rsidDel="00F000B6" w:rsidRDefault="009D12F2" w:rsidP="002220AE">
      <w:pPr>
        <w:rPr>
          <w:del w:id="2867" w:author="Στάθης Καπ" w:date="2023-02-01T21:32:00Z"/>
          <w:rFonts w:eastAsiaTheme="minorEastAsia"/>
          <w:rPrChange w:id="2868" w:author="Στάθης Καπ" w:date="2023-02-01T21:32:00Z">
            <w:rPr>
              <w:del w:id="2869" w:author="Στάθης Καπ" w:date="2023-02-01T21:32:00Z"/>
              <w:rFonts w:ascii="Cambria Math" w:hAnsi="Cambria Math"/>
              <w:i/>
            </w:rPr>
          </w:rPrChange>
        </w:rPr>
      </w:pPr>
      <m:oMathPara>
        <m:oMath>
          <m:r>
            <w:del w:id="2870" w:author="Στάθης Καπ" w:date="2023-02-01T21:32:00Z">
              <w:rPr>
                <w:rFonts w:ascii="Cambria Math" w:hAnsi="Cambria Math"/>
              </w:rPr>
              <m:t>shif</m:t>
            </w:del>
          </m:r>
          <m:sSub>
            <m:sSubPr>
              <m:ctrlPr>
                <w:del w:id="2871" w:author="Στάθης Καπ" w:date="2023-02-01T21:32:00Z">
                  <w:rPr>
                    <w:rFonts w:ascii="Cambria Math" w:hAnsi="Cambria Math"/>
                    <w:i/>
                  </w:rPr>
                </w:del>
              </m:ctrlPr>
            </m:sSubPr>
            <m:e>
              <m:r>
                <w:del w:id="2872" w:author="Στάθης Καπ" w:date="2023-02-01T21:32:00Z">
                  <w:rPr>
                    <w:rFonts w:ascii="Cambria Math" w:hAnsi="Cambria Math"/>
                  </w:rPr>
                  <m:t>t</m:t>
                </w:del>
              </m:r>
            </m:e>
            <m:sub>
              <m:r>
                <w:del w:id="2873" w:author="Στάθης Καπ" w:date="2023-02-01T21:32:00Z">
                  <w:rPr>
                    <w:rFonts w:ascii="Cambria Math" w:hAnsi="Cambria Math"/>
                  </w:rPr>
                  <m:t>j</m:t>
                </w:del>
              </m:r>
            </m:sub>
          </m:sSub>
          <m:r>
            <w:del w:id="2874" w:author="Στάθης Καπ" w:date="2023-02-01T21:32:00Z">
              <w:rPr>
                <w:rFonts w:ascii="Cambria Math" w:hAnsi="Cambria Math"/>
              </w:rPr>
              <m:t>=</m:t>
            </w:del>
          </m:r>
          <m:r>
            <w:del w:id="2875" w:author="Στάθης Καπ" w:date="2023-02-01T21:32:00Z">
              <w:rPr>
                <w:rFonts w:ascii="Cambria Math" w:hAnsi="Cambria Math"/>
                <w:lang w:val="el-GR"/>
              </w:rPr>
              <m:t>travelTim</m:t>
            </w:del>
          </m:r>
          <m:sSub>
            <m:sSubPr>
              <m:ctrlPr>
                <w:del w:id="2876" w:author="Στάθης Καπ" w:date="2023-02-01T21:32:00Z">
                  <w:rPr>
                    <w:rFonts w:ascii="Cambria Math" w:hAnsi="Cambria Math"/>
                    <w:i/>
                  </w:rPr>
                </w:del>
              </m:ctrlPr>
            </m:sSubPr>
            <m:e>
              <m:r>
                <w:del w:id="2877" w:author="Στάθης Καπ" w:date="2023-02-01T21:32:00Z">
                  <w:rPr>
                    <w:rFonts w:ascii="Cambria Math" w:hAnsi="Cambria Math"/>
                  </w:rPr>
                  <m:t>e</m:t>
                </w:del>
              </m:r>
            </m:e>
            <m:sub>
              <m:r>
                <w:del w:id="2878" w:author="Στάθης Καπ" w:date="2023-02-01T21:32:00Z">
                  <w:rPr>
                    <w:rFonts w:ascii="Cambria Math" w:hAnsi="Cambria Math"/>
                  </w:rPr>
                  <m:t>i→j</m:t>
                </w:del>
              </m:r>
            </m:sub>
          </m:sSub>
          <m:r>
            <w:del w:id="2879" w:author="Στάθης Καπ" w:date="2023-02-01T21:32:00Z">
              <w:rPr>
                <w:rFonts w:ascii="Cambria Math" w:hAnsi="Cambria Math"/>
              </w:rPr>
              <m:t>+wai</m:t>
            </w:del>
          </m:r>
          <m:sSub>
            <m:sSubPr>
              <m:ctrlPr>
                <w:del w:id="2880" w:author="Στάθης Καπ" w:date="2023-02-01T21:32:00Z">
                  <w:rPr>
                    <w:rFonts w:ascii="Cambria Math" w:hAnsi="Cambria Math"/>
                    <w:i/>
                  </w:rPr>
                </w:del>
              </m:ctrlPr>
            </m:sSubPr>
            <m:e>
              <m:r>
                <w:del w:id="2881" w:author="Στάθης Καπ" w:date="2023-02-01T21:32:00Z">
                  <w:rPr>
                    <w:rFonts w:ascii="Cambria Math" w:hAnsi="Cambria Math"/>
                  </w:rPr>
                  <m:t>t</m:t>
                </w:del>
              </m:r>
            </m:e>
            <m:sub>
              <m:r>
                <w:del w:id="2882" w:author="Στάθης Καπ" w:date="2023-02-01T21:32:00Z">
                  <w:rPr>
                    <w:rFonts w:ascii="Cambria Math" w:hAnsi="Cambria Math"/>
                  </w:rPr>
                  <m:t>j</m:t>
                </w:del>
              </m:r>
            </m:sub>
          </m:sSub>
          <m:r>
            <w:del w:id="2883" w:author="Στάθης Καπ" w:date="2023-02-01T21:32:00Z">
              <w:rPr>
                <w:rFonts w:ascii="Cambria Math" w:hAnsi="Cambria Math"/>
              </w:rPr>
              <m:t>+visitDu</m:t>
            </w:del>
          </m:r>
          <m:sSub>
            <m:sSubPr>
              <m:ctrlPr>
                <w:del w:id="2884" w:author="Στάθης Καπ" w:date="2023-02-01T21:32:00Z">
                  <w:rPr>
                    <w:rFonts w:ascii="Cambria Math" w:hAnsi="Cambria Math"/>
                    <w:i/>
                  </w:rPr>
                </w:del>
              </m:ctrlPr>
            </m:sSubPr>
            <m:e>
              <m:r>
                <w:del w:id="2885" w:author="Στάθης Καπ" w:date="2023-02-01T21:32:00Z">
                  <w:rPr>
                    <w:rFonts w:ascii="Cambria Math" w:hAnsi="Cambria Math"/>
                  </w:rPr>
                  <m:t>r</m:t>
                </w:del>
              </m:r>
            </m:e>
            <m:sub>
              <m:r>
                <w:del w:id="2886" w:author="Στάθης Καπ" w:date="2023-02-01T21:32:00Z">
                  <w:rPr>
                    <w:rFonts w:ascii="Cambria Math" w:hAnsi="Cambria Math"/>
                  </w:rPr>
                  <m:t>j</m:t>
                </w:del>
              </m:r>
            </m:sub>
          </m:sSub>
          <m:r>
            <w:del w:id="2887" w:author="Στάθης Καπ" w:date="2023-02-01T21:32:00Z">
              <w:rPr>
                <w:rFonts w:ascii="Cambria Math" w:hAnsi="Cambria Math"/>
              </w:rPr>
              <m:t>+distance(j, cnext)</m:t>
            </w:del>
          </m:r>
        </m:oMath>
      </m:oMathPara>
    </w:p>
    <w:p w14:paraId="1EB02B47" w14:textId="158F5CA6" w:rsidR="009D12F2" w:rsidRDefault="00A84652" w:rsidP="002220AE">
      <w:pPr>
        <w:rPr>
          <w:lang w:val="el-GR"/>
        </w:rPr>
      </w:pPr>
      <w:r w:rsidRPr="00EA5374">
        <w:rPr>
          <w:lang w:val="el-GR"/>
        </w:rPr>
        <w:t xml:space="preserve">Ακόμα και αυτή η λύση όμως </w:t>
      </w:r>
      <w:r w:rsidR="007509A9" w:rsidRPr="00EA5374">
        <w:rPr>
          <w:lang w:val="el-GR"/>
        </w:rPr>
        <w:t>είναι</w:t>
      </w:r>
      <w:r w:rsidRPr="00EA5374">
        <w:rPr>
          <w:lang w:val="el-GR"/>
        </w:rPr>
        <w:t xml:space="preserve"> δεν απολύτως ικανοποιητική, καθώς ουσιαστικά η φόρμουλα που υπολογίζει το </w:t>
      </w:r>
      <w:r>
        <w:t>shift</w:t>
      </w:r>
      <w:r w:rsidRPr="00EA5374">
        <w:rPr>
          <w:lang w:val="el-GR"/>
        </w:rPr>
        <w:t xml:space="preserve"> των </w:t>
      </w:r>
      <w:r w:rsidR="00A46B4C" w:rsidRPr="00EA5374">
        <w:rPr>
          <w:lang w:val="el-GR"/>
        </w:rPr>
        <w:t>εισαγωγών</w:t>
      </w:r>
      <w:r w:rsidRPr="00EA5374">
        <w:rPr>
          <w:lang w:val="el-GR"/>
        </w:rPr>
        <w:t xml:space="preserve"> στις ενδιάμεσες θέσεις είναι διαφορετική από αυτή που χρησιμοποιείται στις τελικές. </w:t>
      </w:r>
      <w:r w:rsidR="00D9238E" w:rsidRPr="00EA5374">
        <w:rPr>
          <w:lang w:val="el-GR"/>
        </w:rPr>
        <w:t>Όμως</w:t>
      </w:r>
      <w:r w:rsidRPr="00EA5374">
        <w:rPr>
          <w:lang w:val="el-GR"/>
        </w:rPr>
        <w:t xml:space="preserve"> δεν έχει και νόημα να </w:t>
      </w:r>
      <w:ins w:id="2888" w:author="Στάθης Καπ" w:date="2023-02-01T06:01:00Z">
        <w:r w:rsidR="008A7620">
          <w:rPr>
            <w:lang w:val="el-GR"/>
          </w:rPr>
          <w:t>λαμβάνεται</w:t>
        </w:r>
      </w:ins>
      <w:del w:id="2889" w:author="Στάθης Καπ" w:date="2023-02-01T06:01:00Z">
        <w:r w:rsidRPr="00EA5374">
          <w:rPr>
            <w:lang w:val="el-GR"/>
          </w:rPr>
          <w:delText>λαμβάνουμε</w:delText>
        </w:r>
      </w:del>
      <w:r w:rsidRPr="00EA5374">
        <w:rPr>
          <w:lang w:val="el-GR"/>
        </w:rPr>
        <w:t xml:space="preserve"> </w:t>
      </w:r>
      <w:r w:rsidR="006C366B" w:rsidRPr="00EA5374">
        <w:rPr>
          <w:lang w:val="el-GR"/>
        </w:rPr>
        <w:t>υπόψιν</w:t>
      </w:r>
      <w:r w:rsidRPr="00EA5374">
        <w:rPr>
          <w:lang w:val="el-GR"/>
        </w:rPr>
        <w:t xml:space="preserve"> </w:t>
      </w:r>
      <w:ins w:id="2890" w:author="Στάθης Καπ" w:date="2023-02-01T06:01:00Z">
        <w:r w:rsidR="008A7620">
          <w:rPr>
            <w:lang w:val="el-GR"/>
          </w:rPr>
          <w:t>η</w:t>
        </w:r>
      </w:ins>
      <w:del w:id="2891" w:author="Στάθης Καπ" w:date="2023-02-01T06:01:00Z">
        <w:r w:rsidRPr="00EA5374">
          <w:rPr>
            <w:lang w:val="el-GR"/>
          </w:rPr>
          <w:delText>την</w:delText>
        </w:r>
      </w:del>
      <w:r w:rsidRPr="00EA5374">
        <w:rPr>
          <w:lang w:val="el-GR"/>
        </w:rPr>
        <w:t xml:space="preserve"> απόσταση προς το </w:t>
      </w:r>
      <w:r>
        <w:t>cnext</w:t>
      </w:r>
      <w:r w:rsidRPr="00EA5374">
        <w:rPr>
          <w:lang w:val="el-GR"/>
        </w:rPr>
        <w:t xml:space="preserve"> όταν </w:t>
      </w:r>
      <w:ins w:id="2892" w:author="Στάθης Καπ" w:date="2023-02-01T06:01:00Z">
        <w:r w:rsidR="00BC424C">
          <w:rPr>
            <w:lang w:val="el-GR"/>
          </w:rPr>
          <w:t>εξετάζεται</w:t>
        </w:r>
      </w:ins>
      <w:del w:id="2893" w:author="Στάθης Καπ" w:date="2023-02-01T06:01:00Z">
        <w:r w:rsidRPr="00EA5374">
          <w:rPr>
            <w:lang w:val="el-GR"/>
          </w:rPr>
          <w:delText>εξετάζουμε</w:delText>
        </w:r>
      </w:del>
      <w:r w:rsidRPr="00EA5374">
        <w:rPr>
          <w:lang w:val="el-GR"/>
        </w:rPr>
        <w:t xml:space="preserve"> την εισαγωγή ενός κόμβου στην αρχή της </w:t>
      </w:r>
      <w:ins w:id="2894" w:author="Στάθης Καπ" w:date="2023-02-01T06:01:00Z">
        <w:r w:rsidR="00BC424C">
          <w:rPr>
            <w:lang w:val="el-GR"/>
          </w:rPr>
          <w:t>τρέχουσας</w:t>
        </w:r>
        <w:r w:rsidRPr="00EA5374">
          <w:rPr>
            <w:lang w:val="el-GR"/>
          </w:rPr>
          <w:t xml:space="preserve"> </w:t>
        </w:r>
      </w:ins>
      <w:r w:rsidRPr="00EA5374">
        <w:rPr>
          <w:lang w:val="el-GR"/>
        </w:rPr>
        <w:t xml:space="preserve">διαδρομής. </w:t>
      </w:r>
      <w:r w:rsidR="00CE42DA">
        <w:rPr>
          <w:lang w:val="el-GR"/>
        </w:rPr>
        <w:t>Οπότε</w:t>
      </w:r>
      <w:r w:rsidR="007312EC">
        <w:rPr>
          <w:lang w:val="el-GR"/>
        </w:rPr>
        <w:t>,</w:t>
      </w:r>
      <w:r w:rsidR="00413374">
        <w:rPr>
          <w:lang w:val="el-GR"/>
        </w:rPr>
        <w:t xml:space="preserve"> </w:t>
      </w:r>
      <w:r w:rsidRPr="00EA5374">
        <w:rPr>
          <w:lang w:val="el-GR"/>
        </w:rPr>
        <w:t xml:space="preserve">η </w:t>
      </w:r>
      <w:r w:rsidR="00ED0A07">
        <w:rPr>
          <w:lang w:val="el-GR"/>
        </w:rPr>
        <w:t xml:space="preserve">τελική </w:t>
      </w:r>
      <w:r w:rsidRPr="00EA5374">
        <w:rPr>
          <w:lang w:val="el-GR"/>
        </w:rPr>
        <w:t xml:space="preserve">σχέση που </w:t>
      </w:r>
      <w:r w:rsidR="0080714B">
        <w:rPr>
          <w:lang w:val="el-GR"/>
        </w:rPr>
        <w:t>προκύπτει</w:t>
      </w:r>
      <w:r w:rsidRPr="00EA5374">
        <w:rPr>
          <w:lang w:val="el-GR"/>
        </w:rPr>
        <w:t xml:space="preserve"> </w:t>
      </w:r>
      <w:r w:rsidR="0080714B">
        <w:rPr>
          <w:lang w:val="el-GR"/>
        </w:rPr>
        <w:t>είναι</w:t>
      </w:r>
      <w:r w:rsidRPr="00EA5374">
        <w:rPr>
          <w:lang w:val="el-GR"/>
        </w:rPr>
        <w:t xml:space="preserve"> η εξής: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895"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2896">
          <w:tblGrid>
            <w:gridCol w:w="618"/>
            <w:gridCol w:w="7601"/>
            <w:gridCol w:w="619"/>
          </w:tblGrid>
        </w:tblGridChange>
      </w:tblGrid>
      <w:tr w:rsidR="00CA3FD3" w14:paraId="6905173A" w14:textId="77777777" w:rsidTr="00603993">
        <w:trPr>
          <w:ins w:id="2897" w:author="Στάθης Καπ" w:date="2023-02-01T21:32:00Z"/>
        </w:trPr>
        <w:tc>
          <w:tcPr>
            <w:tcW w:w="350" w:type="pct"/>
            <w:tcPrChange w:id="2898" w:author="Στάθης Καπ" w:date="2023-02-01T08:48:00Z">
              <w:tcPr>
                <w:tcW w:w="350" w:type="pct"/>
              </w:tcPr>
            </w:tcPrChange>
          </w:tcPr>
          <w:p w14:paraId="0C87E077" w14:textId="77777777" w:rsidR="00CA3FD3" w:rsidRDefault="00CA3FD3">
            <w:pPr>
              <w:spacing w:after="160"/>
              <w:rPr>
                <w:ins w:id="2899" w:author="Στάθης Καπ" w:date="2023-02-01T21:32:00Z"/>
                <w:lang w:val="el-GR"/>
              </w:rPr>
              <w:pPrChange w:id="2900" w:author="Στάθης Καπ" w:date="2023-02-01T08:46:00Z">
                <w:pPr/>
              </w:pPrChange>
            </w:pPr>
          </w:p>
        </w:tc>
        <w:tc>
          <w:tcPr>
            <w:tcW w:w="4300" w:type="pct"/>
            <w:tcPrChange w:id="2901" w:author="Στάθης Καπ" w:date="2023-02-01T08:48:00Z">
              <w:tcPr>
                <w:tcW w:w="4300" w:type="pct"/>
              </w:tcPr>
            </w:tcPrChange>
          </w:tcPr>
          <w:p w14:paraId="53BADB85" w14:textId="01495FAC" w:rsidR="00CA3FD3" w:rsidRPr="005846FF" w:rsidRDefault="00CA3FD3">
            <w:pPr>
              <w:spacing w:after="160"/>
              <w:rPr>
                <w:ins w:id="2902" w:author="Στάθης Καπ" w:date="2023-02-01T21:32:00Z"/>
                <w:lang w:val="el-GR"/>
              </w:rPr>
              <w:pPrChange w:id="2903" w:author="Στάθης Καπ" w:date="2023-02-01T08:46:00Z">
                <w:pPr/>
              </w:pPrChange>
            </w:pPr>
            <m:oMathPara>
              <m:oMath>
                <m:r>
                  <w:ins w:id="2904" w:author="Στάθης Καπ" w:date="2023-02-01T21:32:00Z">
                    <w:rPr>
                      <w:rFonts w:ascii="Cambria Math" w:hAnsi="Cambria Math"/>
                    </w:rPr>
                    <m:t>Shif</m:t>
                  </w:ins>
                </m:r>
                <m:sSub>
                  <m:sSubPr>
                    <m:ctrlPr>
                      <w:ins w:id="2905" w:author="Στάθης Καπ" w:date="2023-02-01T21:32:00Z">
                        <w:rPr>
                          <w:rFonts w:ascii="Cambria Math" w:hAnsi="Cambria Math"/>
                          <w:i/>
                        </w:rPr>
                      </w:ins>
                    </m:ctrlPr>
                  </m:sSubPr>
                  <m:e>
                    <m:r>
                      <w:ins w:id="2906" w:author="Στάθης Καπ" w:date="2023-02-01T21:32:00Z">
                        <w:rPr>
                          <w:rFonts w:ascii="Cambria Math" w:hAnsi="Cambria Math"/>
                        </w:rPr>
                        <m:t>t</m:t>
                      </w:ins>
                    </m:r>
                  </m:e>
                  <m:sub>
                    <m:r>
                      <w:ins w:id="2907" w:author="Στάθης Καπ" w:date="2023-02-01T21:32:00Z">
                        <w:rPr>
                          <w:rFonts w:ascii="Cambria Math" w:hAnsi="Cambria Math"/>
                        </w:rPr>
                        <m:t>j</m:t>
                      </w:ins>
                    </m:r>
                  </m:sub>
                </m:sSub>
                <m:r>
                  <w:ins w:id="2908" w:author="Στάθης Καπ" w:date="2023-02-01T21:32:00Z">
                    <w:rPr>
                      <w:rFonts w:ascii="Cambria Math" w:hAnsi="Cambria Math"/>
                    </w:rPr>
                    <m:t>=</m:t>
                  </w:ins>
                </m:r>
                <m:r>
                  <w:ins w:id="2909" w:author="Στάθης Καπ" w:date="2023-02-01T21:32:00Z">
                    <w:rPr>
                      <w:rFonts w:ascii="Cambria Math" w:hAnsi="Cambria Math"/>
                      <w:lang w:val="el-GR"/>
                    </w:rPr>
                    <m:t>travelTim</m:t>
                  </w:ins>
                </m:r>
                <m:sSub>
                  <m:sSubPr>
                    <m:ctrlPr>
                      <w:ins w:id="2910" w:author="Στάθης Καπ" w:date="2023-02-01T21:32:00Z">
                        <w:rPr>
                          <w:rFonts w:ascii="Cambria Math" w:hAnsi="Cambria Math"/>
                          <w:i/>
                        </w:rPr>
                      </w:ins>
                    </m:ctrlPr>
                  </m:sSubPr>
                  <m:e>
                    <m:r>
                      <w:ins w:id="2911" w:author="Στάθης Καπ" w:date="2023-02-01T21:32:00Z">
                        <w:rPr>
                          <w:rFonts w:ascii="Cambria Math" w:hAnsi="Cambria Math"/>
                        </w:rPr>
                        <m:t>e</m:t>
                      </w:ins>
                    </m:r>
                  </m:e>
                  <m:sub>
                    <m:r>
                      <w:ins w:id="2912" w:author="Στάθης Καπ" w:date="2023-02-01T21:32:00Z">
                        <w:rPr>
                          <w:rFonts w:ascii="Cambria Math" w:hAnsi="Cambria Math"/>
                        </w:rPr>
                        <m:t>i→j</m:t>
                      </w:ins>
                    </m:r>
                  </m:sub>
                </m:sSub>
                <m:r>
                  <w:ins w:id="2913" w:author="Στάθης Καπ" w:date="2023-02-01T21:32:00Z">
                    <w:rPr>
                      <w:rFonts w:ascii="Cambria Math" w:eastAsiaTheme="minorEastAsia" w:hAnsi="Cambria Math"/>
                    </w:rPr>
                    <m:t>+wai</m:t>
                  </w:ins>
                </m:r>
                <m:sSub>
                  <m:sSubPr>
                    <m:ctrlPr>
                      <w:ins w:id="2914" w:author="Στάθης Καπ" w:date="2023-02-01T21:32:00Z">
                        <w:rPr>
                          <w:rFonts w:ascii="Cambria Math" w:eastAsiaTheme="minorEastAsia" w:hAnsi="Cambria Math"/>
                          <w:i/>
                        </w:rPr>
                      </w:ins>
                    </m:ctrlPr>
                  </m:sSubPr>
                  <m:e>
                    <m:r>
                      <w:ins w:id="2915" w:author="Στάθης Καπ" w:date="2023-02-01T21:32:00Z">
                        <w:rPr>
                          <w:rFonts w:ascii="Cambria Math" w:eastAsiaTheme="minorEastAsia" w:hAnsi="Cambria Math"/>
                        </w:rPr>
                        <m:t>t</m:t>
                      </w:ins>
                    </m:r>
                  </m:e>
                  <m:sub>
                    <m:r>
                      <w:ins w:id="2916" w:author="Στάθης Καπ" w:date="2023-02-01T21:32:00Z">
                        <w:rPr>
                          <w:rFonts w:ascii="Cambria Math" w:eastAsiaTheme="minorEastAsia" w:hAnsi="Cambria Math"/>
                        </w:rPr>
                        <m:t>j</m:t>
                      </w:ins>
                    </m:r>
                  </m:sub>
                </m:sSub>
                <m:r>
                  <w:ins w:id="2917" w:author="Στάθης Καπ" w:date="2023-02-01T21:32:00Z">
                    <w:rPr>
                      <w:rFonts w:ascii="Cambria Math" w:eastAsiaTheme="minorEastAsia" w:hAnsi="Cambria Math"/>
                    </w:rPr>
                    <m:t>+visitDu</m:t>
                  </w:ins>
                </m:r>
                <m:sSub>
                  <m:sSubPr>
                    <m:ctrlPr>
                      <w:ins w:id="2918" w:author="Στάθης Καπ" w:date="2023-02-01T21:32:00Z">
                        <w:rPr>
                          <w:rFonts w:ascii="Cambria Math" w:eastAsiaTheme="minorEastAsia" w:hAnsi="Cambria Math"/>
                          <w:i/>
                        </w:rPr>
                      </w:ins>
                    </m:ctrlPr>
                  </m:sSubPr>
                  <m:e>
                    <m:r>
                      <w:ins w:id="2919" w:author="Στάθης Καπ" w:date="2023-02-01T21:32:00Z">
                        <w:rPr>
                          <w:rFonts w:ascii="Cambria Math" w:eastAsiaTheme="minorEastAsia" w:hAnsi="Cambria Math"/>
                        </w:rPr>
                        <m:t>r</m:t>
                      </w:ins>
                    </m:r>
                  </m:e>
                  <m:sub>
                    <m:r>
                      <w:ins w:id="2920" w:author="Στάθης Καπ" w:date="2023-02-01T21:32:00Z">
                        <w:rPr>
                          <w:rFonts w:ascii="Cambria Math" w:eastAsiaTheme="minorEastAsia" w:hAnsi="Cambria Math"/>
                        </w:rPr>
                        <m:t>j</m:t>
                      </w:ins>
                    </m:r>
                  </m:sub>
                </m:sSub>
                <m:r>
                  <w:ins w:id="2921" w:author="Στάθης Καπ" w:date="2023-02-01T21:32:00Z">
                    <w:rPr>
                      <w:rFonts w:ascii="Cambria Math" w:eastAsiaTheme="minorEastAsia" w:hAnsi="Cambria Math"/>
                    </w:rPr>
                    <m:t>+distance(j, cnext)∙(p/t)</m:t>
                  </w:ins>
                </m:r>
              </m:oMath>
            </m:oMathPara>
          </w:p>
        </w:tc>
        <w:tc>
          <w:tcPr>
            <w:tcW w:w="350" w:type="pct"/>
            <w:vAlign w:val="center"/>
            <w:tcPrChange w:id="2922" w:author="Στάθης Καπ" w:date="2023-02-01T08:48:00Z">
              <w:tcPr>
                <w:tcW w:w="350" w:type="pct"/>
                <w:vAlign w:val="bottom"/>
              </w:tcPr>
            </w:tcPrChange>
          </w:tcPr>
          <w:p w14:paraId="42845030" w14:textId="022ABC40" w:rsidR="00CA3FD3" w:rsidRPr="00603993" w:rsidRDefault="00CA3FD3">
            <w:pPr>
              <w:pStyle w:val="Caption"/>
              <w:spacing w:after="160"/>
              <w:rPr>
                <w:ins w:id="2923" w:author="Στάθης Καπ" w:date="2023-02-01T21:32:00Z"/>
                <w:rPrChange w:id="2924" w:author="Στάθης Καπ" w:date="2023-02-01T08:49:00Z">
                  <w:rPr>
                    <w:ins w:id="2925" w:author="Στάθης Καπ" w:date="2023-02-01T21:32:00Z"/>
                    <w:lang w:val="el-GR"/>
                  </w:rPr>
                </w:rPrChange>
              </w:rPr>
              <w:pPrChange w:id="2926" w:author="Στάθης Καπ" w:date="2023-02-01T08:47:00Z">
                <w:pPr/>
              </w:pPrChange>
            </w:pPr>
            <w:ins w:id="2927" w:author="Στάθης Καπ" w:date="2023-02-01T21:32: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2928" w:author="Στάθης Καπ" w:date="2023-02-01T21:3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2929" w:author="Στάθης Καπ" w:date="2023-02-12T06:03:00Z">
              <w:r w:rsidR="00237FE3">
                <w:rPr>
                  <w:noProof/>
                  <w:lang w:val="el-GR"/>
                </w:rPr>
                <w:t>7</w:t>
              </w:r>
            </w:ins>
            <w:del w:id="2930" w:author="Στάθης Καπ" w:date="2023-02-12T05:59:00Z">
              <w:r w:rsidDel="00237FE3">
                <w:rPr>
                  <w:noProof/>
                  <w:lang w:val="el-GR"/>
                </w:rPr>
                <w:delText>9</w:delText>
              </w:r>
            </w:del>
            <w:ins w:id="2931" w:author="Στάθης Καπ" w:date="2023-02-01T21:32:00Z">
              <w:r>
                <w:rPr>
                  <w:lang w:val="el-GR"/>
                </w:rPr>
                <w:fldChar w:fldCharType="end"/>
              </w:r>
              <w:r>
                <w:t>)</w:t>
              </w:r>
            </w:ins>
          </w:p>
        </w:tc>
      </w:tr>
    </w:tbl>
    <w:p w14:paraId="7A398A9F" w14:textId="77777777" w:rsidR="00CA3FD3" w:rsidRPr="001872CC" w:rsidDel="00F0569C" w:rsidRDefault="00CA3FD3" w:rsidP="002220AE">
      <w:pPr>
        <w:rPr>
          <w:del w:id="2932" w:author="Στάθης Καπ" w:date="2023-02-01T21:32:00Z"/>
          <w:rFonts w:eastAsiaTheme="minorEastAsia"/>
          <w:i/>
        </w:rPr>
      </w:pPr>
    </w:p>
    <w:p w14:paraId="67D8CB43" w14:textId="42E22F33" w:rsidR="00EA5374" w:rsidRPr="001872CC" w:rsidDel="00F0569C" w:rsidRDefault="00403263" w:rsidP="002220AE">
      <w:pPr>
        <w:rPr>
          <w:del w:id="2933" w:author="Στάθης Καπ" w:date="2023-02-01T21:32:00Z"/>
          <w:rFonts w:eastAsiaTheme="minorEastAsia"/>
          <w:i/>
        </w:rPr>
      </w:pPr>
      <m:oMathPara>
        <m:oMath>
          <m:r>
            <w:del w:id="2934" w:author="Στάθης Καπ" w:date="2023-02-01T21:32:00Z">
              <w:rPr>
                <w:rFonts w:ascii="Cambria Math" w:hAnsi="Cambria Math"/>
              </w:rPr>
              <m:t>Shif</m:t>
            </w:del>
          </m:r>
          <m:sSub>
            <m:sSubPr>
              <m:ctrlPr>
                <w:del w:id="2935" w:author="Στάθης Καπ" w:date="2023-02-01T21:32:00Z">
                  <w:rPr>
                    <w:rFonts w:ascii="Cambria Math" w:hAnsi="Cambria Math"/>
                    <w:i/>
                  </w:rPr>
                </w:del>
              </m:ctrlPr>
            </m:sSubPr>
            <m:e>
              <m:r>
                <w:del w:id="2936" w:author="Στάθης Καπ" w:date="2023-02-01T21:32:00Z">
                  <w:rPr>
                    <w:rFonts w:ascii="Cambria Math" w:hAnsi="Cambria Math"/>
                  </w:rPr>
                  <m:t>t</m:t>
                </w:del>
              </m:r>
            </m:e>
            <m:sub>
              <m:r>
                <w:del w:id="2937" w:author="Στάθης Καπ" w:date="2023-02-01T21:32:00Z">
                  <w:rPr>
                    <w:rFonts w:ascii="Cambria Math" w:hAnsi="Cambria Math"/>
                  </w:rPr>
                  <m:t>j</m:t>
                </w:del>
              </m:r>
            </m:sub>
          </m:sSub>
          <m:r>
            <w:del w:id="2938" w:author="Στάθης Καπ" w:date="2023-02-01T21:32:00Z">
              <w:rPr>
                <w:rFonts w:ascii="Cambria Math" w:hAnsi="Cambria Math"/>
              </w:rPr>
              <m:t>=</m:t>
            </w:del>
          </m:r>
          <m:r>
            <w:del w:id="2939" w:author="Στάθης Καπ" w:date="2023-02-01T21:32:00Z">
              <w:rPr>
                <w:rFonts w:ascii="Cambria Math" w:hAnsi="Cambria Math"/>
                <w:lang w:val="el-GR"/>
              </w:rPr>
              <m:t>travelTim</m:t>
            </w:del>
          </m:r>
          <m:sSub>
            <m:sSubPr>
              <m:ctrlPr>
                <w:del w:id="2940" w:author="Στάθης Καπ" w:date="2023-02-01T21:32:00Z">
                  <w:rPr>
                    <w:rFonts w:ascii="Cambria Math" w:hAnsi="Cambria Math"/>
                    <w:i/>
                  </w:rPr>
                </w:del>
              </m:ctrlPr>
            </m:sSubPr>
            <m:e>
              <m:r>
                <w:del w:id="2941" w:author="Στάθης Καπ" w:date="2023-02-01T21:32:00Z">
                  <w:rPr>
                    <w:rFonts w:ascii="Cambria Math" w:hAnsi="Cambria Math"/>
                  </w:rPr>
                  <m:t>e</m:t>
                </w:del>
              </m:r>
            </m:e>
            <m:sub>
              <m:r>
                <w:del w:id="2942" w:author="Στάθης Καπ" w:date="2023-02-01T21:32:00Z">
                  <w:rPr>
                    <w:rFonts w:ascii="Cambria Math" w:hAnsi="Cambria Math"/>
                  </w:rPr>
                  <m:t>i→j</m:t>
                </w:del>
              </m:r>
            </m:sub>
          </m:sSub>
          <m:r>
            <w:del w:id="2943" w:author="Στάθης Καπ" w:date="2023-02-01T21:32:00Z">
              <w:rPr>
                <w:rFonts w:ascii="Cambria Math" w:eastAsiaTheme="minorEastAsia" w:hAnsi="Cambria Math"/>
              </w:rPr>
              <m:t>+wai</m:t>
            </w:del>
          </m:r>
          <m:sSub>
            <m:sSubPr>
              <m:ctrlPr>
                <w:del w:id="2944" w:author="Στάθης Καπ" w:date="2023-02-01T21:32:00Z">
                  <w:rPr>
                    <w:rFonts w:ascii="Cambria Math" w:eastAsiaTheme="minorEastAsia" w:hAnsi="Cambria Math"/>
                    <w:i/>
                  </w:rPr>
                </w:del>
              </m:ctrlPr>
            </m:sSubPr>
            <m:e>
              <m:r>
                <w:del w:id="2945" w:author="Στάθης Καπ" w:date="2023-02-01T21:32:00Z">
                  <w:rPr>
                    <w:rFonts w:ascii="Cambria Math" w:eastAsiaTheme="minorEastAsia" w:hAnsi="Cambria Math"/>
                  </w:rPr>
                  <m:t>t</m:t>
                </w:del>
              </m:r>
            </m:e>
            <m:sub>
              <m:r>
                <w:del w:id="2946" w:author="Στάθης Καπ" w:date="2023-02-01T21:32:00Z">
                  <w:rPr>
                    <w:rFonts w:ascii="Cambria Math" w:eastAsiaTheme="minorEastAsia" w:hAnsi="Cambria Math"/>
                  </w:rPr>
                  <m:t>j</m:t>
                </w:del>
              </m:r>
            </m:sub>
          </m:sSub>
          <m:r>
            <w:del w:id="2947" w:author="Στάθης Καπ" w:date="2023-02-01T21:32:00Z">
              <w:rPr>
                <w:rFonts w:ascii="Cambria Math" w:eastAsiaTheme="minorEastAsia" w:hAnsi="Cambria Math"/>
              </w:rPr>
              <m:t>+visitDu</m:t>
            </w:del>
          </m:r>
          <m:sSub>
            <m:sSubPr>
              <m:ctrlPr>
                <w:del w:id="2948" w:author="Στάθης Καπ" w:date="2023-02-01T21:32:00Z">
                  <w:rPr>
                    <w:rFonts w:ascii="Cambria Math" w:eastAsiaTheme="minorEastAsia" w:hAnsi="Cambria Math"/>
                    <w:i/>
                  </w:rPr>
                </w:del>
              </m:ctrlPr>
            </m:sSubPr>
            <m:e>
              <m:r>
                <w:del w:id="2949" w:author="Στάθης Καπ" w:date="2023-02-01T21:32:00Z">
                  <w:rPr>
                    <w:rFonts w:ascii="Cambria Math" w:eastAsiaTheme="minorEastAsia" w:hAnsi="Cambria Math"/>
                  </w:rPr>
                  <m:t>r</m:t>
                </w:del>
              </m:r>
            </m:e>
            <m:sub>
              <m:r>
                <w:del w:id="2950" w:author="Στάθης Καπ" w:date="2023-02-01T21:32:00Z">
                  <w:rPr>
                    <w:rFonts w:ascii="Cambria Math" w:eastAsiaTheme="minorEastAsia" w:hAnsi="Cambria Math"/>
                  </w:rPr>
                  <m:t>j</m:t>
                </w:del>
              </m:r>
            </m:sub>
          </m:sSub>
          <m:r>
            <w:del w:id="2951" w:author="Στάθης Καπ" w:date="2023-02-01T21:32:00Z">
              <w:rPr>
                <w:rFonts w:ascii="Cambria Math" w:eastAsiaTheme="minorEastAsia" w:hAnsi="Cambria Math"/>
              </w:rPr>
              <m:t>+distance(j, cnext)∙(p/t)</m:t>
            </w:del>
          </m:r>
        </m:oMath>
      </m:oMathPara>
    </w:p>
    <w:p w14:paraId="43FCB113" w14:textId="1BC63C2F" w:rsidR="001872CC" w:rsidDel="00526159" w:rsidRDefault="001872CC" w:rsidP="002220AE">
      <w:pPr>
        <w:rPr>
          <w:del w:id="2952" w:author="Στάθης Καπ" w:date="2023-02-01T21:32:00Z"/>
          <w:iCs/>
        </w:rPr>
      </w:pPr>
    </w:p>
    <w:p w14:paraId="1EFF8FF2" w14:textId="6FACD9B5" w:rsidR="00427519" w:rsidRDefault="001871A2" w:rsidP="002220AE">
      <w:pPr>
        <w:rPr>
          <w:lang w:val="el-GR"/>
        </w:rPr>
      </w:pPr>
      <w:r>
        <w:rPr>
          <w:lang w:val="el-GR"/>
        </w:rPr>
        <w:t>Ό</w:t>
      </w:r>
      <w:r w:rsidR="00427519" w:rsidRPr="000606CD">
        <w:rPr>
          <w:lang w:val="el-GR"/>
        </w:rPr>
        <w:t xml:space="preserve">που </w:t>
      </w:r>
      <w:r w:rsidR="00427519">
        <w:t>p</w:t>
      </w:r>
      <w:ins w:id="2953" w:author="Στάθης Καπ" w:date="2023-02-01T06:01:00Z">
        <w:r w:rsidR="00427519" w:rsidRPr="000606CD">
          <w:rPr>
            <w:lang w:val="el-GR"/>
          </w:rPr>
          <w:t xml:space="preserve"> </w:t>
        </w:r>
        <w:r w:rsidR="00BC424C">
          <w:rPr>
            <w:lang w:val="el-GR"/>
          </w:rPr>
          <w:t>είναι</w:t>
        </w:r>
      </w:ins>
      <w:r w:rsidR="00427519" w:rsidRPr="000606CD">
        <w:rPr>
          <w:lang w:val="el-GR"/>
        </w:rPr>
        <w:t xml:space="preserve"> το </w:t>
      </w:r>
      <w:r w:rsidR="000606CD">
        <w:t>index</w:t>
      </w:r>
      <w:r w:rsidR="00427519" w:rsidRPr="000606CD">
        <w:rPr>
          <w:lang w:val="el-GR"/>
        </w:rPr>
        <w:t xml:space="preserve"> της θέσης της εξεταζόμενης εισαγωγής στη διαδρομή και </w:t>
      </w:r>
      <w:r w:rsidR="00427519">
        <w:t>t</w:t>
      </w:r>
      <w:r w:rsidR="00427519" w:rsidRPr="000606CD">
        <w:rPr>
          <w:lang w:val="el-GR"/>
        </w:rPr>
        <w:t xml:space="preserve"> ο συνολικός αριθμός των πιθανών θέσεων της </w:t>
      </w:r>
      <w:ins w:id="2954" w:author="Στάθης Καπ" w:date="2023-02-01T06:01:00Z">
        <w:r w:rsidR="00BC424C">
          <w:rPr>
            <w:lang w:val="el-GR"/>
          </w:rPr>
          <w:t>τρέχουσας</w:t>
        </w:r>
        <w:r w:rsidR="00427519" w:rsidRPr="000606CD">
          <w:rPr>
            <w:lang w:val="el-GR"/>
          </w:rPr>
          <w:t xml:space="preserve"> </w:t>
        </w:r>
      </w:ins>
      <w:r w:rsidR="00427519" w:rsidRPr="000606CD">
        <w:rPr>
          <w:lang w:val="el-GR"/>
        </w:rPr>
        <w:t xml:space="preserve">διαδρομής. Για παράδειγμα, εάν σε μια διαδρομή υπάρχουν 10 θέσεις εισαγωγής, τότε στην πρώτη θέση, η βαρύτητα της απόστασης του </w:t>
      </w:r>
      <w:r w:rsidR="00427519">
        <w:t>j</w:t>
      </w:r>
      <w:r w:rsidR="00427519" w:rsidRPr="000606CD">
        <w:rPr>
          <w:lang w:val="el-GR"/>
        </w:rPr>
        <w:t xml:space="preserve"> προς τον </w:t>
      </w:r>
      <w:r w:rsidR="00427519">
        <w:t>cnext</w:t>
      </w:r>
      <w:r w:rsidR="00427519" w:rsidRPr="000606CD">
        <w:rPr>
          <w:lang w:val="el-GR"/>
        </w:rPr>
        <w:t xml:space="preserve"> κόμβο θα είναι </w:t>
      </w:r>
      <m:oMath>
        <m:f>
          <m:fPr>
            <m:ctrlPr>
              <w:rPr>
                <w:rFonts w:ascii="Cambria Math" w:hAnsi="Cambria Math"/>
                <w:i/>
                <w:lang w:val="el-GR"/>
              </w:rPr>
            </m:ctrlPr>
          </m:fPr>
          <m:num>
            <m:r>
              <w:rPr>
                <w:rFonts w:ascii="Cambria Math" w:hAnsi="Cambria Math"/>
                <w:lang w:val="el-GR"/>
              </w:rPr>
              <m:t>1</m:t>
            </m:r>
          </m:num>
          <m:den>
            <m:r>
              <w:rPr>
                <w:rFonts w:ascii="Cambria Math" w:hAnsi="Cambria Math"/>
                <w:lang w:val="el-GR"/>
              </w:rPr>
              <m:t>10</m:t>
            </m:r>
          </m:den>
        </m:f>
      </m:oMath>
      <w:r w:rsidR="00427519" w:rsidRPr="000606CD">
        <w:rPr>
          <w:lang w:val="el-GR"/>
        </w:rPr>
        <w:t xml:space="preserve"> , στη δεύτερη </w:t>
      </w:r>
      <m:oMath>
        <m:f>
          <m:fPr>
            <m:ctrlPr>
              <w:rPr>
                <w:rFonts w:ascii="Cambria Math" w:hAnsi="Cambria Math"/>
                <w:i/>
                <w:lang w:val="el-GR"/>
              </w:rPr>
            </m:ctrlPr>
          </m:fPr>
          <m:num>
            <m:r>
              <w:rPr>
                <w:rFonts w:ascii="Cambria Math" w:hAnsi="Cambria Math"/>
                <w:lang w:val="el-GR"/>
              </w:rPr>
              <m:t>2</m:t>
            </m:r>
          </m:num>
          <m:den>
            <m:r>
              <w:rPr>
                <w:rFonts w:ascii="Cambria Math" w:hAnsi="Cambria Math"/>
                <w:lang w:val="el-GR"/>
              </w:rPr>
              <m:t>10</m:t>
            </m:r>
          </m:den>
        </m:f>
      </m:oMath>
      <w:r w:rsidR="00427519" w:rsidRPr="000606CD">
        <w:rPr>
          <w:lang w:val="el-GR"/>
        </w:rPr>
        <w:t xml:space="preserve"> κ.ο.κ</w:t>
      </w:r>
      <w:r w:rsidR="00900177">
        <w:rPr>
          <w:lang w:val="el-GR"/>
        </w:rPr>
        <w:t>.</w:t>
      </w:r>
      <w:r w:rsidR="006B7734">
        <w:rPr>
          <w:lang w:val="el-GR"/>
        </w:rPr>
        <w:t xml:space="preserve"> </w:t>
      </w:r>
      <w:r w:rsidR="00427519" w:rsidRPr="000606CD">
        <w:rPr>
          <w:lang w:val="el-GR"/>
        </w:rPr>
        <w:t xml:space="preserve">, μέχρι την τελική όπου θα είναι </w:t>
      </w:r>
      <m:oMath>
        <m:f>
          <m:fPr>
            <m:ctrlPr>
              <w:rPr>
                <w:rFonts w:ascii="Cambria Math" w:hAnsi="Cambria Math"/>
                <w:i/>
                <w:lang w:val="el-GR"/>
              </w:rPr>
            </m:ctrlPr>
          </m:fPr>
          <m:num>
            <m:r>
              <w:rPr>
                <w:rFonts w:ascii="Cambria Math" w:hAnsi="Cambria Math"/>
                <w:lang w:val="el-GR"/>
              </w:rPr>
              <m:t>10</m:t>
            </m:r>
          </m:num>
          <m:den>
            <m:r>
              <w:rPr>
                <w:rFonts w:ascii="Cambria Math" w:hAnsi="Cambria Math"/>
                <w:lang w:val="el-GR"/>
              </w:rPr>
              <m:t>10</m:t>
            </m:r>
          </m:den>
        </m:f>
      </m:oMath>
      <w:r w:rsidR="00427519" w:rsidRPr="000606CD">
        <w:rPr>
          <w:lang w:val="el-GR"/>
        </w:rPr>
        <w:t xml:space="preserve"> .</w:t>
      </w:r>
    </w:p>
    <w:p w14:paraId="5528D6D6" w14:textId="6C7A7DCD" w:rsidR="005C6AD6" w:rsidRDefault="005C6AD6" w:rsidP="008A3936">
      <w:pPr>
        <w:pStyle w:val="Heading3"/>
        <w:numPr>
          <w:ilvl w:val="2"/>
          <w:numId w:val="4"/>
        </w:numPr>
        <w:rPr>
          <w:lang w:val="el-GR"/>
        </w:rPr>
      </w:pPr>
      <w:bookmarkStart w:id="2955" w:name="_Toc124915388"/>
      <w:r>
        <w:rPr>
          <w:lang w:val="el-GR"/>
        </w:rPr>
        <w:t>Προσθήκη αρχικών κόμβων</w:t>
      </w:r>
      <w:bookmarkEnd w:id="2955"/>
    </w:p>
    <w:p w14:paraId="449392FB" w14:textId="4AFC6C43" w:rsidR="008A3936" w:rsidRDefault="008C473E" w:rsidP="008A3936">
      <w:pPr>
        <w:rPr>
          <w:lang w:val="el-GR"/>
        </w:rPr>
      </w:pPr>
      <w:r w:rsidRPr="004D7D74">
        <w:rPr>
          <w:lang w:val="el-GR"/>
        </w:rPr>
        <w:t>Στην προσθήκη αρχικών κόμβω</w:t>
      </w:r>
      <w:ins w:id="2956" w:author="Στάθης Καπ" w:date="2023-02-14T21:39:00Z">
        <w:r w:rsidR="009659CD">
          <w:rPr>
            <w:lang w:val="el-GR"/>
          </w:rPr>
          <w:t xml:space="preserve">ν </w:t>
        </w:r>
      </w:ins>
      <w:del w:id="2957" w:author="Στάθης Καπ" w:date="2023-02-14T21:39:00Z">
        <w:r w:rsidRPr="004D7D74" w:rsidDel="009659CD">
          <w:rPr>
            <w:lang w:val="el-GR"/>
          </w:rPr>
          <w:delText xml:space="preserve">ν, τα πράγματα </w:delText>
        </w:r>
        <w:r w:rsidR="005D19C5" w:rsidRPr="004D7D74" w:rsidDel="009659CD">
          <w:rPr>
            <w:lang w:val="el-GR"/>
          </w:rPr>
          <w:delText>είναι</w:delText>
        </w:r>
        <w:r w:rsidRPr="004D7D74" w:rsidDel="009659CD">
          <w:rPr>
            <w:lang w:val="el-GR"/>
          </w:rPr>
          <w:delText xml:space="preserve"> </w:delText>
        </w:r>
        <w:r w:rsidR="005D19C5" w:rsidRPr="004D7D74" w:rsidDel="009659CD">
          <w:rPr>
            <w:lang w:val="el-GR"/>
          </w:rPr>
          <w:delText>λίγο</w:delText>
        </w:r>
        <w:r w:rsidRPr="004D7D74" w:rsidDel="009659CD">
          <w:rPr>
            <w:lang w:val="el-GR"/>
          </w:rPr>
          <w:delText xml:space="preserve"> πιο απλά καθώς </w:delText>
        </w:r>
      </w:del>
      <w:r w:rsidRPr="004D7D74">
        <w:rPr>
          <w:lang w:val="el-GR"/>
        </w:rPr>
        <w:t xml:space="preserve">επιλέγεται ουσιαστικά ο τελευταίος κόμβος που προέκυψε από την </w:t>
      </w:r>
      <w:del w:id="2958" w:author="Στάθης Καπ" w:date="2023-02-14T21:39:00Z">
        <w:r w:rsidDel="009659CD">
          <w:delText>construction</w:delText>
        </w:r>
        <w:r w:rsidRPr="004D7D74" w:rsidDel="009659CD">
          <w:rPr>
            <w:lang w:val="el-GR"/>
          </w:rPr>
          <w:delText xml:space="preserve"> </w:delText>
        </w:r>
      </w:del>
      <w:r w:rsidRPr="004D7D74">
        <w:rPr>
          <w:lang w:val="el-GR"/>
        </w:rPr>
        <w:t xml:space="preserve">φάση </w:t>
      </w:r>
      <w:ins w:id="2959" w:author="Στάθης Καπ" w:date="2023-02-14T21:39:00Z">
        <w:r w:rsidR="009659CD">
          <w:rPr>
            <w:lang w:val="el-GR"/>
          </w:rPr>
          <w:t>κατασκευής του προηγούμενου διαστήματος</w:t>
        </w:r>
      </w:ins>
      <w:del w:id="2960" w:author="Στάθης Καπ" w:date="2023-02-14T21:39:00Z">
        <w:r w:rsidRPr="004D7D74" w:rsidDel="009659CD">
          <w:rPr>
            <w:lang w:val="el-GR"/>
          </w:rPr>
          <w:delText>της προηγούμενης λύσης</w:delText>
        </w:r>
      </w:del>
      <w:r w:rsidRPr="004D7D74">
        <w:rPr>
          <w:lang w:val="el-GR"/>
        </w:rPr>
        <w:t>. Και σε αυτή τη διαδικασία υπάρχουν όμως προβλήματα που πρέπει να επιλυθούν.</w:t>
      </w:r>
    </w:p>
    <w:p w14:paraId="630E98DB" w14:textId="6A87CFA7" w:rsidR="004E54EE" w:rsidRDefault="005D19C5" w:rsidP="008A3936">
      <w:pPr>
        <w:rPr>
          <w:ins w:id="2961" w:author="Στάθης Καπ" w:date="2023-02-14T22:45:00Z"/>
          <w:rFonts w:eastAsiaTheme="minorEastAsia"/>
          <w:lang w:val="el-GR"/>
        </w:rPr>
      </w:pPr>
      <w:r w:rsidRPr="005D19C5">
        <w:rPr>
          <w:lang w:val="el-GR"/>
        </w:rPr>
        <w:t>Έστ</w:t>
      </w:r>
      <w:ins w:id="2962" w:author="Στάθης Καπ" w:date="2023-02-14T21:42:00Z">
        <w:r w:rsidR="009659CD">
          <w:rPr>
            <w:lang w:val="el-GR"/>
          </w:rPr>
          <w:t xml:space="preserve">ω </w:t>
        </w:r>
      </w:ins>
      <m:oMath>
        <m:sSub>
          <m:sSubPr>
            <m:ctrlPr>
              <w:ins w:id="2963" w:author="Στάθης Καπ" w:date="2023-02-14T21:59:00Z">
                <w:rPr>
                  <w:rFonts w:ascii="Cambria Math" w:hAnsi="Cambria Math"/>
                  <w:i/>
                  <w:lang w:val="el-GR"/>
                </w:rPr>
              </w:ins>
            </m:ctrlPr>
          </m:sSubPr>
          <m:e>
            <m:r>
              <w:ins w:id="2964" w:author="Στάθης Καπ" w:date="2023-02-14T21:59:00Z">
                <w:rPr>
                  <w:rFonts w:ascii="Cambria Math" w:hAnsi="Cambria Math"/>
                  <w:lang w:val="el-GR"/>
                </w:rPr>
                <m:t>z</m:t>
              </w:ins>
            </m:r>
          </m:e>
          <m:sub>
            <m:r>
              <w:ins w:id="2965" w:author="Στάθης Καπ" w:date="2023-02-14T21:59:00Z">
                <w:rPr>
                  <w:rFonts w:ascii="Cambria Math" w:hAnsi="Cambria Math"/>
                  <w:lang w:val="el-GR"/>
                </w:rPr>
                <m:t>i</m:t>
              </w:ins>
            </m:r>
            <m:r>
              <w:ins w:id="2966" w:author="Στάθης Καπ" w:date="2023-02-14T22:59:00Z">
                <w:rPr>
                  <w:rFonts w:ascii="Cambria Math" w:hAnsi="Cambria Math"/>
                  <w:lang w:val="el-GR"/>
                </w:rPr>
                <m:t>,</m:t>
              </w:ins>
            </m:r>
            <m:r>
              <w:ins w:id="2967" w:author="Στάθης Καπ" w:date="2023-02-14T22:59:00Z">
                <w:rPr>
                  <w:rFonts w:ascii="Cambria Math" w:hAnsi="Cambria Math"/>
                </w:rPr>
                <m:t>j</m:t>
              </w:ins>
            </m:r>
          </m:sub>
        </m:sSub>
      </m:oMath>
      <w:ins w:id="2968" w:author="Στάθης Καπ" w:date="2023-02-14T21:42:00Z">
        <w:r w:rsidR="009659CD" w:rsidRPr="009659CD">
          <w:rPr>
            <w:lang w:val="el-GR"/>
            <w:rPrChange w:id="2969" w:author="Στάθης Καπ" w:date="2023-02-14T21:42:00Z">
              <w:rPr/>
            </w:rPrChange>
          </w:rPr>
          <w:t xml:space="preserve"> </w:t>
        </w:r>
        <w:r w:rsidR="009659CD">
          <w:rPr>
            <w:lang w:val="el-GR"/>
          </w:rPr>
          <w:t xml:space="preserve">ο τελευταίος κόμβος μιας </w:t>
        </w:r>
      </w:ins>
      <w:del w:id="2970" w:author="Στάθης Καπ" w:date="2023-02-14T21:42:00Z">
        <w:r w:rsidRPr="005D19C5" w:rsidDel="009659CD">
          <w:rPr>
            <w:lang w:val="el-GR"/>
          </w:rPr>
          <w:delText>ω</w:delText>
        </w:r>
        <w:r w:rsidR="004D7D74" w:rsidRPr="005D19C5" w:rsidDel="009659CD">
          <w:rPr>
            <w:lang w:val="el-GR"/>
          </w:rPr>
          <w:delText xml:space="preserve"> πως ο τελευταίος κόμβος </w:delText>
        </w:r>
      </w:del>
      <w:del w:id="2971" w:author="Στάθης Καπ" w:date="2023-02-14T21:39:00Z">
        <w:r w:rsidR="004D7D74" w:rsidRPr="005D19C5" w:rsidDel="009659CD">
          <w:rPr>
            <w:lang w:val="el-GR"/>
          </w:rPr>
          <w:delText xml:space="preserve">της </w:delText>
        </w:r>
      </w:del>
      <w:r w:rsidR="004D7D74" w:rsidRPr="005D19C5">
        <w:rPr>
          <w:lang w:val="el-GR"/>
        </w:rPr>
        <w:t>διαδρομής</w:t>
      </w:r>
      <w:ins w:id="2972" w:author="Στάθης Καπ" w:date="2023-02-14T21:39:00Z">
        <w:r w:rsidR="009659CD" w:rsidRPr="009659CD">
          <w:rPr>
            <w:lang w:val="el-GR"/>
            <w:rPrChange w:id="2973" w:author="Στάθης Καπ" w:date="2023-02-14T21:39:00Z">
              <w:rPr/>
            </w:rPrChange>
          </w:rPr>
          <w:t xml:space="preserve"> </w:t>
        </w:r>
      </w:ins>
      <m:oMath>
        <m:sSub>
          <m:sSubPr>
            <m:ctrlPr>
              <w:ins w:id="2974" w:author="Στάθης Καπ" w:date="2023-02-14T21:45:00Z">
                <w:rPr>
                  <w:rFonts w:ascii="Cambria Math" w:hAnsi="Cambria Math"/>
                  <w:i/>
                  <w:lang w:val="el-GR"/>
                </w:rPr>
              </w:ins>
            </m:ctrlPr>
          </m:sSubPr>
          <m:e>
            <m:r>
              <w:ins w:id="2975" w:author="Στάθης Καπ" w:date="2023-02-14T21:45:00Z">
                <w:rPr>
                  <w:rFonts w:ascii="Cambria Math" w:hAnsi="Cambria Math"/>
                  <w:lang w:val="el-GR"/>
                </w:rPr>
                <m:t>R</m:t>
              </w:ins>
            </m:r>
          </m:e>
          <m:sub>
            <m:r>
              <w:ins w:id="2976" w:author="Στάθης Καπ" w:date="2023-02-14T21:45:00Z">
                <w:rPr>
                  <w:rFonts w:ascii="Cambria Math" w:hAnsi="Cambria Math"/>
                  <w:lang w:val="el-GR"/>
                </w:rPr>
                <m:t>i</m:t>
              </w:ins>
            </m:r>
            <m:r>
              <w:ins w:id="2977" w:author="Στάθης Καπ" w:date="2023-02-14T22:35:00Z">
                <w:rPr>
                  <w:rFonts w:ascii="Cambria Math" w:hAnsi="Cambria Math"/>
                  <w:lang w:val="el-GR"/>
                </w:rPr>
                <m:t>,</m:t>
              </w:ins>
            </m:r>
            <m:r>
              <w:ins w:id="2978" w:author="Στάθης Καπ" w:date="2023-02-14T22:35:00Z">
                <w:rPr>
                  <w:rFonts w:ascii="Cambria Math" w:hAnsi="Cambria Math"/>
                </w:rPr>
                <m:t>j</m:t>
              </w:ins>
            </m:r>
          </m:sub>
        </m:sSub>
      </m:oMath>
      <w:r w:rsidR="004D7D74" w:rsidRPr="005D19C5">
        <w:rPr>
          <w:lang w:val="el-GR"/>
        </w:rPr>
        <w:t xml:space="preserve"> </w:t>
      </w:r>
      <w:del w:id="2979" w:author="Στάθης Καπ" w:date="2023-02-14T21:43:00Z">
        <w:r w:rsidR="004D7D74" w:rsidRPr="005D19C5" w:rsidDel="009659CD">
          <w:rPr>
            <w:lang w:val="el-GR"/>
          </w:rPr>
          <w:delText>του</w:delText>
        </w:r>
      </w:del>
      <w:del w:id="2980" w:author="Στάθης Καπ" w:date="2023-02-14T21:42:00Z">
        <w:r w:rsidR="004D7D74" w:rsidRPr="005D19C5" w:rsidDel="009659CD">
          <w:rPr>
            <w:lang w:val="el-GR"/>
          </w:rPr>
          <w:delText xml:space="preserve"> προηγούμενου </w:delText>
        </w:r>
      </w:del>
      <w:del w:id="2981" w:author="Στάθης Καπ" w:date="2023-02-02T18:01:00Z">
        <w:r w:rsidR="004D7D74" w:rsidDel="002F10D4">
          <w:delText>Solution</w:delText>
        </w:r>
        <w:r w:rsidR="004D7D74" w:rsidRPr="005D19C5" w:rsidDel="002F10D4">
          <w:rPr>
            <w:lang w:val="el-GR"/>
          </w:rPr>
          <w:delText xml:space="preserve"> </w:delText>
        </w:r>
      </w:del>
      <w:ins w:id="2982" w:author="Στάθης Καπ" w:date="2023-02-14T21:45:00Z">
        <w:r w:rsidR="009659CD">
          <w:rPr>
            <w:lang w:val="el-GR"/>
          </w:rPr>
          <w:t>με</w:t>
        </w:r>
      </w:ins>
      <w:ins w:id="2983" w:author="Στάθης Καπ" w:date="2023-02-14T21:53:00Z">
        <w:r w:rsidR="000A27F6" w:rsidRPr="000A27F6">
          <w:rPr>
            <w:lang w:val="el-GR"/>
            <w:rPrChange w:id="2984" w:author="Στάθης Καπ" w:date="2023-02-14T21:53:00Z">
              <w:rPr/>
            </w:rPrChange>
          </w:rPr>
          <w:t xml:space="preserve"> </w:t>
        </w:r>
      </w:ins>
      <m:oMath>
        <m:r>
          <w:ins w:id="2985" w:author="Στάθης Καπ" w:date="2023-02-14T21:53:00Z">
            <w:rPr>
              <w:rFonts w:ascii="Cambria Math" w:hAnsi="Cambria Math"/>
            </w:rPr>
            <m:t>i</m:t>
          </w:ins>
        </m:r>
        <m:r>
          <w:ins w:id="2986" w:author="Στάθης Καπ" w:date="2023-02-14T21:53:00Z">
            <w:rPr>
              <w:rFonts w:ascii="Cambria Math" w:hAnsi="Cambria Math"/>
              <w:lang w:val="el-GR"/>
              <w:rPrChange w:id="2987" w:author="Στάθης Καπ" w:date="2023-02-14T21:53:00Z">
                <w:rPr>
                  <w:rFonts w:ascii="Cambria Math" w:hAnsi="Cambria Math"/>
                </w:rPr>
              </w:rPrChange>
            </w:rPr>
            <m:t>∈[1,</m:t>
          </w:ins>
        </m:r>
        <m:r>
          <w:ins w:id="2988" w:author="Στάθης Καπ" w:date="2023-02-14T21:53:00Z">
            <w:rPr>
              <w:rFonts w:ascii="Cambria Math" w:hAnsi="Cambria Math"/>
            </w:rPr>
            <m:t>m</m:t>
          </w:ins>
        </m:r>
        <m:r>
          <w:ins w:id="2989" w:author="Στάθης Καπ" w:date="2023-02-14T21:53:00Z">
            <w:rPr>
              <w:rFonts w:ascii="Cambria Math" w:eastAsiaTheme="minorEastAsia" w:hAnsi="Cambria Math"/>
              <w:lang w:val="el-GR"/>
              <w:rPrChange w:id="2990" w:author="Στάθης Καπ" w:date="2023-02-14T21:53:00Z">
                <w:rPr>
                  <w:rFonts w:ascii="Cambria Math" w:eastAsiaTheme="minorEastAsia" w:hAnsi="Cambria Math"/>
                </w:rPr>
              </w:rPrChange>
            </w:rPr>
            <m:t>]</m:t>
          </w:ins>
        </m:r>
      </m:oMath>
      <w:ins w:id="2991" w:author="Στάθης Καπ" w:date="2023-02-14T21:53:00Z">
        <w:r w:rsidR="000A27F6">
          <w:rPr>
            <w:rFonts w:eastAsiaTheme="minorEastAsia"/>
            <w:lang w:val="el-GR"/>
          </w:rPr>
          <w:t xml:space="preserve"> και </w:t>
        </w:r>
      </w:ins>
      <m:oMath>
        <m:r>
          <w:ins w:id="2992" w:author="Στάθης Καπ" w:date="2023-02-14T21:53:00Z">
            <w:rPr>
              <w:rFonts w:ascii="Cambria Math" w:eastAsiaTheme="minorEastAsia" w:hAnsi="Cambria Math"/>
              <w:lang w:val="el-GR"/>
            </w:rPr>
            <m:t>j∈[</m:t>
          </w:ins>
        </m:r>
        <m:r>
          <w:ins w:id="2993" w:author="Στάθης Καπ" w:date="2023-02-14T21:54:00Z">
            <w:rPr>
              <w:rFonts w:ascii="Cambria Math" w:eastAsiaTheme="minorEastAsia" w:hAnsi="Cambria Math"/>
              <w:lang w:val="el-GR"/>
            </w:rPr>
            <m:t>1,s</m:t>
          </w:ins>
        </m:r>
        <m:r>
          <w:ins w:id="2994" w:author="Στάθης Καπ" w:date="2023-02-14T21:53:00Z">
            <w:rPr>
              <w:rFonts w:ascii="Cambria Math" w:eastAsiaTheme="minorEastAsia" w:hAnsi="Cambria Math"/>
              <w:lang w:val="el-GR"/>
            </w:rPr>
            <m:t>]</m:t>
          </w:ins>
        </m:r>
      </m:oMath>
      <w:del w:id="2995" w:author="Στάθης Καπ" w:date="2023-02-14T21:42:00Z">
        <w:r w:rsidR="004D7D74" w:rsidRPr="005D19C5" w:rsidDel="009659CD">
          <w:rPr>
            <w:lang w:val="el-GR"/>
          </w:rPr>
          <w:delText xml:space="preserve">είναι ο κόμβος </w:delText>
        </w:r>
        <w:r w:rsidR="004D7D74" w:rsidDel="009659CD">
          <w:delText>z</w:delText>
        </w:r>
      </w:del>
      <w:del w:id="2996" w:author="Στάθης Καπ" w:date="2023-02-14T22:36:00Z">
        <w:r w:rsidR="004D7D74" w:rsidRPr="005D19C5" w:rsidDel="002C69A2">
          <w:rPr>
            <w:lang w:val="el-GR"/>
          </w:rPr>
          <w:delText xml:space="preserve">. </w:delText>
        </w:r>
      </w:del>
      <w:ins w:id="2997" w:author="Στάθης Καπ" w:date="2023-02-14T22:39:00Z">
        <w:r w:rsidR="004E54EE">
          <w:rPr>
            <w:rFonts w:eastAsiaTheme="minorEastAsia"/>
            <w:lang w:val="el-GR"/>
          </w:rPr>
          <w:t xml:space="preserve"> και έστω πως τη χρονική στιγμή </w:t>
        </w:r>
        <w:r w:rsidR="004E54EE">
          <w:rPr>
            <w:rFonts w:eastAsiaTheme="minorEastAsia"/>
          </w:rPr>
          <w:t>t</w:t>
        </w:r>
        <w:r w:rsidR="004E54EE" w:rsidRPr="004E54EE">
          <w:rPr>
            <w:rFonts w:eastAsiaTheme="minorEastAsia"/>
            <w:lang w:val="el-GR"/>
            <w:rPrChange w:id="2998" w:author="Στάθης Καπ" w:date="2023-02-14T22:40:00Z">
              <w:rPr>
                <w:rFonts w:eastAsiaTheme="minorEastAsia"/>
              </w:rPr>
            </w:rPrChange>
          </w:rPr>
          <w:t xml:space="preserve">, </w:t>
        </w:r>
        <w:r w:rsidR="004E54EE">
          <w:rPr>
            <w:rFonts w:eastAsiaTheme="minorEastAsia"/>
            <w:lang w:val="el-GR"/>
          </w:rPr>
          <w:t>ο αλγόριθμος</w:t>
        </w:r>
      </w:ins>
      <w:ins w:id="2999" w:author="Στάθης Καπ" w:date="2023-02-14T22:40:00Z">
        <w:r w:rsidR="004E54EE">
          <w:rPr>
            <w:rFonts w:eastAsiaTheme="minorEastAsia"/>
            <w:lang w:val="el-GR"/>
          </w:rPr>
          <w:t xml:space="preserve"> εξετάζει το διάστημα </w:t>
        </w:r>
      </w:ins>
      <m:oMath>
        <m:sSub>
          <m:sSubPr>
            <m:ctrlPr>
              <w:ins w:id="3000" w:author="Στάθης Καπ" w:date="2023-02-14T22:40:00Z">
                <w:rPr>
                  <w:rFonts w:ascii="Cambria Math" w:eastAsiaTheme="minorEastAsia" w:hAnsi="Cambria Math"/>
                  <w:i/>
                  <w:lang w:val="el-GR"/>
                </w:rPr>
              </w:ins>
            </m:ctrlPr>
          </m:sSubPr>
          <m:e>
            <m:r>
              <w:ins w:id="3001" w:author="Στάθης Καπ" w:date="2023-02-14T22:40:00Z">
                <w:rPr>
                  <w:rFonts w:ascii="Cambria Math" w:eastAsiaTheme="minorEastAsia" w:hAnsi="Cambria Math"/>
                  <w:lang w:val="el-GR"/>
                </w:rPr>
                <m:t>I</m:t>
              </w:ins>
            </m:r>
          </m:e>
          <m:sub>
            <m:r>
              <w:ins w:id="3002" w:author="Στάθης Καπ" w:date="2023-02-14T22:42:00Z">
                <w:rPr>
                  <w:rFonts w:ascii="Cambria Math" w:eastAsiaTheme="minorEastAsia" w:hAnsi="Cambria Math"/>
                </w:rPr>
                <m:t>j</m:t>
              </w:ins>
            </m:r>
            <m:r>
              <w:ins w:id="3003" w:author="Στάθης Καπ" w:date="2023-02-14T22:40:00Z">
                <w:rPr>
                  <w:rFonts w:ascii="Cambria Math" w:eastAsiaTheme="minorEastAsia" w:hAnsi="Cambria Math"/>
                  <w:lang w:val="el-GR"/>
                </w:rPr>
                <m:t>+1</m:t>
              </w:ins>
            </m:r>
          </m:sub>
        </m:sSub>
      </m:oMath>
      <w:ins w:id="3004" w:author="Στάθης Καπ" w:date="2023-02-14T22:40:00Z">
        <w:r w:rsidR="004E54EE">
          <w:rPr>
            <w:rFonts w:eastAsiaTheme="minorEastAsia"/>
            <w:lang w:val="el-GR"/>
          </w:rPr>
          <w:t>. Αρχικά θα θεωρηθεί ως υποψήφιος αρχικός κόμβος</w:t>
        </w:r>
      </w:ins>
      <w:ins w:id="3005" w:author="Στάθης Καπ" w:date="2023-02-14T22:41:00Z">
        <w:r w:rsidR="004E54EE" w:rsidRPr="004E54EE">
          <w:rPr>
            <w:rFonts w:eastAsiaTheme="minorEastAsia"/>
            <w:lang w:val="el-GR"/>
            <w:rPrChange w:id="3006" w:author="Στάθης Καπ" w:date="2023-02-14T22:41:00Z">
              <w:rPr>
                <w:rFonts w:eastAsiaTheme="minorEastAsia"/>
              </w:rPr>
            </w:rPrChange>
          </w:rPr>
          <w:t xml:space="preserve"> (</w:t>
        </w:r>
      </w:ins>
      <m:oMath>
        <m:sSub>
          <m:sSubPr>
            <m:ctrlPr>
              <w:ins w:id="3007" w:author="Στάθης Καπ" w:date="2023-02-14T22:46:00Z">
                <w:rPr>
                  <w:rFonts w:ascii="Cambria Math" w:eastAsiaTheme="minorEastAsia" w:hAnsi="Cambria Math"/>
                  <w:i/>
                  <w:lang w:val="el-GR"/>
                </w:rPr>
              </w:ins>
            </m:ctrlPr>
          </m:sSubPr>
          <m:e>
            <m:r>
              <w:ins w:id="3008" w:author="Στάθης Καπ" w:date="2023-02-14T22:46:00Z">
                <w:rPr>
                  <w:rFonts w:ascii="Cambria Math" w:eastAsiaTheme="minorEastAsia" w:hAnsi="Cambria Math"/>
                  <w:lang w:val="el-GR"/>
                </w:rPr>
                <m:t>c</m:t>
              </w:ins>
            </m:r>
          </m:e>
          <m:sub>
            <m:r>
              <w:ins w:id="3009" w:author="Στάθης Καπ" w:date="2023-02-14T22:46:00Z">
                <w:rPr>
                  <w:rFonts w:ascii="Cambria Math" w:eastAsiaTheme="minorEastAsia" w:hAnsi="Cambria Math"/>
                  <w:lang w:val="el-GR"/>
                </w:rPr>
                <m:t>i,j</m:t>
              </w:ins>
            </m:r>
            <m:r>
              <w:ins w:id="3010" w:author="Στάθης Καπ" w:date="2023-02-14T22:54:00Z">
                <w:rPr>
                  <w:rFonts w:ascii="Cambria Math" w:eastAsiaTheme="minorEastAsia" w:hAnsi="Cambria Math"/>
                  <w:lang w:val="el-GR"/>
                </w:rPr>
                <m:t>+1</m:t>
              </w:ins>
            </m:r>
          </m:sub>
        </m:sSub>
      </m:oMath>
      <w:ins w:id="3011" w:author="Στάθης Καπ" w:date="2023-02-14T22:41:00Z">
        <w:r w:rsidR="004E54EE" w:rsidRPr="004E54EE">
          <w:rPr>
            <w:rFonts w:eastAsiaTheme="minorEastAsia"/>
            <w:lang w:val="el-GR"/>
            <w:rPrChange w:id="3012" w:author="Στάθης Καπ" w:date="2023-02-14T22:41:00Z">
              <w:rPr>
                <w:rFonts w:eastAsiaTheme="minorEastAsia"/>
              </w:rPr>
            </w:rPrChange>
          </w:rPr>
          <w:t>)</w:t>
        </w:r>
      </w:ins>
      <w:ins w:id="3013" w:author="Στάθης Καπ" w:date="2023-02-14T22:40:00Z">
        <w:r w:rsidR="004E54EE">
          <w:rPr>
            <w:rFonts w:eastAsiaTheme="minorEastAsia"/>
            <w:lang w:val="el-GR"/>
          </w:rPr>
          <w:t xml:space="preserve"> </w:t>
        </w:r>
      </w:ins>
      <w:ins w:id="3014" w:author="Στάθης Καπ" w:date="2023-02-14T22:41:00Z">
        <w:r w:rsidR="004E54EE">
          <w:rPr>
            <w:rFonts w:eastAsiaTheme="minorEastAsia"/>
            <w:lang w:val="el-GR"/>
          </w:rPr>
          <w:t xml:space="preserve">της διαδρομής </w:t>
        </w:r>
      </w:ins>
      <w:ins w:id="3015" w:author="Στάθης Καπ" w:date="2023-02-14T22:00:00Z">
        <w:r w:rsidR="004E531B">
          <w:rPr>
            <w:lang w:val="el-GR"/>
          </w:rPr>
          <w:t xml:space="preserve"> </w:t>
        </w:r>
      </w:ins>
      <m:oMath>
        <m:sSub>
          <m:sSubPr>
            <m:ctrlPr>
              <w:ins w:id="3016" w:author="Στάθης Καπ" w:date="2023-02-14T22:41:00Z">
                <w:rPr>
                  <w:rFonts w:ascii="Cambria Math" w:hAnsi="Cambria Math"/>
                  <w:i/>
                  <w:lang w:val="el-GR"/>
                </w:rPr>
              </w:ins>
            </m:ctrlPr>
          </m:sSubPr>
          <m:e>
            <m:r>
              <w:ins w:id="3017" w:author="Στάθης Καπ" w:date="2023-02-14T22:41:00Z">
                <w:rPr>
                  <w:rFonts w:ascii="Cambria Math" w:hAnsi="Cambria Math"/>
                  <w:lang w:val="el-GR"/>
                </w:rPr>
                <m:t>R</m:t>
              </w:ins>
            </m:r>
          </m:e>
          <m:sub>
            <m:r>
              <w:ins w:id="3018" w:author="Στάθης Καπ" w:date="2023-02-14T22:41:00Z">
                <w:rPr>
                  <w:rFonts w:ascii="Cambria Math" w:hAnsi="Cambria Math"/>
                  <w:lang w:val="el-GR"/>
                </w:rPr>
                <m:t>i,j+1</m:t>
              </w:ins>
            </m:r>
          </m:sub>
        </m:sSub>
      </m:oMath>
      <w:ins w:id="3019" w:author="Στάθης Καπ" w:date="2023-02-14T22:42:00Z">
        <w:r w:rsidR="004E54EE">
          <w:rPr>
            <w:rFonts w:eastAsiaTheme="minorEastAsia"/>
            <w:lang w:val="el-GR"/>
          </w:rPr>
          <w:t xml:space="preserve"> </w:t>
        </w:r>
      </w:ins>
      <w:ins w:id="3020" w:author="Στάθης Καπ" w:date="2023-02-14T22:48:00Z">
        <w:r w:rsidR="004E54EE">
          <w:rPr>
            <w:rFonts w:eastAsiaTheme="minorEastAsia"/>
            <w:lang w:val="el-GR"/>
          </w:rPr>
          <w:t>ένας κλώνος τ</w:t>
        </w:r>
      </w:ins>
      <w:ins w:id="3021" w:author="Στάθης Καπ" w:date="2023-02-14T22:42:00Z">
        <w:r w:rsidR="004E54EE">
          <w:rPr>
            <w:rFonts w:eastAsiaTheme="minorEastAsia"/>
            <w:lang w:val="el-GR"/>
          </w:rPr>
          <w:t>ο</w:t>
        </w:r>
      </w:ins>
      <w:ins w:id="3022" w:author="Στάθης Καπ" w:date="2023-02-14T22:48:00Z">
        <w:r w:rsidR="004E54EE">
          <w:rPr>
            <w:rFonts w:eastAsiaTheme="minorEastAsia"/>
            <w:lang w:val="el-GR"/>
          </w:rPr>
          <w:t>υ</w:t>
        </w:r>
      </w:ins>
      <w:ins w:id="3023" w:author="Στάθης Καπ" w:date="2023-02-14T22:42:00Z">
        <w:r w:rsidR="004E54EE">
          <w:rPr>
            <w:rFonts w:eastAsiaTheme="minorEastAsia"/>
            <w:lang w:val="el-GR"/>
          </w:rPr>
          <w:t xml:space="preserve"> κόμβο</w:t>
        </w:r>
      </w:ins>
      <w:ins w:id="3024" w:author="Στάθης Καπ" w:date="2023-02-14T22:48:00Z">
        <w:r w:rsidR="004E54EE">
          <w:rPr>
            <w:rFonts w:eastAsiaTheme="minorEastAsia"/>
            <w:lang w:val="el-GR"/>
          </w:rPr>
          <w:t>υ</w:t>
        </w:r>
      </w:ins>
      <w:ins w:id="3025" w:author="Στάθης Καπ" w:date="2023-02-14T22:42:00Z">
        <w:r w:rsidR="004E54EE" w:rsidRPr="004E54EE">
          <w:rPr>
            <w:rFonts w:eastAsiaTheme="minorEastAsia"/>
            <w:lang w:val="el-GR"/>
            <w:rPrChange w:id="3026" w:author="Στάθης Καπ" w:date="2023-02-14T22:43:00Z">
              <w:rPr>
                <w:rFonts w:eastAsiaTheme="minorEastAsia"/>
              </w:rPr>
            </w:rPrChange>
          </w:rPr>
          <w:t xml:space="preserve"> </w:t>
        </w:r>
      </w:ins>
      <m:oMath>
        <m:sSub>
          <m:sSubPr>
            <m:ctrlPr>
              <w:ins w:id="3027" w:author="Στάθης Καπ" w:date="2023-02-14T22:43:00Z">
                <w:rPr>
                  <w:rFonts w:ascii="Cambria Math" w:eastAsiaTheme="minorEastAsia" w:hAnsi="Cambria Math"/>
                  <w:i/>
                  <w:lang w:val="el-GR"/>
                </w:rPr>
              </w:ins>
            </m:ctrlPr>
          </m:sSubPr>
          <m:e>
            <m:r>
              <w:ins w:id="3028" w:author="Στάθης Καπ" w:date="2023-02-14T22:43:00Z">
                <w:rPr>
                  <w:rFonts w:ascii="Cambria Math" w:eastAsiaTheme="minorEastAsia" w:hAnsi="Cambria Math"/>
                </w:rPr>
                <m:t>z</m:t>
              </w:ins>
            </m:r>
            <m:ctrlPr>
              <w:ins w:id="3029" w:author="Στάθης Καπ" w:date="2023-02-14T22:43:00Z">
                <w:rPr>
                  <w:rFonts w:ascii="Cambria Math" w:eastAsiaTheme="minorEastAsia" w:hAnsi="Cambria Math"/>
                  <w:i/>
                </w:rPr>
              </w:ins>
            </m:ctrlPr>
          </m:e>
          <m:sub>
            <m:r>
              <w:ins w:id="3030" w:author="Στάθης Καπ" w:date="2023-02-14T22:43:00Z">
                <w:rPr>
                  <w:rFonts w:ascii="Cambria Math" w:eastAsiaTheme="minorEastAsia" w:hAnsi="Cambria Math"/>
                </w:rPr>
                <m:t>i</m:t>
              </w:ins>
            </m:r>
            <m:r>
              <w:ins w:id="3031" w:author="Στάθης Καπ" w:date="2023-02-14T22:59:00Z">
                <w:rPr>
                  <w:rFonts w:ascii="Cambria Math" w:eastAsiaTheme="minorEastAsia" w:hAnsi="Cambria Math"/>
                </w:rPr>
                <m:t>,j</m:t>
              </w:ins>
            </m:r>
          </m:sub>
        </m:sSub>
      </m:oMath>
      <w:ins w:id="3032" w:author="Στάθης Καπ" w:date="2023-02-14T22:43:00Z">
        <w:r w:rsidR="004E54EE">
          <w:rPr>
            <w:rFonts w:eastAsiaTheme="minorEastAsia"/>
            <w:lang w:val="el-GR"/>
          </w:rPr>
          <w:t xml:space="preserve"> του διαστήματος </w:t>
        </w:r>
      </w:ins>
      <m:oMath>
        <m:sSub>
          <m:sSubPr>
            <m:ctrlPr>
              <w:ins w:id="3033" w:author="Στάθης Καπ" w:date="2023-02-14T22:43:00Z">
                <w:rPr>
                  <w:rFonts w:ascii="Cambria Math" w:eastAsiaTheme="minorEastAsia" w:hAnsi="Cambria Math"/>
                  <w:i/>
                  <w:lang w:val="el-GR"/>
                </w:rPr>
              </w:ins>
            </m:ctrlPr>
          </m:sSubPr>
          <m:e>
            <m:r>
              <w:ins w:id="3034" w:author="Στάθης Καπ" w:date="2023-02-14T22:43:00Z">
                <w:rPr>
                  <w:rFonts w:ascii="Cambria Math" w:eastAsiaTheme="minorEastAsia" w:hAnsi="Cambria Math"/>
                  <w:lang w:val="el-GR"/>
                </w:rPr>
                <m:t>I</m:t>
              </w:ins>
            </m:r>
          </m:e>
          <m:sub>
            <m:r>
              <w:ins w:id="3035" w:author="Στάθης Καπ" w:date="2023-02-14T22:43:00Z">
                <w:rPr>
                  <w:rFonts w:ascii="Cambria Math" w:eastAsiaTheme="minorEastAsia" w:hAnsi="Cambria Math"/>
                </w:rPr>
                <m:t>j</m:t>
              </w:ins>
            </m:r>
          </m:sub>
        </m:sSub>
      </m:oMath>
      <w:ins w:id="3036" w:author="Στάθης Καπ" w:date="2023-02-14T22:43:00Z">
        <w:r w:rsidR="004E54EE">
          <w:rPr>
            <w:rFonts w:eastAsiaTheme="minorEastAsia"/>
            <w:lang w:val="el-GR"/>
          </w:rPr>
          <w:t xml:space="preserve">. Για να είναι </w:t>
        </w:r>
      </w:ins>
      <w:ins w:id="3037" w:author="Στάθης Καπ" w:date="2023-02-14T22:44:00Z">
        <w:r w:rsidR="004E54EE">
          <w:rPr>
            <w:rFonts w:eastAsiaTheme="minorEastAsia"/>
            <w:lang w:val="el-GR"/>
          </w:rPr>
          <w:t>έγκυρη</w:t>
        </w:r>
      </w:ins>
      <w:ins w:id="3038" w:author="Στάθης Καπ" w:date="2023-02-14T22:43:00Z">
        <w:r w:rsidR="004E54EE">
          <w:rPr>
            <w:rFonts w:eastAsiaTheme="minorEastAsia"/>
            <w:lang w:val="el-GR"/>
          </w:rPr>
          <w:t xml:space="preserve"> η εισαγωγή του κόμβου </w:t>
        </w:r>
      </w:ins>
      <m:oMath>
        <m:sSub>
          <m:sSubPr>
            <m:ctrlPr>
              <w:ins w:id="3039" w:author="Στάθης Καπ" w:date="2023-02-14T22:44:00Z">
                <w:rPr>
                  <w:rFonts w:ascii="Cambria Math" w:eastAsiaTheme="minorEastAsia" w:hAnsi="Cambria Math"/>
                  <w:i/>
                  <w:lang w:val="el-GR"/>
                </w:rPr>
              </w:ins>
            </m:ctrlPr>
          </m:sSubPr>
          <m:e>
            <m:r>
              <w:ins w:id="3040" w:author="Στάθης Καπ" w:date="2023-02-14T22:54:00Z">
                <w:rPr>
                  <w:rFonts w:ascii="Cambria Math" w:eastAsiaTheme="minorEastAsia" w:hAnsi="Cambria Math"/>
                  <w:lang w:val="el-GR"/>
                </w:rPr>
                <m:t>c</m:t>
              </w:ins>
            </m:r>
          </m:e>
          <m:sub>
            <m:r>
              <w:ins w:id="3041" w:author="Στάθης Καπ" w:date="2023-02-14T22:44:00Z">
                <w:rPr>
                  <w:rFonts w:ascii="Cambria Math" w:eastAsiaTheme="minorEastAsia" w:hAnsi="Cambria Math"/>
                  <w:lang w:val="el-GR"/>
                </w:rPr>
                <m:t>i</m:t>
              </w:ins>
            </m:r>
            <m:r>
              <w:ins w:id="3042" w:author="Στάθης Καπ" w:date="2023-02-14T22:54:00Z">
                <w:rPr>
                  <w:rFonts w:ascii="Cambria Math" w:eastAsiaTheme="minorEastAsia" w:hAnsi="Cambria Math"/>
                  <w:lang w:val="el-GR"/>
                </w:rPr>
                <m:t>,j+1</m:t>
              </w:ins>
            </m:r>
          </m:sub>
        </m:sSub>
      </m:oMath>
      <w:ins w:id="3043" w:author="Στάθης Καπ" w:date="2023-02-14T22:44:00Z">
        <w:r w:rsidR="004E54EE">
          <w:rPr>
            <w:rFonts w:eastAsiaTheme="minorEastAsia"/>
            <w:lang w:val="el-GR"/>
          </w:rPr>
          <w:t xml:space="preserve"> στην αρχή του </w:t>
        </w:r>
      </w:ins>
      <m:oMath>
        <m:sSub>
          <m:sSubPr>
            <m:ctrlPr>
              <w:ins w:id="3044" w:author="Στάθης Καπ" w:date="2023-02-14T22:45:00Z">
                <w:rPr>
                  <w:rFonts w:ascii="Cambria Math" w:hAnsi="Cambria Math"/>
                  <w:i/>
                  <w:lang w:val="el-GR"/>
                </w:rPr>
              </w:ins>
            </m:ctrlPr>
          </m:sSubPr>
          <m:e>
            <m:r>
              <w:ins w:id="3045" w:author="Στάθης Καπ" w:date="2023-02-14T22:45:00Z">
                <w:rPr>
                  <w:rFonts w:ascii="Cambria Math" w:hAnsi="Cambria Math"/>
                  <w:lang w:val="el-GR"/>
                </w:rPr>
                <m:t>R</m:t>
              </w:ins>
            </m:r>
          </m:e>
          <m:sub>
            <m:r>
              <w:ins w:id="3046" w:author="Στάθης Καπ" w:date="2023-02-14T22:45:00Z">
                <w:rPr>
                  <w:rFonts w:ascii="Cambria Math" w:hAnsi="Cambria Math"/>
                  <w:lang w:val="el-GR"/>
                </w:rPr>
                <m:t>i,j+1</m:t>
              </w:ins>
            </m:r>
          </m:sub>
        </m:sSub>
      </m:oMath>
      <w:ins w:id="3047" w:author="Στάθης Καπ" w:date="2023-02-14T22:42:00Z">
        <w:r w:rsidR="004E54EE">
          <w:rPr>
            <w:rFonts w:eastAsiaTheme="minorEastAsia"/>
            <w:lang w:val="el-GR"/>
          </w:rPr>
          <w:t xml:space="preserve"> </w:t>
        </w:r>
      </w:ins>
      <w:ins w:id="3048" w:author="Στάθης Καπ" w:date="2023-02-14T22:45:00Z">
        <w:r w:rsidR="004E54EE">
          <w:rPr>
            <w:rFonts w:eastAsiaTheme="minorEastAsia"/>
            <w:lang w:val="el-GR"/>
          </w:rPr>
          <w:t xml:space="preserve">θα πρέπει να ισχύουν οι δύο παρακάτω προϋποθέσεις: </w:t>
        </w:r>
      </w:ins>
    </w:p>
    <w:p w14:paraId="35B3472D" w14:textId="306527EA" w:rsidR="004E54EE" w:rsidRDefault="004E54EE" w:rsidP="004E54EE">
      <w:pPr>
        <w:pStyle w:val="ListParagraph"/>
        <w:numPr>
          <w:ilvl w:val="0"/>
          <w:numId w:val="46"/>
        </w:numPr>
        <w:rPr>
          <w:ins w:id="3049" w:author="Στάθης Καπ" w:date="2023-02-14T22:46:00Z"/>
          <w:rFonts w:eastAsiaTheme="minorEastAsia"/>
          <w:lang w:val="el-GR"/>
        </w:rPr>
      </w:pPr>
      <w:ins w:id="3050" w:author="Στάθης Καπ" w:date="2023-02-14T22:45:00Z">
        <w:r>
          <w:rPr>
            <w:rFonts w:eastAsiaTheme="minorEastAsia"/>
            <w:lang w:val="el-GR"/>
          </w:rPr>
          <w:lastRenderedPageBreak/>
          <w:t xml:space="preserve">Δεν παραβιάζονται οι χρόνοι του </w:t>
        </w:r>
      </w:ins>
      <m:oMath>
        <m:sSub>
          <m:sSubPr>
            <m:ctrlPr>
              <w:ins w:id="3051" w:author="Στάθης Καπ" w:date="2023-02-14T22:46:00Z">
                <w:rPr>
                  <w:rFonts w:ascii="Cambria Math" w:eastAsiaTheme="minorEastAsia" w:hAnsi="Cambria Math"/>
                  <w:i/>
                  <w:lang w:val="el-GR"/>
                </w:rPr>
              </w:ins>
            </m:ctrlPr>
          </m:sSubPr>
          <m:e>
            <m:r>
              <w:ins w:id="3052" w:author="Στάθης Καπ" w:date="2023-02-14T22:46:00Z">
                <w:rPr>
                  <w:rFonts w:ascii="Cambria Math" w:eastAsiaTheme="minorEastAsia" w:hAnsi="Cambria Math"/>
                  <w:lang w:val="el-GR"/>
                </w:rPr>
                <m:t>c</m:t>
              </w:ins>
            </m:r>
          </m:e>
          <m:sub>
            <m:r>
              <w:ins w:id="3053" w:author="Στάθης Καπ" w:date="2023-02-14T22:46:00Z">
                <w:rPr>
                  <w:rFonts w:ascii="Cambria Math" w:eastAsiaTheme="minorEastAsia" w:hAnsi="Cambria Math"/>
                  <w:lang w:val="el-GR"/>
                </w:rPr>
                <m:t>i</m:t>
              </w:ins>
            </m:r>
            <m:r>
              <w:ins w:id="3054" w:author="Στάθης Καπ" w:date="2023-02-14T22:49:00Z">
                <w:rPr>
                  <w:rFonts w:ascii="Cambria Math" w:eastAsiaTheme="minorEastAsia" w:hAnsi="Cambria Math"/>
                  <w:lang w:val="el-GR"/>
                </w:rPr>
                <m:t>,</m:t>
              </w:ins>
            </m:r>
            <m:r>
              <w:ins w:id="3055" w:author="Στάθης Καπ" w:date="2023-02-14T22:46:00Z">
                <w:rPr>
                  <w:rFonts w:ascii="Cambria Math" w:eastAsiaTheme="minorEastAsia" w:hAnsi="Cambria Math"/>
                  <w:lang w:val="el-GR"/>
                </w:rPr>
                <m:t>j</m:t>
              </w:ins>
            </m:r>
            <m:r>
              <w:ins w:id="3056" w:author="Στάθης Καπ" w:date="2023-02-14T22:55:00Z">
                <w:rPr>
                  <w:rFonts w:ascii="Cambria Math" w:eastAsiaTheme="minorEastAsia" w:hAnsi="Cambria Math"/>
                  <w:lang w:val="el-GR"/>
                </w:rPr>
                <m:t>+1</m:t>
              </w:ins>
            </m:r>
          </m:sub>
        </m:sSub>
      </m:oMath>
    </w:p>
    <w:p w14:paraId="784996EF" w14:textId="5614CA94" w:rsidR="004E54EE" w:rsidRDefault="004E54EE" w:rsidP="004E54EE">
      <w:pPr>
        <w:pStyle w:val="ListParagraph"/>
        <w:numPr>
          <w:ilvl w:val="0"/>
          <w:numId w:val="46"/>
        </w:numPr>
        <w:rPr>
          <w:ins w:id="3057" w:author="Στάθης Καπ" w:date="2023-02-14T22:49:00Z"/>
          <w:rFonts w:eastAsiaTheme="minorEastAsia"/>
          <w:lang w:val="el-GR"/>
        </w:rPr>
      </w:pPr>
      <w:ins w:id="3058" w:author="Στάθης Καπ" w:date="2023-02-14T22:47:00Z">
        <w:r>
          <w:rPr>
            <w:rFonts w:eastAsiaTheme="minorEastAsia"/>
            <w:lang w:val="el-GR"/>
          </w:rPr>
          <w:t xml:space="preserve">Η ολίσθηση του χρόνου προς τα δεξιά λόγω της εισαγωγής του </w:t>
        </w:r>
      </w:ins>
      <m:oMath>
        <m:sSub>
          <m:sSubPr>
            <m:ctrlPr>
              <w:ins w:id="3059" w:author="Στάθης Καπ" w:date="2023-02-14T22:47:00Z">
                <w:rPr>
                  <w:rFonts w:ascii="Cambria Math" w:eastAsiaTheme="minorEastAsia" w:hAnsi="Cambria Math"/>
                  <w:i/>
                  <w:lang w:val="el-GR"/>
                </w:rPr>
              </w:ins>
            </m:ctrlPr>
          </m:sSubPr>
          <m:e>
            <m:r>
              <w:ins w:id="3060" w:author="Στάθης Καπ" w:date="2023-02-14T22:47:00Z">
                <w:rPr>
                  <w:rFonts w:ascii="Cambria Math" w:eastAsiaTheme="minorEastAsia" w:hAnsi="Cambria Math"/>
                  <w:lang w:val="el-GR"/>
                </w:rPr>
                <m:t>c</m:t>
              </w:ins>
            </m:r>
          </m:e>
          <m:sub>
            <m:r>
              <w:ins w:id="3061" w:author="Στάθης Καπ" w:date="2023-02-14T22:47:00Z">
                <w:rPr>
                  <w:rFonts w:ascii="Cambria Math" w:eastAsiaTheme="minorEastAsia" w:hAnsi="Cambria Math"/>
                  <w:lang w:val="el-GR"/>
                </w:rPr>
                <m:t>i</m:t>
              </w:ins>
            </m:r>
            <m:r>
              <w:ins w:id="3062" w:author="Στάθης Καπ" w:date="2023-02-14T22:49:00Z">
                <w:rPr>
                  <w:rFonts w:ascii="Cambria Math" w:eastAsiaTheme="minorEastAsia" w:hAnsi="Cambria Math"/>
                  <w:lang w:val="el-GR"/>
                </w:rPr>
                <m:t>,</m:t>
              </w:ins>
            </m:r>
            <m:r>
              <w:ins w:id="3063" w:author="Στάθης Καπ" w:date="2023-02-14T22:47:00Z">
                <w:rPr>
                  <w:rFonts w:ascii="Cambria Math" w:eastAsiaTheme="minorEastAsia" w:hAnsi="Cambria Math"/>
                  <w:lang w:val="el-GR"/>
                </w:rPr>
                <m:t>j</m:t>
              </w:ins>
            </m:r>
            <m:r>
              <w:ins w:id="3064" w:author="Στάθης Καπ" w:date="2023-02-14T22:55:00Z">
                <w:rPr>
                  <w:rFonts w:ascii="Cambria Math" w:eastAsiaTheme="minorEastAsia" w:hAnsi="Cambria Math"/>
                  <w:lang w:val="el-GR"/>
                </w:rPr>
                <m:t>+1</m:t>
              </w:ins>
            </m:r>
          </m:sub>
        </m:sSub>
      </m:oMath>
      <w:ins w:id="3065" w:author="Στάθης Καπ" w:date="2023-02-14T22:47:00Z">
        <w:r>
          <w:rPr>
            <w:rFonts w:eastAsiaTheme="minorEastAsia"/>
            <w:lang w:val="el-GR"/>
          </w:rPr>
          <w:t xml:space="preserve"> δε</w:t>
        </w:r>
      </w:ins>
      <w:ins w:id="3066" w:author="Στάθης Καπ" w:date="2023-02-14T22:48:00Z">
        <w:r>
          <w:rPr>
            <w:rFonts w:eastAsiaTheme="minorEastAsia"/>
            <w:lang w:val="el-GR"/>
          </w:rPr>
          <w:t>ν παραβιάζει τους χρονικούς περιορισμούς των κόμβων που έπονται</w:t>
        </w:r>
      </w:ins>
    </w:p>
    <w:p w14:paraId="457E1828" w14:textId="546B9DAC" w:rsidR="007A5C11" w:rsidRDefault="007A5C11" w:rsidP="007A5C11">
      <w:pPr>
        <w:rPr>
          <w:ins w:id="3067" w:author="Στάθης Καπ" w:date="2023-02-14T22:53:00Z"/>
          <w:rFonts w:eastAsiaTheme="minorEastAsia"/>
          <w:lang w:val="el-GR"/>
        </w:rPr>
      </w:pPr>
      <w:ins w:id="3068" w:author="Στάθης Καπ" w:date="2023-02-14T22:49:00Z">
        <w:r>
          <w:rPr>
            <w:rFonts w:eastAsiaTheme="minorEastAsia"/>
            <w:lang w:val="el-GR"/>
          </w:rPr>
          <w:t xml:space="preserve">Ο κόμβος </w:t>
        </w:r>
      </w:ins>
      <m:oMath>
        <m:sSub>
          <m:sSubPr>
            <m:ctrlPr>
              <w:ins w:id="3069" w:author="Στάθης Καπ" w:date="2023-02-14T22:49:00Z">
                <w:rPr>
                  <w:rFonts w:ascii="Cambria Math" w:eastAsiaTheme="minorEastAsia" w:hAnsi="Cambria Math"/>
                  <w:i/>
                  <w:lang w:val="el-GR"/>
                </w:rPr>
              </w:ins>
            </m:ctrlPr>
          </m:sSubPr>
          <m:e>
            <m:r>
              <w:ins w:id="3070" w:author="Στάθης Καπ" w:date="2023-02-14T22:49:00Z">
                <w:rPr>
                  <w:rFonts w:ascii="Cambria Math" w:eastAsiaTheme="minorEastAsia" w:hAnsi="Cambria Math"/>
                  <w:lang w:val="el-GR"/>
                </w:rPr>
                <m:t>c</m:t>
              </w:ins>
            </m:r>
          </m:e>
          <m:sub>
            <m:r>
              <w:ins w:id="3071" w:author="Στάθης Καπ" w:date="2023-02-14T22:50:00Z">
                <w:rPr>
                  <w:rFonts w:ascii="Cambria Math" w:eastAsiaTheme="minorEastAsia" w:hAnsi="Cambria Math"/>
                  <w:lang w:val="el-GR"/>
                </w:rPr>
                <m:t>i,j</m:t>
              </w:ins>
            </m:r>
            <m:r>
              <w:ins w:id="3072" w:author="Στάθης Καπ" w:date="2023-02-14T22:55:00Z">
                <w:rPr>
                  <w:rFonts w:ascii="Cambria Math" w:eastAsiaTheme="minorEastAsia" w:hAnsi="Cambria Math"/>
                  <w:lang w:val="el-GR"/>
                </w:rPr>
                <m:t>+1</m:t>
              </w:ins>
            </m:r>
          </m:sub>
        </m:sSub>
      </m:oMath>
      <w:ins w:id="3073" w:author="Στάθης Καπ" w:date="2023-02-14T22:50:00Z">
        <w:r>
          <w:rPr>
            <w:rFonts w:eastAsiaTheme="minorEastAsia"/>
            <w:lang w:val="el-GR"/>
          </w:rPr>
          <w:t xml:space="preserve"> θεωρείται ουδέτερος κόμβος, καθώς έχει μηδενική διάρκεια επίσκεψης</w:t>
        </w:r>
      </w:ins>
      <w:ins w:id="3074" w:author="Στάθης Καπ" w:date="2023-02-14T22:51:00Z">
        <w:r>
          <w:rPr>
            <w:rFonts w:eastAsiaTheme="minorEastAsia"/>
            <w:lang w:val="el-GR"/>
          </w:rPr>
          <w:t xml:space="preserve"> και το χρονικό του παράθυρο είναι ίσο με το χρονικό παράθυρο του διαστήματος </w:t>
        </w:r>
      </w:ins>
      <m:oMath>
        <m:sSub>
          <m:sSubPr>
            <m:ctrlPr>
              <w:ins w:id="3075" w:author="Στάθης Καπ" w:date="2023-02-14T22:51:00Z">
                <w:rPr>
                  <w:rFonts w:ascii="Cambria Math" w:eastAsiaTheme="minorEastAsia" w:hAnsi="Cambria Math"/>
                  <w:i/>
                  <w:lang w:val="el-GR"/>
                </w:rPr>
              </w:ins>
            </m:ctrlPr>
          </m:sSubPr>
          <m:e>
            <m:r>
              <w:ins w:id="3076" w:author="Στάθης Καπ" w:date="2023-02-14T22:51:00Z">
                <w:rPr>
                  <w:rFonts w:ascii="Cambria Math" w:eastAsiaTheme="minorEastAsia" w:hAnsi="Cambria Math"/>
                  <w:lang w:val="el-GR"/>
                </w:rPr>
                <m:t>I</m:t>
              </w:ins>
            </m:r>
          </m:e>
          <m:sub>
            <m:r>
              <w:ins w:id="3077" w:author="Στάθης Καπ" w:date="2023-02-14T22:51:00Z">
                <w:rPr>
                  <w:rFonts w:ascii="Cambria Math" w:eastAsiaTheme="minorEastAsia" w:hAnsi="Cambria Math"/>
                  <w:lang w:val="el-GR"/>
                </w:rPr>
                <m:t>j</m:t>
              </w:ins>
            </m:r>
            <m:r>
              <w:ins w:id="3078" w:author="Στάθης Καπ" w:date="2023-02-14T22:55:00Z">
                <w:rPr>
                  <w:rFonts w:ascii="Cambria Math" w:eastAsiaTheme="minorEastAsia" w:hAnsi="Cambria Math"/>
                  <w:lang w:val="el-GR"/>
                </w:rPr>
                <m:t>+1</m:t>
              </w:ins>
            </m:r>
          </m:sub>
        </m:sSub>
      </m:oMath>
      <w:ins w:id="3079" w:author="Στάθης Καπ" w:date="2023-02-14T22:51:00Z">
        <w:r w:rsidRPr="007A5C11">
          <w:rPr>
            <w:rFonts w:eastAsiaTheme="minorEastAsia"/>
            <w:lang w:val="el-GR"/>
            <w:rPrChange w:id="3080" w:author="Στάθης Καπ" w:date="2023-02-14T22:51:00Z">
              <w:rPr>
                <w:rFonts w:eastAsiaTheme="minorEastAsia"/>
              </w:rPr>
            </w:rPrChange>
          </w:rPr>
          <w:t>.</w:t>
        </w:r>
      </w:ins>
      <w:ins w:id="3081" w:author="Στάθης Καπ" w:date="2023-02-14T22:52:00Z">
        <w:r w:rsidRPr="007A5C11">
          <w:rPr>
            <w:rFonts w:eastAsiaTheme="minorEastAsia"/>
            <w:lang w:val="el-GR"/>
            <w:rPrChange w:id="3082" w:author="Στάθης Καπ" w:date="2023-02-14T22:52:00Z">
              <w:rPr>
                <w:rFonts w:eastAsiaTheme="minorEastAsia"/>
              </w:rPr>
            </w:rPrChange>
          </w:rPr>
          <w:t xml:space="preserve"> </w:t>
        </w:r>
        <w:r>
          <w:rPr>
            <w:rFonts w:eastAsiaTheme="minorEastAsia"/>
            <w:lang w:val="el-GR"/>
          </w:rPr>
          <w:t xml:space="preserve">Οπότε είναι πρακτικά αδύνατο να παραβιαστούν οι χρονικοί περιορισμοί του </w:t>
        </w:r>
      </w:ins>
      <m:oMath>
        <m:sSub>
          <m:sSubPr>
            <m:ctrlPr>
              <w:ins w:id="3083" w:author="Στάθης Καπ" w:date="2023-02-14T22:52:00Z">
                <w:rPr>
                  <w:rFonts w:ascii="Cambria Math" w:eastAsiaTheme="minorEastAsia" w:hAnsi="Cambria Math"/>
                  <w:i/>
                  <w:lang w:val="el-GR"/>
                </w:rPr>
              </w:ins>
            </m:ctrlPr>
          </m:sSubPr>
          <m:e>
            <m:r>
              <w:ins w:id="3084" w:author="Στάθης Καπ" w:date="2023-02-14T22:52:00Z">
                <w:rPr>
                  <w:rFonts w:ascii="Cambria Math" w:eastAsiaTheme="minorEastAsia" w:hAnsi="Cambria Math"/>
                  <w:lang w:val="el-GR"/>
                </w:rPr>
                <m:t>c</m:t>
              </w:ins>
            </m:r>
          </m:e>
          <m:sub>
            <m:r>
              <w:ins w:id="3085" w:author="Στάθης Καπ" w:date="2023-02-14T22:52:00Z">
                <w:rPr>
                  <w:rFonts w:ascii="Cambria Math" w:eastAsiaTheme="minorEastAsia" w:hAnsi="Cambria Math"/>
                  <w:lang w:val="el-GR"/>
                </w:rPr>
                <m:t>i,j</m:t>
              </w:ins>
            </m:r>
            <m:r>
              <w:ins w:id="3086" w:author="Στάθης Καπ" w:date="2023-02-14T22:55:00Z">
                <w:rPr>
                  <w:rFonts w:ascii="Cambria Math" w:eastAsiaTheme="minorEastAsia" w:hAnsi="Cambria Math"/>
                  <w:lang w:val="el-GR"/>
                </w:rPr>
                <m:t>+1</m:t>
              </w:ins>
            </m:r>
          </m:sub>
        </m:sSub>
      </m:oMath>
      <w:ins w:id="3087" w:author="Στάθης Καπ" w:date="2023-02-14T22:52:00Z">
        <w:r>
          <w:rPr>
            <w:rFonts w:eastAsiaTheme="minorEastAsia"/>
            <w:lang w:val="el-GR"/>
          </w:rPr>
          <w:t>.</w:t>
        </w:r>
      </w:ins>
    </w:p>
    <w:p w14:paraId="08E9A24A" w14:textId="507319FF" w:rsidR="007A5C11" w:rsidRPr="00B72BFC" w:rsidRDefault="007A5C11" w:rsidP="007A5C11">
      <w:pPr>
        <w:rPr>
          <w:ins w:id="3088" w:author="Στάθης Καπ" w:date="2023-02-14T22:45:00Z"/>
          <w:rFonts w:eastAsiaTheme="minorEastAsia"/>
          <w:i/>
          <w:rPrChange w:id="3089" w:author="Στάθης Καπ" w:date="2023-02-15T01:28:00Z">
            <w:rPr>
              <w:ins w:id="3090" w:author="Στάθης Καπ" w:date="2023-02-14T22:45:00Z"/>
              <w:lang w:val="el-GR"/>
            </w:rPr>
          </w:rPrChange>
        </w:rPr>
      </w:pPr>
      <w:ins w:id="3091" w:author="Στάθης Καπ" w:date="2023-02-14T22:58:00Z">
        <w:r>
          <w:rPr>
            <w:rFonts w:eastAsiaTheme="minorEastAsia"/>
            <w:lang w:val="el-GR"/>
          </w:rPr>
          <w:t>Παρ ’όλα</w:t>
        </w:r>
      </w:ins>
      <w:ins w:id="3092" w:author="Στάθης Καπ" w:date="2023-02-14T22:53:00Z">
        <w:r>
          <w:rPr>
            <w:rFonts w:eastAsiaTheme="minorEastAsia"/>
            <w:lang w:val="el-GR"/>
          </w:rPr>
          <w:t xml:space="preserve"> αυτά το </w:t>
        </w:r>
      </w:ins>
      <m:oMath>
        <m:sSub>
          <m:sSubPr>
            <m:ctrlPr>
              <w:ins w:id="3093" w:author="Στάθης Καπ" w:date="2023-02-14T22:54:00Z">
                <w:rPr>
                  <w:rFonts w:ascii="Cambria Math" w:eastAsiaTheme="minorEastAsia" w:hAnsi="Cambria Math"/>
                  <w:i/>
                  <w:lang w:val="el-GR"/>
                </w:rPr>
              </w:ins>
            </m:ctrlPr>
          </m:sSubPr>
          <m:e>
            <m:r>
              <w:ins w:id="3094" w:author="Στάθης Καπ" w:date="2023-02-14T22:54:00Z">
                <w:rPr>
                  <w:rFonts w:ascii="Cambria Math" w:eastAsiaTheme="minorEastAsia" w:hAnsi="Cambria Math"/>
                  <w:lang w:val="el-GR"/>
                </w:rPr>
                <m:t>c</m:t>
              </w:ins>
            </m:r>
          </m:e>
          <m:sub>
            <m:r>
              <w:ins w:id="3095" w:author="Στάθης Καπ" w:date="2023-02-14T22:54:00Z">
                <w:rPr>
                  <w:rFonts w:ascii="Cambria Math" w:eastAsiaTheme="minorEastAsia" w:hAnsi="Cambria Math"/>
                  <w:lang w:val="el-GR"/>
                </w:rPr>
                <m:t>i,j</m:t>
              </w:ins>
            </m:r>
            <m:r>
              <w:ins w:id="3096" w:author="Στάθης Καπ" w:date="2023-02-14T22:55:00Z">
                <w:rPr>
                  <w:rFonts w:ascii="Cambria Math" w:eastAsiaTheme="minorEastAsia" w:hAnsi="Cambria Math"/>
                  <w:lang w:val="el-GR"/>
                </w:rPr>
                <m:t>+1</m:t>
              </w:ins>
            </m:r>
          </m:sub>
        </m:sSub>
      </m:oMath>
      <w:ins w:id="3097" w:author="Στάθης Καπ" w:date="2023-02-14T22:54:00Z">
        <w:r>
          <w:rPr>
            <w:rFonts w:eastAsiaTheme="minorEastAsia"/>
            <w:lang w:val="el-GR"/>
          </w:rPr>
          <w:t xml:space="preserve"> διατηρεί τις συντεταγμένες του </w:t>
        </w:r>
      </w:ins>
      <m:oMath>
        <m:sSub>
          <m:sSubPr>
            <m:ctrlPr>
              <w:ins w:id="3098" w:author="Στάθης Καπ" w:date="2023-02-14T22:55:00Z">
                <w:rPr>
                  <w:rFonts w:ascii="Cambria Math" w:eastAsiaTheme="minorEastAsia" w:hAnsi="Cambria Math"/>
                  <w:i/>
                  <w:lang w:val="el-GR"/>
                </w:rPr>
              </w:ins>
            </m:ctrlPr>
          </m:sSubPr>
          <m:e>
            <m:r>
              <w:ins w:id="3099" w:author="Στάθης Καπ" w:date="2023-02-14T22:55:00Z">
                <w:rPr>
                  <w:rFonts w:ascii="Cambria Math" w:eastAsiaTheme="minorEastAsia" w:hAnsi="Cambria Math"/>
                  <w:lang w:val="el-GR"/>
                </w:rPr>
                <m:t>z</m:t>
              </w:ins>
            </m:r>
          </m:e>
          <m:sub>
            <m:r>
              <w:ins w:id="3100" w:author="Στάθης Καπ" w:date="2023-02-14T22:55:00Z">
                <w:rPr>
                  <w:rFonts w:ascii="Cambria Math" w:eastAsiaTheme="minorEastAsia" w:hAnsi="Cambria Math"/>
                  <w:lang w:val="el-GR"/>
                </w:rPr>
                <m:t>i</m:t>
              </w:ins>
            </m:r>
            <m:r>
              <w:ins w:id="3101" w:author="Στάθης Καπ" w:date="2023-02-14T23:00:00Z">
                <w:rPr>
                  <w:rFonts w:ascii="Cambria Math" w:eastAsiaTheme="minorEastAsia" w:hAnsi="Cambria Math"/>
                  <w:lang w:val="el-GR"/>
                </w:rPr>
                <m:t>,j</m:t>
              </w:ins>
            </m:r>
          </m:sub>
        </m:sSub>
      </m:oMath>
      <w:ins w:id="3102" w:author="Στάθης Καπ" w:date="2023-02-14T22:55:00Z">
        <w:r>
          <w:rPr>
            <w:rFonts w:eastAsiaTheme="minorEastAsia"/>
            <w:lang w:val="el-GR"/>
          </w:rPr>
          <w:t xml:space="preserve"> </w:t>
        </w:r>
      </w:ins>
      <w:ins w:id="3103" w:author="Στάθης Καπ" w:date="2023-02-14T22:56:00Z">
        <w:r>
          <w:rPr>
            <w:rFonts w:eastAsiaTheme="minorEastAsia"/>
            <w:lang w:val="el-GR"/>
          </w:rPr>
          <w:t xml:space="preserve">οπότε ο χρόνος ταξιδιού από τον </w:t>
        </w:r>
      </w:ins>
      <m:oMath>
        <m:sSub>
          <m:sSubPr>
            <m:ctrlPr>
              <w:ins w:id="3104" w:author="Στάθης Καπ" w:date="2023-02-14T22:56:00Z">
                <w:rPr>
                  <w:rFonts w:ascii="Cambria Math" w:eastAsiaTheme="minorEastAsia" w:hAnsi="Cambria Math"/>
                  <w:i/>
                  <w:lang w:val="el-GR"/>
                </w:rPr>
              </w:ins>
            </m:ctrlPr>
          </m:sSubPr>
          <m:e>
            <m:r>
              <w:ins w:id="3105" w:author="Στάθης Καπ" w:date="2023-02-14T22:56:00Z">
                <w:rPr>
                  <w:rFonts w:ascii="Cambria Math" w:eastAsiaTheme="minorEastAsia" w:hAnsi="Cambria Math"/>
                  <w:lang w:val="el-GR"/>
                </w:rPr>
                <m:t>c</m:t>
              </w:ins>
            </m:r>
          </m:e>
          <m:sub>
            <m:r>
              <w:ins w:id="3106" w:author="Στάθης Καπ" w:date="2023-02-14T22:56:00Z">
                <w:rPr>
                  <w:rFonts w:ascii="Cambria Math" w:eastAsiaTheme="minorEastAsia" w:hAnsi="Cambria Math"/>
                  <w:lang w:val="el-GR"/>
                </w:rPr>
                <m:t>i,j+1</m:t>
              </w:ins>
            </m:r>
          </m:sub>
        </m:sSub>
      </m:oMath>
      <w:ins w:id="3107" w:author="Στάθης Καπ" w:date="2023-02-14T22:56:00Z">
        <w:r>
          <w:rPr>
            <w:rFonts w:eastAsiaTheme="minorEastAsia"/>
            <w:lang w:val="el-GR"/>
          </w:rPr>
          <w:t xml:space="preserve"> προς τον τρέχων αρχικό κόμβο της διαδρομής </w:t>
        </w:r>
      </w:ins>
      <m:oMath>
        <m:sSub>
          <m:sSubPr>
            <m:ctrlPr>
              <w:ins w:id="3108" w:author="Στάθης Καπ" w:date="2023-02-14T22:56:00Z">
                <w:rPr>
                  <w:rFonts w:ascii="Cambria Math" w:eastAsiaTheme="minorEastAsia" w:hAnsi="Cambria Math"/>
                  <w:i/>
                  <w:lang w:val="el-GR"/>
                </w:rPr>
              </w:ins>
            </m:ctrlPr>
          </m:sSubPr>
          <m:e>
            <m:r>
              <w:ins w:id="3109" w:author="Στάθης Καπ" w:date="2023-02-14T22:56:00Z">
                <w:rPr>
                  <w:rFonts w:ascii="Cambria Math" w:eastAsiaTheme="minorEastAsia" w:hAnsi="Cambria Math"/>
                  <w:lang w:val="el-GR"/>
                </w:rPr>
                <m:t>R</m:t>
              </w:ins>
            </m:r>
          </m:e>
          <m:sub>
            <m:r>
              <w:ins w:id="3110" w:author="Στάθης Καπ" w:date="2023-02-14T22:56:00Z">
                <w:rPr>
                  <w:rFonts w:ascii="Cambria Math" w:eastAsiaTheme="minorEastAsia" w:hAnsi="Cambria Math"/>
                  <w:lang w:val="el-GR"/>
                </w:rPr>
                <m:t>i,j</m:t>
              </w:ins>
            </m:r>
            <m:r>
              <w:ins w:id="3111" w:author="Στάθης Καπ" w:date="2023-02-14T22:57:00Z">
                <w:rPr>
                  <w:rFonts w:ascii="Cambria Math" w:eastAsiaTheme="minorEastAsia" w:hAnsi="Cambria Math"/>
                  <w:lang w:val="el-GR"/>
                </w:rPr>
                <m:t>+1</m:t>
              </w:ins>
            </m:r>
          </m:sub>
        </m:sSub>
      </m:oMath>
      <w:ins w:id="3112" w:author="Στάθης Καπ" w:date="2023-02-14T22:57:00Z">
        <w:r>
          <w:rPr>
            <w:rFonts w:eastAsiaTheme="minorEastAsia"/>
            <w:lang w:val="el-GR"/>
          </w:rPr>
          <w:t xml:space="preserve"> θα προκαλέσει μια ολίσθηση των χρόνων άφιξης, αναχώρησης </w:t>
        </w:r>
      </w:ins>
      <w:ins w:id="3113" w:author="Στάθης Καπ" w:date="2023-02-14T22:58:00Z">
        <w:r>
          <w:rPr>
            <w:rFonts w:eastAsiaTheme="minorEastAsia"/>
            <w:lang w:val="el-GR"/>
          </w:rPr>
          <w:t>κ.λπ.</w:t>
        </w:r>
      </w:ins>
      <w:ins w:id="3114" w:author="Στάθης Καπ" w:date="2023-02-14T22:57:00Z">
        <w:r>
          <w:rPr>
            <w:rFonts w:eastAsiaTheme="minorEastAsia"/>
            <w:lang w:val="el-GR"/>
          </w:rPr>
          <w:t xml:space="preserve"> των </w:t>
        </w:r>
      </w:ins>
      <w:ins w:id="3115" w:author="Στάθης Καπ" w:date="2023-02-14T22:58:00Z">
        <w:r>
          <w:rPr>
            <w:rFonts w:eastAsiaTheme="minorEastAsia"/>
            <w:lang w:val="el-GR"/>
          </w:rPr>
          <w:t xml:space="preserve">υπόλοιπων κόμβων της διαδρομής </w:t>
        </w:r>
      </w:ins>
      <m:oMath>
        <m:sSub>
          <m:sSubPr>
            <m:ctrlPr>
              <w:ins w:id="3116" w:author="Στάθης Καπ" w:date="2023-02-14T22:58:00Z">
                <w:rPr>
                  <w:rFonts w:ascii="Cambria Math" w:eastAsiaTheme="minorEastAsia" w:hAnsi="Cambria Math"/>
                  <w:i/>
                  <w:lang w:val="el-GR"/>
                </w:rPr>
              </w:ins>
            </m:ctrlPr>
          </m:sSubPr>
          <m:e>
            <m:r>
              <w:ins w:id="3117" w:author="Στάθης Καπ" w:date="2023-02-14T22:58:00Z">
                <w:rPr>
                  <w:rFonts w:ascii="Cambria Math" w:eastAsiaTheme="minorEastAsia" w:hAnsi="Cambria Math"/>
                  <w:lang w:val="el-GR"/>
                </w:rPr>
                <m:t>R</m:t>
              </w:ins>
            </m:r>
          </m:e>
          <m:sub>
            <m:r>
              <w:ins w:id="3118" w:author="Στάθης Καπ" w:date="2023-02-14T22:58:00Z">
                <w:rPr>
                  <w:rFonts w:ascii="Cambria Math" w:eastAsiaTheme="minorEastAsia" w:hAnsi="Cambria Math"/>
                  <w:lang w:val="el-GR"/>
                </w:rPr>
                <m:t>i,j+1</m:t>
              </w:ins>
            </m:r>
          </m:sub>
        </m:sSub>
      </m:oMath>
      <w:ins w:id="3119" w:author="Στάθης Καπ" w:date="2023-02-14T22:58:00Z">
        <w:r>
          <w:rPr>
            <w:rFonts w:eastAsiaTheme="minorEastAsia"/>
            <w:lang w:val="el-GR"/>
          </w:rPr>
          <w:t xml:space="preserve"> προς τα δεξιά. </w:t>
        </w:r>
        <w:r w:rsidR="00881D02">
          <w:rPr>
            <w:rFonts w:eastAsiaTheme="minorEastAsia"/>
            <w:lang w:val="el-GR"/>
          </w:rPr>
          <w:t>Εάν λοιπόν πράγματι παρ</w:t>
        </w:r>
      </w:ins>
      <w:ins w:id="3120" w:author="Στάθης Καπ" w:date="2023-02-14T22:59:00Z">
        <w:r w:rsidR="00881D02">
          <w:rPr>
            <w:rFonts w:eastAsiaTheme="minorEastAsia"/>
            <w:lang w:val="el-GR"/>
          </w:rPr>
          <w:t xml:space="preserve">αβιάζεται κάποιος χρονικός περιορισμούς από τους επακόλουθους κόμβους, τότε </w:t>
        </w:r>
      </w:ins>
      <w:ins w:id="3121" w:author="Στάθης Καπ" w:date="2023-02-14T23:02:00Z">
        <w:r w:rsidR="00FE275F">
          <w:rPr>
            <w:rFonts w:eastAsiaTheme="minorEastAsia"/>
            <w:lang w:val="el-GR"/>
          </w:rPr>
          <w:t xml:space="preserve">αφαιρείται ο αρχικός κόμβος της διαδρομής </w:t>
        </w:r>
      </w:ins>
      <m:oMath>
        <m:sSub>
          <m:sSubPr>
            <m:ctrlPr>
              <w:ins w:id="3122" w:author="Στάθης Καπ" w:date="2023-02-14T23:02:00Z">
                <w:rPr>
                  <w:rFonts w:ascii="Cambria Math" w:eastAsiaTheme="minorEastAsia" w:hAnsi="Cambria Math"/>
                  <w:i/>
                  <w:lang w:val="el-GR"/>
                </w:rPr>
              </w:ins>
            </m:ctrlPr>
          </m:sSubPr>
          <m:e>
            <m:r>
              <w:ins w:id="3123" w:author="Στάθης Καπ" w:date="2023-02-14T23:02:00Z">
                <w:rPr>
                  <w:rFonts w:ascii="Cambria Math" w:eastAsiaTheme="minorEastAsia" w:hAnsi="Cambria Math"/>
                  <w:lang w:val="el-GR"/>
                </w:rPr>
                <m:t>R</m:t>
              </w:ins>
            </m:r>
          </m:e>
          <m:sub>
            <m:r>
              <w:ins w:id="3124" w:author="Στάθης Καπ" w:date="2023-02-14T23:02:00Z">
                <w:rPr>
                  <w:rFonts w:ascii="Cambria Math" w:eastAsiaTheme="minorEastAsia" w:hAnsi="Cambria Math"/>
                  <w:lang w:val="el-GR"/>
                </w:rPr>
                <m:t>i,j</m:t>
              </w:ins>
            </m:r>
          </m:sub>
        </m:sSub>
      </m:oMath>
      <w:ins w:id="3125" w:author="Στάθης Καπ" w:date="2023-02-14T23:02:00Z">
        <w:r w:rsidR="00FE275F">
          <w:rPr>
            <w:rFonts w:eastAsiaTheme="minorEastAsia"/>
            <w:lang w:val="el-GR"/>
          </w:rPr>
          <w:t xml:space="preserve"> και μεταφέρεται στη λίστα </w:t>
        </w:r>
        <w:r w:rsidR="00FE275F">
          <w:rPr>
            <w:rFonts w:eastAsiaTheme="minorEastAsia"/>
          </w:rPr>
          <w:t>Unvisited</w:t>
        </w:r>
        <w:r w:rsidR="00FE275F" w:rsidRPr="00FE275F">
          <w:rPr>
            <w:rFonts w:eastAsiaTheme="minorEastAsia"/>
            <w:lang w:val="el-GR"/>
            <w:rPrChange w:id="3126" w:author="Στάθης Καπ" w:date="2023-02-14T23:03:00Z">
              <w:rPr>
                <w:rFonts w:eastAsiaTheme="minorEastAsia"/>
              </w:rPr>
            </w:rPrChange>
          </w:rPr>
          <w:t xml:space="preserve"> </w:t>
        </w:r>
      </w:ins>
      <w:ins w:id="3127" w:author="Στάθης Καπ" w:date="2023-02-14T23:03:00Z">
        <w:r w:rsidR="00FE275F">
          <w:rPr>
            <w:rFonts w:eastAsiaTheme="minorEastAsia"/>
            <w:lang w:val="el-GR"/>
          </w:rPr>
          <w:t xml:space="preserve">του διαστήματος </w:t>
        </w:r>
      </w:ins>
      <m:oMath>
        <m:sSub>
          <m:sSubPr>
            <m:ctrlPr>
              <w:ins w:id="3128" w:author="Στάθης Καπ" w:date="2023-02-14T23:03:00Z">
                <w:rPr>
                  <w:rFonts w:ascii="Cambria Math" w:eastAsiaTheme="minorEastAsia" w:hAnsi="Cambria Math"/>
                  <w:i/>
                  <w:lang w:val="el-GR"/>
                </w:rPr>
              </w:ins>
            </m:ctrlPr>
          </m:sSubPr>
          <m:e>
            <m:r>
              <w:ins w:id="3129" w:author="Στάθης Καπ" w:date="2023-02-14T23:03:00Z">
                <w:rPr>
                  <w:rFonts w:ascii="Cambria Math" w:eastAsiaTheme="minorEastAsia" w:hAnsi="Cambria Math"/>
                  <w:lang w:val="el-GR"/>
                </w:rPr>
                <m:t>I</m:t>
              </w:ins>
            </m:r>
          </m:e>
          <m:sub>
            <m:r>
              <w:ins w:id="3130" w:author="Στάθης Καπ" w:date="2023-02-14T23:03:00Z">
                <w:rPr>
                  <w:rFonts w:ascii="Cambria Math" w:eastAsiaTheme="minorEastAsia" w:hAnsi="Cambria Math"/>
                  <w:lang w:val="el-GR"/>
                </w:rPr>
                <m:t>j+1</m:t>
              </w:ins>
            </m:r>
          </m:sub>
        </m:sSub>
      </m:oMath>
      <w:ins w:id="3131" w:author="Στάθης Καπ" w:date="2023-02-14T22:59:00Z">
        <w:r w:rsidR="00881D02">
          <w:rPr>
            <w:rFonts w:eastAsiaTheme="minorEastAsia"/>
            <w:lang w:val="el-GR"/>
          </w:rPr>
          <w:t xml:space="preserve"> </w:t>
        </w:r>
      </w:ins>
      <w:ins w:id="3132" w:author="Στάθης Καπ" w:date="2023-02-14T23:03:00Z">
        <w:r w:rsidR="00FE275F" w:rsidRPr="00FE275F">
          <w:rPr>
            <w:rFonts w:eastAsiaTheme="minorEastAsia"/>
            <w:lang w:val="el-GR"/>
            <w:rPrChange w:id="3133" w:author="Στάθης Καπ" w:date="2023-02-14T23:03:00Z">
              <w:rPr>
                <w:rFonts w:eastAsiaTheme="minorEastAsia"/>
              </w:rPr>
            </w:rPrChange>
          </w:rPr>
          <w:t>.</w:t>
        </w:r>
      </w:ins>
    </w:p>
    <w:p w14:paraId="56738131" w14:textId="77D5B273" w:rsidR="00E609DD" w:rsidRPr="00CA558F" w:rsidRDefault="004D7D74" w:rsidP="008A3936">
      <w:pPr>
        <w:rPr>
          <w:ins w:id="3134" w:author="Στάθης Καπ" w:date="2023-02-02T18:06:00Z"/>
          <w:rPrChange w:id="3135" w:author="Στάθης Καπ" w:date="2023-02-15T00:45:00Z">
            <w:rPr>
              <w:ins w:id="3136" w:author="Στάθης Καπ" w:date="2023-02-02T18:06:00Z"/>
              <w:lang w:val="el-GR"/>
            </w:rPr>
          </w:rPrChange>
        </w:rPr>
      </w:pPr>
      <w:del w:id="3137" w:author="Στάθης Καπ" w:date="2023-02-14T23:03:00Z">
        <w:r w:rsidRPr="005D19C5" w:rsidDel="00FE275F">
          <w:rPr>
            <w:lang w:val="el-GR"/>
          </w:rPr>
          <w:delText xml:space="preserve">Δεν </w:delText>
        </w:r>
      </w:del>
      <w:del w:id="3138" w:author="Στάθης Καπ" w:date="2023-02-01T06:01:00Z">
        <w:r w:rsidRPr="005D19C5">
          <w:rPr>
            <w:lang w:val="el-GR"/>
          </w:rPr>
          <w:delText>μπορούμε</w:delText>
        </w:r>
      </w:del>
      <w:del w:id="3139" w:author="Στάθης Καπ" w:date="2023-02-14T23:03:00Z">
        <w:r w:rsidRPr="005D19C5" w:rsidDel="00FE275F">
          <w:rPr>
            <w:lang w:val="el-GR"/>
          </w:rPr>
          <w:delText xml:space="preserve"> να </w:delText>
        </w:r>
      </w:del>
      <w:del w:id="3140" w:author="Στάθης Καπ" w:date="2023-02-01T06:01:00Z">
        <w:r w:rsidRPr="005D19C5">
          <w:rPr>
            <w:lang w:val="el-GR"/>
          </w:rPr>
          <w:delText>εισάγουμε</w:delText>
        </w:r>
      </w:del>
      <w:del w:id="3141" w:author="Στάθης Καπ" w:date="2023-02-14T23:03:00Z">
        <w:r w:rsidRPr="005D19C5" w:rsidDel="00FE275F">
          <w:rPr>
            <w:lang w:val="el-GR"/>
          </w:rPr>
          <w:delText xml:space="preserve"> αυθαίρετα </w:delText>
        </w:r>
      </w:del>
      <w:del w:id="3142" w:author="Στάθης Καπ" w:date="2023-02-01T06:01:00Z">
        <w:r w:rsidRPr="005D19C5">
          <w:rPr>
            <w:lang w:val="el-GR"/>
          </w:rPr>
          <w:delText xml:space="preserve">τον κόμβο </w:delText>
        </w:r>
        <w:r>
          <w:delText>z</w:delText>
        </w:r>
        <w:r w:rsidRPr="005D19C5">
          <w:rPr>
            <w:lang w:val="el-GR"/>
          </w:rPr>
          <w:delText xml:space="preserve"> στη τρέχουσα</w:delText>
        </w:r>
      </w:del>
      <w:del w:id="3143" w:author="Στάθης Καπ" w:date="2023-02-14T23:03:00Z">
        <w:r w:rsidRPr="005D19C5" w:rsidDel="00FE275F">
          <w:rPr>
            <w:lang w:val="el-GR"/>
          </w:rPr>
          <w:delText xml:space="preserve"> διαδρομή και να </w:delText>
        </w:r>
      </w:del>
      <w:del w:id="3144" w:author="Στάθης Καπ" w:date="2023-02-01T06:01:00Z">
        <w:r w:rsidRPr="005D19C5">
          <w:rPr>
            <w:lang w:val="el-GR"/>
          </w:rPr>
          <w:delText xml:space="preserve">ξεκινήσουμε το </w:delText>
        </w:r>
        <w:r>
          <w:delText>construction</w:delText>
        </w:r>
        <w:r w:rsidRPr="005D19C5">
          <w:rPr>
            <w:lang w:val="el-GR"/>
          </w:rPr>
          <w:delText>.</w:delText>
        </w:r>
      </w:del>
      <w:del w:id="3145" w:author="Στάθης Καπ" w:date="2023-02-14T23:03:00Z">
        <w:r w:rsidRPr="005D19C5" w:rsidDel="00FE275F">
          <w:rPr>
            <w:lang w:val="el-GR"/>
          </w:rPr>
          <w:delText xml:space="preserve"> </w:delText>
        </w:r>
        <w:r w:rsidR="005D19C5" w:rsidRPr="005D19C5" w:rsidDel="00FE275F">
          <w:rPr>
            <w:lang w:val="el-GR"/>
          </w:rPr>
          <w:delText>Όταν</w:delText>
        </w:r>
        <w:r w:rsidRPr="005D19C5" w:rsidDel="00FE275F">
          <w:rPr>
            <w:lang w:val="el-GR"/>
          </w:rPr>
          <w:delText xml:space="preserve"> </w:delText>
        </w:r>
      </w:del>
      <w:del w:id="3146" w:author="Στάθης Καπ" w:date="2023-02-01T06:01:00Z">
        <w:r w:rsidRPr="005D19C5">
          <w:rPr>
            <w:lang w:val="el-GR"/>
          </w:rPr>
          <w:delText xml:space="preserve">βάζουμε έναν καινούριο κόμβο, είτε στην αρχή της </w:delText>
        </w:r>
      </w:del>
      <w:del w:id="3147" w:author="Στάθης Καπ" w:date="2023-02-14T23:03:00Z">
        <w:r w:rsidRPr="005D19C5" w:rsidDel="00FE275F">
          <w:rPr>
            <w:lang w:val="el-GR"/>
          </w:rPr>
          <w:delText xml:space="preserve">διαδρομής, </w:delText>
        </w:r>
      </w:del>
      <w:del w:id="3148" w:author="Στάθης Καπ" w:date="2023-02-01T06:01:00Z">
        <w:r w:rsidRPr="005D19C5">
          <w:rPr>
            <w:lang w:val="el-GR"/>
          </w:rPr>
          <w:delText xml:space="preserve">είτε στη μέση, είτε στο τέλος </w:delText>
        </w:r>
      </w:del>
      <w:del w:id="3149" w:author="Στάθης Καπ" w:date="2023-02-14T23:03:00Z">
        <w:r w:rsidRPr="005D19C5" w:rsidDel="00FE275F">
          <w:rPr>
            <w:lang w:val="el-GR"/>
          </w:rPr>
          <w:delText xml:space="preserve">πρέπει </w:delText>
        </w:r>
      </w:del>
      <w:del w:id="3150" w:author="Στάθης Καπ" w:date="2023-02-01T06:01:00Z">
        <w:r w:rsidRPr="005D19C5">
          <w:rPr>
            <w:lang w:val="el-GR"/>
          </w:rPr>
          <w:delText xml:space="preserve">να βεβαιωθούμε ότι </w:delText>
        </w:r>
      </w:del>
      <w:del w:id="3151" w:author="Στάθης Καπ" w:date="2023-02-14T23:03:00Z">
        <w:r w:rsidRPr="005D19C5" w:rsidDel="00FE275F">
          <w:rPr>
            <w:lang w:val="el-GR"/>
          </w:rPr>
          <w:delText xml:space="preserve">η διαδρομή </w:delText>
        </w:r>
      </w:del>
      <w:del w:id="3152" w:author="Στάθης Καπ" w:date="2023-02-01T06:01:00Z">
        <w:r w:rsidRPr="005D19C5">
          <w:rPr>
            <w:lang w:val="el-GR"/>
          </w:rPr>
          <w:delText>συνεχίζει</w:delText>
        </w:r>
      </w:del>
      <w:del w:id="3153" w:author="Στάθης Καπ" w:date="2023-02-14T23:03:00Z">
        <w:r w:rsidRPr="005D19C5" w:rsidDel="00FE275F">
          <w:rPr>
            <w:lang w:val="el-GR"/>
          </w:rPr>
          <w:delText xml:space="preserve"> να είναι έγκυρη</w:delText>
        </w:r>
      </w:del>
      <w:del w:id="3154" w:author="Στάθης Καπ" w:date="2023-02-01T06:01:00Z">
        <w:r w:rsidRPr="005D19C5">
          <w:rPr>
            <w:lang w:val="el-GR"/>
          </w:rPr>
          <w:delText xml:space="preserve"> πριν ξεκινήσουμε </w:delText>
        </w:r>
        <w:r w:rsidR="005D19C5" w:rsidRPr="005D19C5">
          <w:rPr>
            <w:lang w:val="el-GR"/>
          </w:rPr>
          <w:delText>κάποια</w:delText>
        </w:r>
        <w:r w:rsidRPr="005D19C5">
          <w:rPr>
            <w:lang w:val="el-GR"/>
          </w:rPr>
          <w:delText xml:space="preserve"> άλλη διαδικασία.</w:delText>
        </w:r>
      </w:del>
      <w:del w:id="3155" w:author="Στάθης Καπ" w:date="2023-02-14T23:03:00Z">
        <w:r w:rsidRPr="005D19C5" w:rsidDel="00FE275F">
          <w:rPr>
            <w:lang w:val="el-GR"/>
          </w:rPr>
          <w:delText xml:space="preserve"> Για </w:delText>
        </w:r>
      </w:del>
      <w:del w:id="3156" w:author="Στάθης Καπ" w:date="2023-02-01T06:01:00Z">
        <w:r w:rsidRPr="005D19C5">
          <w:rPr>
            <w:lang w:val="el-GR"/>
          </w:rPr>
          <w:delText>να επιτευχθεί</w:delText>
        </w:r>
      </w:del>
      <w:del w:id="3157" w:author="Στάθης Καπ" w:date="2023-02-14T23:03:00Z">
        <w:r w:rsidRPr="005D19C5" w:rsidDel="00FE275F">
          <w:rPr>
            <w:lang w:val="el-GR"/>
          </w:rPr>
          <w:delText xml:space="preserve"> αυτό, πριν την εισαγωγή του κόμβου </w:delText>
        </w:r>
        <w:r w:rsidDel="00FE275F">
          <w:delText>z</w:delText>
        </w:r>
        <w:r w:rsidRPr="005D19C5" w:rsidDel="00FE275F">
          <w:rPr>
            <w:lang w:val="el-GR"/>
          </w:rPr>
          <w:delText xml:space="preserve"> στην αρχή της τρέχουσας διαδρομής, αφαιρούνται οι αρχικοί κόμβοι</w:delText>
        </w:r>
      </w:del>
      <w:del w:id="3158" w:author="Στάθης Καπ" w:date="2023-02-02T18:02:00Z">
        <w:r w:rsidRPr="005D19C5" w:rsidDel="00E609DD">
          <w:rPr>
            <w:lang w:val="el-GR"/>
          </w:rPr>
          <w:delText xml:space="preserve"> της διαδρομής</w:delText>
        </w:r>
      </w:del>
      <w:del w:id="3159" w:author="Στάθης Καπ" w:date="2023-02-14T23:03:00Z">
        <w:r w:rsidRPr="005D19C5" w:rsidDel="00FE275F">
          <w:rPr>
            <w:lang w:val="el-GR"/>
          </w:rPr>
          <w:delText xml:space="preserve"> </w:delText>
        </w:r>
      </w:del>
      <w:del w:id="3160" w:author="Στάθης Καπ" w:date="2023-02-01T06:01:00Z">
        <w:r w:rsidRPr="005D19C5">
          <w:rPr>
            <w:lang w:val="el-GR"/>
          </w:rPr>
          <w:delText xml:space="preserve">μέχρι η </w:delText>
        </w:r>
      </w:del>
      <w:del w:id="3161" w:author="Στάθης Καπ" w:date="2023-02-14T23:03:00Z">
        <w:r w:rsidRPr="005D19C5" w:rsidDel="00FE275F">
          <w:rPr>
            <w:lang w:val="el-GR"/>
          </w:rPr>
          <w:delText xml:space="preserve">εισαγωγή </w:delText>
        </w:r>
      </w:del>
      <w:ins w:id="3162" w:author="Στάθης Καπ" w:date="2023-02-02T18:04:00Z">
        <w:r w:rsidR="00E609DD">
          <w:rPr>
            <w:lang w:val="el-GR"/>
          </w:rPr>
          <w:t xml:space="preserve">Έστω λοιπόν ένα πρόβλημα </w:t>
        </w:r>
      </w:ins>
      <w:ins w:id="3163" w:author="Στάθης Καπ" w:date="2023-02-14T23:03:00Z">
        <w:r w:rsidR="00FE275F">
          <w:t>T</w:t>
        </w:r>
      </w:ins>
      <w:ins w:id="3164" w:author="Στάθης Καπ" w:date="2023-02-02T18:04:00Z">
        <w:r w:rsidR="00E609DD">
          <w:t>OPTW</w:t>
        </w:r>
        <w:r w:rsidR="00E609DD" w:rsidRPr="00E609DD">
          <w:rPr>
            <w:lang w:val="el-GR"/>
            <w:rPrChange w:id="3165" w:author="Στάθης Καπ" w:date="2023-02-02T18:04:00Z">
              <w:rPr/>
            </w:rPrChange>
          </w:rPr>
          <w:t xml:space="preserve"> </w:t>
        </w:r>
        <w:r w:rsidR="00E609DD">
          <w:rPr>
            <w:lang w:val="el-GR"/>
          </w:rPr>
          <w:t>που έχει χωριστεί σε 2 διαστήματα</w:t>
        </w:r>
      </w:ins>
      <w:ins w:id="3166" w:author="Στάθης Καπ" w:date="2023-02-02T18:05:00Z">
        <w:r w:rsidR="00E609DD">
          <w:rPr>
            <w:lang w:val="el-GR"/>
          </w:rPr>
          <w:t xml:space="preserve"> Α και </w:t>
        </w:r>
      </w:ins>
      <w:ins w:id="3167" w:author="Στάθης Καπ" w:date="2023-02-02T18:09:00Z">
        <w:r w:rsidR="00771290">
          <w:rPr>
            <w:lang w:val="el-GR"/>
          </w:rPr>
          <w:t xml:space="preserve">Β και μια χρονική στιγμή </w:t>
        </w:r>
        <w:r w:rsidR="00771290">
          <w:t>t</w:t>
        </w:r>
        <w:r w:rsidR="00771290" w:rsidRPr="00771290">
          <w:rPr>
            <w:lang w:val="el-GR"/>
            <w:rPrChange w:id="3168" w:author="Στάθης Καπ" w:date="2023-02-02T18:09:00Z">
              <w:rPr/>
            </w:rPrChange>
          </w:rPr>
          <w:t xml:space="preserve"> </w:t>
        </w:r>
        <w:r w:rsidR="00771290">
          <w:rPr>
            <w:lang w:val="el-GR"/>
          </w:rPr>
          <w:t>στην οποία ο αλγόριθμος έχει ήδη κατασκευάσει δύο διαδρομές και ετοιμάζεται για άλλη μια Τοπική Αναζήτηση στο υποπρόβλημα Β.</w:t>
        </w:r>
      </w:ins>
    </w:p>
    <w:p w14:paraId="13358BC2" w14:textId="77777777" w:rsidR="008D021C" w:rsidRDefault="008D021C">
      <w:pPr>
        <w:keepNext/>
        <w:jc w:val="center"/>
        <w:rPr>
          <w:ins w:id="3169" w:author="Στάθης Καπ" w:date="2023-02-07T22:28:00Z"/>
        </w:rPr>
        <w:pPrChange w:id="3170" w:author="Στάθης Καπ" w:date="2023-02-07T22:28:00Z">
          <w:pPr>
            <w:jc w:val="center"/>
          </w:pPr>
        </w:pPrChange>
      </w:pPr>
      <w:ins w:id="3171" w:author="Στάθης Καπ" w:date="2023-02-07T22:26:00Z">
        <w:r>
          <w:rPr>
            <w:noProof/>
          </w:rPr>
          <w:drawing>
            <wp:inline distT="0" distB="0" distL="0" distR="0" wp14:anchorId="5F401A2F" wp14:editId="39395FE8">
              <wp:extent cx="3714750" cy="1238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4750" cy="1238250"/>
                      </a:xfrm>
                      <a:prstGeom prst="rect">
                        <a:avLst/>
                      </a:prstGeom>
                    </pic:spPr>
                  </pic:pic>
                </a:graphicData>
              </a:graphic>
            </wp:inline>
          </w:drawing>
        </w:r>
      </w:ins>
    </w:p>
    <w:p w14:paraId="6466500E" w14:textId="2938C271" w:rsidR="00E609DD" w:rsidRPr="00785F50" w:rsidRDefault="008D021C">
      <w:pPr>
        <w:pStyle w:val="Caption"/>
        <w:jc w:val="center"/>
        <w:rPr>
          <w:ins w:id="3172" w:author="Στάθης Καπ" w:date="2023-02-02T18:06:00Z"/>
          <w:lang w:val="el-GR"/>
        </w:rPr>
        <w:pPrChange w:id="3173" w:author="Στάθης Καπ" w:date="2023-02-07T22:28:00Z">
          <w:pPr/>
        </w:pPrChange>
      </w:pPr>
      <w:ins w:id="3174" w:author="Στάθης Καπ" w:date="2023-02-07T22:28:00Z">
        <w:r>
          <w:rPr>
            <w:lang w:val="el-GR"/>
          </w:rPr>
          <w:fldChar w:fldCharType="begin"/>
        </w:r>
        <w:r>
          <w:rPr>
            <w:lang w:val="el-GR"/>
          </w:rPr>
          <w:instrText xml:space="preserve"> SEQ Εικόνα \* ARABIC </w:instrText>
        </w:r>
      </w:ins>
      <w:r>
        <w:rPr>
          <w:lang w:val="el-GR"/>
        </w:rPr>
        <w:fldChar w:fldCharType="separate"/>
      </w:r>
      <w:ins w:id="3175" w:author="Στάθης Καπ" w:date="2023-02-12T06:03:00Z">
        <w:r w:rsidR="00237FE3">
          <w:rPr>
            <w:noProof/>
            <w:lang w:val="el-GR"/>
          </w:rPr>
          <w:t>4</w:t>
        </w:r>
      </w:ins>
      <w:ins w:id="3176" w:author="Στάθης Καπ" w:date="2023-02-07T22:28:00Z">
        <w:r>
          <w:rPr>
            <w:lang w:val="el-GR"/>
          </w:rPr>
          <w:fldChar w:fldCharType="end"/>
        </w:r>
        <w:r w:rsidRPr="008D021C">
          <w:rPr>
            <w:lang w:val="el-GR"/>
            <w:rPrChange w:id="3177" w:author="Στάθης Καπ" w:date="2023-02-07T22:29:00Z">
              <w:rPr/>
            </w:rPrChange>
          </w:rPr>
          <w:t xml:space="preserve">: </w:t>
        </w:r>
        <w:r>
          <w:rPr>
            <w:lang w:val="el-GR"/>
          </w:rPr>
          <w:t xml:space="preserve">Παράδειγμα </w:t>
        </w:r>
      </w:ins>
      <w:ins w:id="3178" w:author="Στάθης Καπ" w:date="2023-02-07T22:29:00Z">
        <w:r w:rsidR="00734E4D">
          <w:rPr>
            <w:lang w:val="el-GR"/>
          </w:rPr>
          <w:t>στιγμιότυπου</w:t>
        </w:r>
      </w:ins>
      <w:ins w:id="3179" w:author="Στάθης Καπ" w:date="2023-02-07T22:28:00Z">
        <w:r>
          <w:rPr>
            <w:lang w:val="el-GR"/>
          </w:rPr>
          <w:t xml:space="preserve"> ενός </w:t>
        </w:r>
      </w:ins>
      <w:ins w:id="3180" w:author="Στάθης Καπ" w:date="2023-02-07T22:29:00Z">
        <w:r w:rsidR="00734E4D">
          <w:rPr>
            <w:lang w:val="el-GR"/>
          </w:rPr>
          <w:t>προβλήματος</w:t>
        </w:r>
      </w:ins>
      <w:ins w:id="3181" w:author="Στάθης Καπ" w:date="2023-02-07T22:28:00Z">
        <w:r>
          <w:rPr>
            <w:lang w:val="el-GR"/>
          </w:rPr>
          <w:t xml:space="preserve"> </w:t>
        </w:r>
        <w:r>
          <w:t>TOPTW</w:t>
        </w:r>
        <w:r w:rsidRPr="008D021C">
          <w:rPr>
            <w:lang w:val="el-GR"/>
            <w:rPrChange w:id="3182" w:author="Στάθης Καπ" w:date="2023-02-07T22:29:00Z">
              <w:rPr/>
            </w:rPrChange>
          </w:rPr>
          <w:t xml:space="preserve"> </w:t>
        </w:r>
        <w:r>
          <w:rPr>
            <w:lang w:val="el-GR"/>
          </w:rPr>
          <w:t xml:space="preserve">με δύο διαδρομές, χωρισμένο σε 2 </w:t>
        </w:r>
      </w:ins>
      <w:ins w:id="3183" w:author="Στάθης Καπ" w:date="2023-02-07T22:29:00Z">
        <w:r w:rsidR="00734E4D">
          <w:rPr>
            <w:lang w:val="el-GR"/>
          </w:rPr>
          <w:t>υποπροβλήματα</w:t>
        </w:r>
      </w:ins>
    </w:p>
    <w:p w14:paraId="4AF52765" w14:textId="37FB21AD" w:rsidR="00FB12EA" w:rsidRPr="00FB12EA" w:rsidRDefault="00FB12EA" w:rsidP="008A3936">
      <w:pPr>
        <w:rPr>
          <w:ins w:id="3184" w:author="Στάθης Καπ" w:date="2023-02-14T23:05:00Z"/>
          <w:i/>
          <w:lang w:val="el-GR"/>
          <w:rPrChange w:id="3185" w:author="Στάθης Καπ" w:date="2023-02-14T23:07:00Z">
            <w:rPr>
              <w:ins w:id="3186" w:author="Στάθης Καπ" w:date="2023-02-14T23:05:00Z"/>
              <w:lang w:val="el-GR"/>
            </w:rPr>
          </w:rPrChange>
        </w:rPr>
      </w:pPr>
      <w:ins w:id="3187" w:author="Στάθης Καπ" w:date="2023-02-14T23:05:00Z">
        <w:r>
          <w:rPr>
            <w:lang w:val="el-GR"/>
          </w:rPr>
          <w:t>Η προεργασία που π</w:t>
        </w:r>
      </w:ins>
      <w:ins w:id="3188" w:author="Στάθης Καπ" w:date="2023-02-14T23:06:00Z">
        <w:r>
          <w:rPr>
            <w:lang w:val="el-GR"/>
          </w:rPr>
          <w:t xml:space="preserve">εριεγράφηκε παραπάνω, εφαρμόζεται σε κάθε διαδρομή σειριακά. Οπότε αρχικά θα εξεταστεί η διαδρομή </w:t>
        </w:r>
      </w:ins>
      <m:oMath>
        <m:sSub>
          <m:sSubPr>
            <m:ctrlPr>
              <w:ins w:id="3189" w:author="Στάθης Καπ" w:date="2023-02-14T23:06:00Z">
                <w:rPr>
                  <w:rFonts w:ascii="Cambria Math" w:hAnsi="Cambria Math"/>
                  <w:i/>
                  <w:lang w:val="el-GR"/>
                </w:rPr>
              </w:ins>
            </m:ctrlPr>
          </m:sSubPr>
          <m:e>
            <m:r>
              <w:ins w:id="3190" w:author="Στάθης Καπ" w:date="2023-02-14T23:06:00Z">
                <w:rPr>
                  <w:rFonts w:ascii="Cambria Math" w:hAnsi="Cambria Math"/>
                  <w:lang w:val="el-GR"/>
                </w:rPr>
                <m:t>w</m:t>
              </w:ins>
            </m:r>
          </m:e>
          <m:sub>
            <m:r>
              <w:ins w:id="3191" w:author="Στάθης Καπ" w:date="2023-02-14T23:06:00Z">
                <w:rPr>
                  <w:rFonts w:ascii="Cambria Math" w:hAnsi="Cambria Math"/>
                  <w:lang w:val="el-GR"/>
                </w:rPr>
                <m:t>a</m:t>
              </w:ins>
            </m:r>
          </m:sub>
        </m:sSub>
      </m:oMath>
      <w:ins w:id="3192" w:author="Στάθης Καπ" w:date="2023-02-14T23:06:00Z">
        <w:r>
          <w:rPr>
            <w:rFonts w:eastAsiaTheme="minorEastAsia"/>
            <w:lang w:val="el-GR"/>
          </w:rPr>
          <w:t xml:space="preserve"> του </w:t>
        </w:r>
      </w:ins>
      <w:ins w:id="3193" w:author="Στάθης Καπ" w:date="2023-02-14T23:07:00Z">
        <w:r>
          <w:rPr>
            <w:rFonts w:eastAsiaTheme="minorEastAsia"/>
            <w:lang w:val="el-GR"/>
          </w:rPr>
          <w:t xml:space="preserve">προβλήματος </w:t>
        </w:r>
      </w:ins>
      <m:oMath>
        <m:r>
          <w:ins w:id="3194" w:author="Στάθης Καπ" w:date="2023-02-14T23:07:00Z">
            <w:rPr>
              <w:rFonts w:ascii="Cambria Math" w:eastAsiaTheme="minorEastAsia" w:hAnsi="Cambria Math"/>
              <w:lang w:val="el-GR"/>
            </w:rPr>
            <m:t>topt</m:t>
          </w:ins>
        </m:r>
        <m:sSub>
          <m:sSubPr>
            <m:ctrlPr>
              <w:ins w:id="3195" w:author="Στάθης Καπ" w:date="2023-02-14T23:07:00Z">
                <w:rPr>
                  <w:rFonts w:ascii="Cambria Math" w:eastAsiaTheme="minorEastAsia" w:hAnsi="Cambria Math"/>
                  <w:i/>
                  <w:lang w:val="el-GR"/>
                </w:rPr>
              </w:ins>
            </m:ctrlPr>
          </m:sSubPr>
          <m:e>
            <m:r>
              <w:ins w:id="3196" w:author="Στάθης Καπ" w:date="2023-02-14T23:07:00Z">
                <w:rPr>
                  <w:rFonts w:ascii="Cambria Math" w:eastAsiaTheme="minorEastAsia" w:hAnsi="Cambria Math"/>
                  <w:lang w:val="el-GR"/>
                </w:rPr>
                <m:t>w</m:t>
              </w:ins>
            </m:r>
          </m:e>
          <m:sub>
            <m:r>
              <w:ins w:id="3197" w:author="Στάθης Καπ" w:date="2023-02-14T23:07:00Z">
                <w:rPr>
                  <w:rFonts w:ascii="Cambria Math" w:eastAsiaTheme="minorEastAsia" w:hAnsi="Cambria Math"/>
                  <w:lang w:val="el-GR"/>
                </w:rPr>
                <m:t>b</m:t>
              </w:ins>
            </m:r>
          </m:sub>
        </m:sSub>
      </m:oMath>
      <w:ins w:id="3198" w:author="Στάθης Καπ" w:date="2023-02-14T23:06:00Z">
        <w:r>
          <w:rPr>
            <w:rFonts w:eastAsiaTheme="minorEastAsia"/>
            <w:lang w:val="el-GR"/>
          </w:rPr>
          <w:t xml:space="preserve"> </w:t>
        </w:r>
      </w:ins>
      <w:ins w:id="3199" w:author="Στάθης Καπ" w:date="2023-02-14T23:07:00Z">
        <w:r w:rsidRPr="00FB12EA">
          <w:rPr>
            <w:rFonts w:eastAsiaTheme="minorEastAsia"/>
            <w:lang w:val="el-GR"/>
            <w:rPrChange w:id="3200" w:author="Στάθης Καπ" w:date="2023-02-14T23:07:00Z">
              <w:rPr>
                <w:rFonts w:eastAsiaTheme="minorEastAsia"/>
              </w:rPr>
            </w:rPrChange>
          </w:rPr>
          <w:t>.</w:t>
        </w:r>
      </w:ins>
    </w:p>
    <w:p w14:paraId="5DC2B78D" w14:textId="248CDC89" w:rsidR="00771290" w:rsidRPr="009F2340" w:rsidRDefault="00771290" w:rsidP="008A3936">
      <w:pPr>
        <w:rPr>
          <w:ins w:id="3201" w:author="Στάθης Καπ" w:date="2023-02-07T19:17:00Z"/>
          <w:lang w:val="el-GR"/>
          <w:rPrChange w:id="3202" w:author="Στάθης Καπ" w:date="2023-02-07T19:20:00Z">
            <w:rPr>
              <w:ins w:id="3203" w:author="Στάθης Καπ" w:date="2023-02-07T19:17:00Z"/>
            </w:rPr>
          </w:rPrChange>
        </w:rPr>
      </w:pPr>
      <w:ins w:id="3204" w:author="Στάθης Καπ" w:date="2023-02-02T18:09:00Z">
        <w:r>
          <w:rPr>
            <w:lang w:val="el-GR"/>
          </w:rPr>
          <w:t xml:space="preserve">Αρχικά, </w:t>
        </w:r>
      </w:ins>
      <w:ins w:id="3205" w:author="Στάθης Καπ" w:date="2023-02-07T22:19:00Z">
        <w:r w:rsidR="00AB1CD1">
          <w:rPr>
            <w:lang w:val="el-GR"/>
          </w:rPr>
          <w:t xml:space="preserve">ως αφετηρία κάθε τροχιάς του προβλήματος </w:t>
        </w:r>
      </w:ins>
      <m:oMath>
        <m:r>
          <w:ins w:id="3206" w:author="Στάθης Καπ" w:date="2023-02-07T22:18:00Z">
            <w:rPr>
              <w:rFonts w:ascii="Cambria Math" w:hAnsi="Cambria Math"/>
              <w:lang w:val="el-GR"/>
            </w:rPr>
            <m:t>topt</m:t>
          </w:ins>
        </m:r>
        <m:sSub>
          <m:sSubPr>
            <m:ctrlPr>
              <w:ins w:id="3207" w:author="Στάθης Καπ" w:date="2023-02-07T22:18:00Z">
                <w:rPr>
                  <w:rFonts w:ascii="Cambria Math" w:hAnsi="Cambria Math"/>
                  <w:i/>
                  <w:lang w:val="el-GR"/>
                </w:rPr>
              </w:ins>
            </m:ctrlPr>
          </m:sSubPr>
          <m:e>
            <m:r>
              <w:ins w:id="3208" w:author="Στάθης Καπ" w:date="2023-02-07T22:18:00Z">
                <w:rPr>
                  <w:rFonts w:ascii="Cambria Math" w:hAnsi="Cambria Math"/>
                  <w:lang w:val="el-GR"/>
                </w:rPr>
                <m:t>w</m:t>
              </w:ins>
            </m:r>
          </m:e>
          <m:sub>
            <m:r>
              <w:ins w:id="3209" w:author="Στάθης Καπ" w:date="2023-02-07T22:18:00Z">
                <w:rPr>
                  <w:rFonts w:ascii="Cambria Math" w:hAnsi="Cambria Math"/>
                  <w:lang w:val="el-GR"/>
                </w:rPr>
                <m:t>b</m:t>
              </w:ins>
            </m:r>
          </m:sub>
        </m:sSub>
      </m:oMath>
      <w:ins w:id="3210" w:author="Στάθης Καπ" w:date="2023-02-02T18:10:00Z">
        <w:r>
          <w:rPr>
            <w:lang w:val="el-GR"/>
          </w:rPr>
          <w:t>,</w:t>
        </w:r>
      </w:ins>
      <w:ins w:id="3211" w:author="Στάθης Καπ" w:date="2023-02-07T22:19:00Z">
        <w:r w:rsidR="00AB1CD1">
          <w:rPr>
            <w:lang w:val="el-GR"/>
          </w:rPr>
          <w:t xml:space="preserve"> τοποθετείται </w:t>
        </w:r>
      </w:ins>
      <w:ins w:id="3212" w:author="Στάθης Καπ" w:date="2023-02-07T19:20:00Z">
        <w:r w:rsidR="009F2340">
          <w:rPr>
            <w:lang w:val="el-GR"/>
          </w:rPr>
          <w:t>ένας κλώνος του τελευταίου κόμβου</w:t>
        </w:r>
      </w:ins>
      <w:ins w:id="3213" w:author="Στάθης Καπ" w:date="2023-02-07T19:25:00Z">
        <w:r w:rsidR="00417CCE">
          <w:rPr>
            <w:lang w:val="el-GR"/>
          </w:rPr>
          <w:t xml:space="preserve"> της αντίστοιχης </w:t>
        </w:r>
      </w:ins>
      <w:ins w:id="3214" w:author="Στάθης Καπ" w:date="2023-02-07T22:19:00Z">
        <w:r w:rsidR="00AB1CD1">
          <w:rPr>
            <w:lang w:val="el-GR"/>
          </w:rPr>
          <w:t>τροχιάς</w:t>
        </w:r>
      </w:ins>
      <w:ins w:id="3215" w:author="Στάθης Καπ" w:date="2023-02-07T19:20:00Z">
        <w:r w:rsidR="009F2340">
          <w:rPr>
            <w:lang w:val="el-GR"/>
          </w:rPr>
          <w:t xml:space="preserve"> του προηγούμενο</w:t>
        </w:r>
      </w:ins>
      <w:ins w:id="3216" w:author="Στάθης Καπ" w:date="2023-02-07T22:19:00Z">
        <w:r w:rsidR="00AB1CD1">
          <w:rPr>
            <w:lang w:val="el-GR"/>
          </w:rPr>
          <w:t>υ</w:t>
        </w:r>
      </w:ins>
      <w:ins w:id="3217" w:author="Στάθης Καπ" w:date="2023-02-07T19:20:00Z">
        <w:r w:rsidR="009F2340">
          <w:rPr>
            <w:lang w:val="el-GR"/>
          </w:rPr>
          <w:t xml:space="preserve"> </w:t>
        </w:r>
      </w:ins>
      <w:ins w:id="3218" w:author="Στάθης Καπ" w:date="2023-02-07T22:19:00Z">
        <w:r w:rsidR="00AB1CD1">
          <w:rPr>
            <w:lang w:val="el-GR"/>
          </w:rPr>
          <w:t>υποπροβλήματος</w:t>
        </w:r>
      </w:ins>
      <w:ins w:id="3219" w:author="Στάθης Καπ" w:date="2023-02-02T18:13:00Z">
        <w:r w:rsidRPr="00771290">
          <w:rPr>
            <w:lang w:val="el-GR"/>
            <w:rPrChange w:id="3220" w:author="Στάθης Καπ" w:date="2023-02-02T18:13:00Z">
              <w:rPr/>
            </w:rPrChange>
          </w:rPr>
          <w:t xml:space="preserve">, </w:t>
        </w:r>
        <w:r>
          <w:rPr>
            <w:lang w:val="el-GR"/>
          </w:rPr>
          <w:t>δηλαδή στο συγκεκριμένο παράδειγμα</w:t>
        </w:r>
        <w:r w:rsidRPr="00771290">
          <w:rPr>
            <w:lang w:val="el-GR"/>
            <w:rPrChange w:id="3221" w:author="Στάθης Καπ" w:date="2023-02-02T18:13:00Z">
              <w:rPr/>
            </w:rPrChange>
          </w:rPr>
          <w:t>,</w:t>
        </w:r>
        <w:r>
          <w:rPr>
            <w:lang w:val="el-GR"/>
          </w:rPr>
          <w:t xml:space="preserve"> </w:t>
        </w:r>
      </w:ins>
      <w:ins w:id="3222" w:author="Στάθης Καπ" w:date="2023-02-07T22:20:00Z">
        <w:r w:rsidR="00AB1CD1">
          <w:rPr>
            <w:lang w:val="el-GR"/>
          </w:rPr>
          <w:t xml:space="preserve">οι κόμβοι </w:t>
        </w:r>
      </w:ins>
      <w:ins w:id="3223" w:author="Στάθης Καπ" w:date="2023-02-14T23:04:00Z">
        <w:r w:rsidR="007E09DD">
          <w:t>g</w:t>
        </w:r>
      </w:ins>
      <w:ins w:id="3224" w:author="Στάθης Καπ" w:date="2023-02-07T22:20:00Z">
        <w:r w:rsidR="00AB1CD1" w:rsidRPr="00D16A18">
          <w:rPr>
            <w:lang w:val="el-GR"/>
            <w:rPrChange w:id="3225" w:author="Στάθης Καπ" w:date="2023-02-07T22:20:00Z">
              <w:rPr/>
            </w:rPrChange>
          </w:rPr>
          <w:t xml:space="preserve"> </w:t>
        </w:r>
        <w:r w:rsidR="00AB1CD1">
          <w:rPr>
            <w:lang w:val="el-GR"/>
          </w:rPr>
          <w:t xml:space="preserve">και </w:t>
        </w:r>
      </w:ins>
      <w:ins w:id="3226" w:author="Στάθης Καπ" w:date="2023-02-14T23:04:00Z">
        <w:r w:rsidR="007E09DD">
          <w:t>u</w:t>
        </w:r>
      </w:ins>
      <w:ins w:id="3227" w:author="Στάθης Καπ" w:date="2023-02-07T22:20:00Z">
        <w:r w:rsidR="00AB1CD1" w:rsidRPr="00D16A18">
          <w:rPr>
            <w:lang w:val="el-GR"/>
            <w:rPrChange w:id="3228" w:author="Στάθης Καπ" w:date="2023-02-07T22:20:00Z">
              <w:rPr/>
            </w:rPrChange>
          </w:rPr>
          <w:t xml:space="preserve"> </w:t>
        </w:r>
        <w:r w:rsidR="00AB1CD1">
          <w:rPr>
            <w:lang w:val="el-GR"/>
          </w:rPr>
          <w:t xml:space="preserve">για τις τροχιές </w:t>
        </w:r>
      </w:ins>
      <m:oMath>
        <m:sSub>
          <m:sSubPr>
            <m:ctrlPr>
              <w:ins w:id="3229" w:author="Στάθης Καπ" w:date="2023-02-07T22:20:00Z">
                <w:rPr>
                  <w:rFonts w:ascii="Cambria Math" w:hAnsi="Cambria Math"/>
                  <w:i/>
                  <w:lang w:val="el-GR"/>
                </w:rPr>
              </w:ins>
            </m:ctrlPr>
          </m:sSubPr>
          <m:e>
            <m:r>
              <w:ins w:id="3230" w:author="Στάθης Καπ" w:date="2023-02-07T22:20:00Z">
                <w:rPr>
                  <w:rFonts w:ascii="Cambria Math" w:hAnsi="Cambria Math"/>
                  <w:lang w:val="el-GR"/>
                </w:rPr>
                <m:t>w</m:t>
              </w:ins>
            </m:r>
          </m:e>
          <m:sub>
            <m:r>
              <w:ins w:id="3231" w:author="Στάθης Καπ" w:date="2023-02-07T22:20:00Z">
                <w:rPr>
                  <w:rFonts w:ascii="Cambria Math" w:hAnsi="Cambria Math"/>
                  <w:lang w:val="el-GR"/>
                </w:rPr>
                <m:t>a</m:t>
              </w:ins>
            </m:r>
          </m:sub>
        </m:sSub>
      </m:oMath>
      <w:ins w:id="3232" w:author="Στάθης Καπ" w:date="2023-02-07T22:20:00Z">
        <w:r w:rsidR="00AB1CD1">
          <w:rPr>
            <w:rFonts w:eastAsiaTheme="minorEastAsia"/>
            <w:lang w:val="el-GR"/>
          </w:rPr>
          <w:t xml:space="preserve"> και </w:t>
        </w:r>
      </w:ins>
      <m:oMath>
        <m:sSub>
          <m:sSubPr>
            <m:ctrlPr>
              <w:ins w:id="3233" w:author="Στάθης Καπ" w:date="2023-02-07T22:20:00Z">
                <w:rPr>
                  <w:rFonts w:ascii="Cambria Math" w:eastAsiaTheme="minorEastAsia" w:hAnsi="Cambria Math"/>
                  <w:i/>
                  <w:lang w:val="el-GR"/>
                </w:rPr>
              </w:ins>
            </m:ctrlPr>
          </m:sSubPr>
          <m:e>
            <m:r>
              <w:ins w:id="3234" w:author="Στάθης Καπ" w:date="2023-02-07T22:20:00Z">
                <w:rPr>
                  <w:rFonts w:ascii="Cambria Math" w:eastAsiaTheme="minorEastAsia" w:hAnsi="Cambria Math"/>
                  <w:lang w:val="el-GR"/>
                </w:rPr>
                <m:t>w</m:t>
              </w:ins>
            </m:r>
          </m:e>
          <m:sub>
            <m:r>
              <w:ins w:id="3235" w:author="Στάθης Καπ" w:date="2023-02-07T22:20:00Z">
                <w:rPr>
                  <w:rFonts w:ascii="Cambria Math" w:eastAsiaTheme="minorEastAsia" w:hAnsi="Cambria Math"/>
                  <w:lang w:val="el-GR"/>
                </w:rPr>
                <m:t>b</m:t>
              </w:ins>
            </m:r>
          </m:sub>
        </m:sSub>
      </m:oMath>
      <w:ins w:id="3236" w:author="Στάθης Καπ" w:date="2023-02-07T22:20:00Z">
        <w:r w:rsidR="00D16A18" w:rsidRPr="00D16A18">
          <w:rPr>
            <w:rFonts w:eastAsiaTheme="minorEastAsia"/>
            <w:lang w:val="el-GR"/>
            <w:rPrChange w:id="3237" w:author="Στάθης Καπ" w:date="2023-02-07T22:20:00Z">
              <w:rPr>
                <w:rFonts w:eastAsiaTheme="minorEastAsia"/>
              </w:rPr>
            </w:rPrChange>
          </w:rPr>
          <w:t xml:space="preserve"> </w:t>
        </w:r>
        <w:r w:rsidR="00D16A18">
          <w:rPr>
            <w:rFonts w:eastAsiaTheme="minorEastAsia"/>
            <w:lang w:val="el-GR"/>
          </w:rPr>
          <w:t>αντίστοιχα</w:t>
        </w:r>
      </w:ins>
      <w:ins w:id="3238" w:author="Στάθης Καπ" w:date="2023-02-02T18:10:00Z">
        <w:r>
          <w:rPr>
            <w:lang w:val="el-GR"/>
          </w:rPr>
          <w:t xml:space="preserve">. </w:t>
        </w:r>
      </w:ins>
      <w:ins w:id="3239" w:author="Στάθης Καπ" w:date="2023-02-07T19:20:00Z">
        <w:r w:rsidR="009F2340">
          <w:rPr>
            <w:lang w:val="el-GR"/>
          </w:rPr>
          <w:t xml:space="preserve">Έστω </w:t>
        </w:r>
      </w:ins>
      <w:ins w:id="3240" w:author="Στάθης Καπ" w:date="2023-02-14T23:04:00Z">
        <w:r w:rsidR="007E09DD">
          <w:t>g</w:t>
        </w:r>
      </w:ins>
      <w:ins w:id="3241" w:author="Στάθης Καπ" w:date="2023-02-07T19:20:00Z">
        <w:r w:rsidR="009F2340" w:rsidRPr="009F2340">
          <w:rPr>
            <w:lang w:val="el-GR"/>
            <w:rPrChange w:id="3242" w:author="Στάθης Καπ" w:date="2023-02-07T19:20:00Z">
              <w:rPr/>
            </w:rPrChange>
          </w:rPr>
          <w:t xml:space="preserve">’ </w:t>
        </w:r>
        <w:r w:rsidR="009F2340">
          <w:rPr>
            <w:lang w:val="el-GR"/>
          </w:rPr>
          <w:t xml:space="preserve">ο κλώνος του κόμβου </w:t>
        </w:r>
      </w:ins>
      <w:ins w:id="3243" w:author="Στάθης Καπ" w:date="2023-02-14T23:04:00Z">
        <w:r w:rsidR="007E09DD">
          <w:t>g</w:t>
        </w:r>
      </w:ins>
      <w:ins w:id="3244" w:author="Στάθης Καπ" w:date="2023-02-07T22:21:00Z">
        <w:r w:rsidR="00D16A18">
          <w:rPr>
            <w:lang w:val="el-GR"/>
          </w:rPr>
          <w:t xml:space="preserve"> και </w:t>
        </w:r>
      </w:ins>
      <w:ins w:id="3245" w:author="Στάθης Καπ" w:date="2023-02-14T23:04:00Z">
        <w:r w:rsidR="007E09DD">
          <w:t>u</w:t>
        </w:r>
      </w:ins>
      <w:ins w:id="3246" w:author="Στάθης Καπ" w:date="2023-02-07T22:21:00Z">
        <w:r w:rsidR="00D16A18" w:rsidRPr="008F172D">
          <w:rPr>
            <w:lang w:val="el-GR"/>
            <w:rPrChange w:id="3247" w:author="Στάθης Καπ" w:date="2023-02-07T22:21:00Z">
              <w:rPr/>
            </w:rPrChange>
          </w:rPr>
          <w:t xml:space="preserve">’ </w:t>
        </w:r>
        <w:r w:rsidR="00D16A18">
          <w:rPr>
            <w:lang w:val="el-GR"/>
          </w:rPr>
          <w:t xml:space="preserve">ο κλώνος του κόμβου </w:t>
        </w:r>
      </w:ins>
      <w:ins w:id="3248" w:author="Στάθης Καπ" w:date="2023-02-14T23:04:00Z">
        <w:r w:rsidR="00F30746">
          <w:t>u</w:t>
        </w:r>
      </w:ins>
      <w:ins w:id="3249" w:author="Στάθης Καπ" w:date="2023-02-07T19:20:00Z">
        <w:r w:rsidR="009F2340" w:rsidRPr="009F2340">
          <w:rPr>
            <w:lang w:val="el-GR"/>
            <w:rPrChange w:id="3250" w:author="Στάθης Καπ" w:date="2023-02-07T19:20:00Z">
              <w:rPr/>
            </w:rPrChange>
          </w:rPr>
          <w:t>:</w:t>
        </w:r>
      </w:ins>
    </w:p>
    <w:p w14:paraId="6302370B" w14:textId="0B8EB640" w:rsidR="00150596" w:rsidRPr="00DC7177" w:rsidRDefault="00150596" w:rsidP="00150596">
      <w:pPr>
        <w:pStyle w:val="ListParagraph"/>
        <w:numPr>
          <w:ilvl w:val="0"/>
          <w:numId w:val="45"/>
        </w:numPr>
        <w:rPr>
          <w:ins w:id="3251" w:author="Στάθης Καπ" w:date="2023-02-07T19:24:00Z"/>
          <w:lang w:val="el-GR"/>
          <w:rPrChange w:id="3252" w:author="Στάθης Καπ" w:date="2023-02-07T19:24:00Z">
            <w:rPr>
              <w:ins w:id="3253" w:author="Στάθης Καπ" w:date="2023-02-07T19:24:00Z"/>
              <w:rFonts w:eastAsiaTheme="minorEastAsia"/>
              <w:lang w:val="el-GR"/>
            </w:rPr>
          </w:rPrChange>
        </w:rPr>
      </w:pPr>
      <m:oMath>
        <m:r>
          <w:ins w:id="3254" w:author="Στάθης Καπ" w:date="2023-02-07T19:18:00Z">
            <w:rPr>
              <w:rFonts w:ascii="Cambria Math" w:hAnsi="Cambria Math"/>
              <w:lang w:val="el-GR"/>
            </w:rPr>
            <m:t>i</m:t>
          </w:ins>
        </m:r>
        <m:sSub>
          <m:sSubPr>
            <m:ctrlPr>
              <w:ins w:id="3255" w:author="Στάθης Καπ" w:date="2023-02-07T19:18:00Z">
                <w:rPr>
                  <w:rFonts w:ascii="Cambria Math" w:hAnsi="Cambria Math"/>
                  <w:i/>
                  <w:lang w:val="el-GR"/>
                </w:rPr>
              </w:ins>
            </m:ctrlPr>
          </m:sSubPr>
          <m:e>
            <m:r>
              <w:ins w:id="3256" w:author="Στάθης Καπ" w:date="2023-02-07T19:18:00Z">
                <w:rPr>
                  <w:rFonts w:ascii="Cambria Math" w:hAnsi="Cambria Math"/>
                  <w:lang w:val="el-GR"/>
                </w:rPr>
                <m:t>d</m:t>
              </w:ins>
            </m:r>
          </m:e>
          <m:sub>
            <m:r>
              <w:ins w:id="3257" w:author="Στάθης Καπ" w:date="2023-02-14T23:04:00Z">
                <w:rPr>
                  <w:rFonts w:ascii="Cambria Math" w:hAnsi="Cambria Math"/>
                  <w:lang w:val="el-GR"/>
                </w:rPr>
                <m:t>g</m:t>
              </w:ins>
            </m:r>
            <m:r>
              <w:ins w:id="3258" w:author="Στάθης Καπ" w:date="2023-02-07T19:18:00Z">
                <w:rPr>
                  <w:rFonts w:ascii="Cambria Math" w:hAnsi="Cambria Math"/>
                  <w:lang w:val="el-GR"/>
                </w:rPr>
                <m:t>'</m:t>
              </w:ins>
            </m:r>
          </m:sub>
        </m:sSub>
        <m:r>
          <w:ins w:id="3259" w:author="Στάθης Καπ" w:date="2023-02-07T22:21:00Z">
            <w:rPr>
              <w:rFonts w:ascii="Cambria Math" w:eastAsiaTheme="minorEastAsia" w:hAnsi="Cambria Math"/>
              <w:lang w:val="el-GR"/>
            </w:rPr>
            <m:t>=</m:t>
          </w:ins>
        </m:r>
        <m:r>
          <w:ins w:id="3260" w:author="Στάθης Καπ" w:date="2023-02-07T19:18:00Z">
            <w:rPr>
              <w:rFonts w:ascii="Cambria Math" w:eastAsiaTheme="minorEastAsia" w:hAnsi="Cambria Math"/>
              <w:lang w:val="el-GR"/>
            </w:rPr>
            <m:t>dummy_start_depot</m:t>
          </w:ins>
        </m:r>
      </m:oMath>
    </w:p>
    <w:p w14:paraId="619E7211" w14:textId="7A342208" w:rsidR="00DC7177" w:rsidRPr="00593217" w:rsidRDefault="00DC7177" w:rsidP="00DC7177">
      <w:pPr>
        <w:pStyle w:val="ListParagraph"/>
        <w:numPr>
          <w:ilvl w:val="0"/>
          <w:numId w:val="45"/>
        </w:numPr>
        <w:rPr>
          <w:ins w:id="3261" w:author="Στάθης Καπ" w:date="2023-02-07T19:24:00Z"/>
          <w:lang w:val="el-GR"/>
        </w:rPr>
      </w:pPr>
      <m:oMath>
        <m:r>
          <w:ins w:id="3262" w:author="Στάθης Καπ" w:date="2023-02-07T19:24:00Z">
            <w:rPr>
              <w:rFonts w:ascii="Cambria Math" w:hAnsi="Cambria Math"/>
              <w:lang w:val="el-GR"/>
            </w:rPr>
            <m:t>visitDuratio</m:t>
          </w:ins>
        </m:r>
        <m:sSub>
          <m:sSubPr>
            <m:ctrlPr>
              <w:ins w:id="3263" w:author="Στάθης Καπ" w:date="2023-02-07T19:24:00Z">
                <w:rPr>
                  <w:rFonts w:ascii="Cambria Math" w:hAnsi="Cambria Math"/>
                  <w:i/>
                  <w:lang w:val="el-GR"/>
                </w:rPr>
              </w:ins>
            </m:ctrlPr>
          </m:sSubPr>
          <m:e>
            <m:r>
              <w:ins w:id="3264" w:author="Στάθης Καπ" w:date="2023-02-07T19:24:00Z">
                <w:rPr>
                  <w:rFonts w:ascii="Cambria Math" w:hAnsi="Cambria Math"/>
                  <w:lang w:val="el-GR"/>
                </w:rPr>
                <m:t>n</m:t>
              </w:ins>
            </m:r>
          </m:e>
          <m:sub>
            <m:r>
              <w:ins w:id="3265" w:author="Στάθης Καπ" w:date="2023-02-14T23:07:00Z">
                <w:rPr>
                  <w:rFonts w:ascii="Cambria Math" w:hAnsi="Cambria Math"/>
                  <w:lang w:val="el-GR"/>
                </w:rPr>
                <m:t>g</m:t>
              </w:ins>
            </m:r>
            <m:r>
              <w:ins w:id="3266" w:author="Στάθης Καπ" w:date="2023-02-07T19:24:00Z">
                <w:rPr>
                  <w:rFonts w:ascii="Cambria Math" w:hAnsi="Cambria Math"/>
                  <w:lang w:val="el-GR"/>
                </w:rPr>
                <m:t>'</m:t>
              </w:ins>
            </m:r>
          </m:sub>
        </m:sSub>
        <m:r>
          <w:ins w:id="3267" w:author="Στάθης Καπ" w:date="2023-02-07T19:24:00Z">
            <w:rPr>
              <w:rFonts w:ascii="Cambria Math" w:hAnsi="Cambria Math"/>
              <w:lang w:val="el-GR"/>
            </w:rPr>
            <m:t>=waitDuratio</m:t>
          </w:ins>
        </m:r>
        <m:sSub>
          <m:sSubPr>
            <m:ctrlPr>
              <w:ins w:id="3268" w:author="Στάθης Καπ" w:date="2023-02-07T19:24:00Z">
                <w:rPr>
                  <w:rFonts w:ascii="Cambria Math" w:hAnsi="Cambria Math"/>
                  <w:i/>
                  <w:lang w:val="el-GR"/>
                </w:rPr>
              </w:ins>
            </m:ctrlPr>
          </m:sSubPr>
          <m:e>
            <m:r>
              <w:ins w:id="3269" w:author="Στάθης Καπ" w:date="2023-02-07T19:24:00Z">
                <w:rPr>
                  <w:rFonts w:ascii="Cambria Math" w:hAnsi="Cambria Math"/>
                  <w:lang w:val="el-GR"/>
                </w:rPr>
                <m:t>n</m:t>
              </w:ins>
            </m:r>
          </m:e>
          <m:sub>
            <m:r>
              <w:ins w:id="3270" w:author="Στάθης Καπ" w:date="2023-02-14T23:07:00Z">
                <w:rPr>
                  <w:rFonts w:ascii="Cambria Math" w:hAnsi="Cambria Math"/>
                  <w:lang w:val="el-GR"/>
                </w:rPr>
                <m:t>g</m:t>
              </w:ins>
            </m:r>
            <m:r>
              <w:ins w:id="3271" w:author="Στάθης Καπ" w:date="2023-02-07T19:24:00Z">
                <w:rPr>
                  <w:rFonts w:ascii="Cambria Math" w:hAnsi="Cambria Math"/>
                  <w:lang w:val="el-GR"/>
                </w:rPr>
                <m:t>'</m:t>
              </w:ins>
            </m:r>
          </m:sub>
        </m:sSub>
        <m:r>
          <w:ins w:id="3272" w:author="Στάθης Καπ" w:date="2023-02-07T19:24:00Z">
            <w:rPr>
              <w:rFonts w:ascii="Cambria Math" w:hAnsi="Cambria Math"/>
              <w:lang w:val="el-GR"/>
            </w:rPr>
            <m:t>=0</m:t>
          </w:ins>
        </m:r>
      </m:oMath>
    </w:p>
    <w:p w14:paraId="61E658B2" w14:textId="1A784381" w:rsidR="00DC7177" w:rsidRPr="00DC7177" w:rsidRDefault="00DC7177" w:rsidP="001D1309">
      <w:pPr>
        <w:pStyle w:val="ListParagraph"/>
        <w:numPr>
          <w:ilvl w:val="0"/>
          <w:numId w:val="45"/>
        </w:numPr>
        <w:rPr>
          <w:ins w:id="3273" w:author="Στάθης Καπ" w:date="2023-02-07T19:19:00Z"/>
          <w:lang w:val="el-GR"/>
          <w:rPrChange w:id="3274" w:author="Στάθης Καπ" w:date="2023-02-07T19:24:00Z">
            <w:rPr>
              <w:ins w:id="3275" w:author="Στάθης Καπ" w:date="2023-02-07T19:19:00Z"/>
              <w:rFonts w:eastAsiaTheme="minorEastAsia"/>
              <w:lang w:val="el-GR"/>
            </w:rPr>
          </w:rPrChange>
        </w:rPr>
      </w:pPr>
      <m:oMath>
        <m:r>
          <w:ins w:id="3276" w:author="Στάθης Καπ" w:date="2023-02-07T19:24:00Z">
            <w:rPr>
              <w:rFonts w:ascii="Cambria Math" w:hAnsi="Cambria Math"/>
              <w:lang w:val="el-GR"/>
            </w:rPr>
            <m:t>arrTim</m:t>
          </w:ins>
        </m:r>
        <m:sSub>
          <m:sSubPr>
            <m:ctrlPr>
              <w:ins w:id="3277" w:author="Στάθης Καπ" w:date="2023-02-07T19:24:00Z">
                <w:rPr>
                  <w:rFonts w:ascii="Cambria Math" w:hAnsi="Cambria Math"/>
                  <w:i/>
                  <w:lang w:val="el-GR"/>
                </w:rPr>
              </w:ins>
            </m:ctrlPr>
          </m:sSubPr>
          <m:e>
            <m:r>
              <w:ins w:id="3278" w:author="Στάθης Καπ" w:date="2023-02-07T19:24:00Z">
                <w:rPr>
                  <w:rFonts w:ascii="Cambria Math" w:hAnsi="Cambria Math"/>
                  <w:lang w:val="el-GR"/>
                </w:rPr>
                <m:t>e</m:t>
              </w:ins>
            </m:r>
          </m:e>
          <m:sub>
            <m:r>
              <w:ins w:id="3279" w:author="Στάθης Καπ" w:date="2023-02-14T23:08:00Z">
                <w:rPr>
                  <w:rFonts w:ascii="Cambria Math" w:hAnsi="Cambria Math"/>
                  <w:lang w:val="el-GR"/>
                </w:rPr>
                <m:t>g</m:t>
              </w:ins>
            </m:r>
            <m:r>
              <w:ins w:id="3280" w:author="Στάθης Καπ" w:date="2023-02-07T19:24:00Z">
                <w:rPr>
                  <w:rFonts w:ascii="Cambria Math" w:hAnsi="Cambria Math"/>
                  <w:lang w:val="el-GR"/>
                </w:rPr>
                <m:t>'</m:t>
              </w:ins>
            </m:r>
          </m:sub>
        </m:sSub>
        <m:r>
          <w:ins w:id="3281" w:author="Στάθης Καπ" w:date="2023-02-07T19:24:00Z">
            <w:rPr>
              <w:rFonts w:ascii="Cambria Math" w:hAnsi="Cambria Math"/>
              <w:lang w:val="el-GR"/>
            </w:rPr>
            <m:t>=depTim</m:t>
          </w:ins>
        </m:r>
        <m:sSub>
          <m:sSubPr>
            <m:ctrlPr>
              <w:ins w:id="3282" w:author="Στάθης Καπ" w:date="2023-02-07T19:24:00Z">
                <w:rPr>
                  <w:rFonts w:ascii="Cambria Math" w:hAnsi="Cambria Math"/>
                  <w:i/>
                  <w:lang w:val="el-GR"/>
                </w:rPr>
              </w:ins>
            </m:ctrlPr>
          </m:sSubPr>
          <m:e>
            <m:r>
              <w:ins w:id="3283" w:author="Στάθης Καπ" w:date="2023-02-07T19:24:00Z">
                <w:rPr>
                  <w:rFonts w:ascii="Cambria Math" w:hAnsi="Cambria Math"/>
                  <w:lang w:val="el-GR"/>
                </w:rPr>
                <m:t>e</m:t>
              </w:ins>
            </m:r>
          </m:e>
          <m:sub>
            <m:r>
              <w:ins w:id="3284" w:author="Στάθης Καπ" w:date="2023-02-14T23:08:00Z">
                <w:rPr>
                  <w:rFonts w:ascii="Cambria Math" w:hAnsi="Cambria Math"/>
                  <w:lang w:val="el-GR"/>
                </w:rPr>
                <m:t>g</m:t>
              </w:ins>
            </m:r>
            <m:r>
              <w:ins w:id="3285" w:author="Στάθης Καπ" w:date="2023-02-07T19:24:00Z">
                <w:rPr>
                  <w:rFonts w:ascii="Cambria Math" w:hAnsi="Cambria Math"/>
                  <w:lang w:val="el-GR"/>
                </w:rPr>
                <m:t>'</m:t>
              </w:ins>
            </m:r>
          </m:sub>
        </m:sSub>
        <m:r>
          <w:ins w:id="3286" w:author="Στάθης Καπ" w:date="2023-02-07T19:24:00Z">
            <w:rPr>
              <w:rFonts w:ascii="Cambria Math" w:hAnsi="Cambria Math"/>
              <w:lang w:val="el-GR"/>
            </w:rPr>
            <m:t>=</m:t>
          </w:ins>
        </m:r>
        <m:r>
          <w:ins w:id="3287" w:author="Στάθης Καπ" w:date="2023-02-15T00:46:00Z">
            <w:rPr>
              <w:rFonts w:ascii="Cambria Math" w:hAnsi="Cambria Math"/>
              <w:lang w:val="el-GR"/>
            </w:rPr>
            <m:t>timeWindo</m:t>
          </w:ins>
        </m:r>
        <m:sSub>
          <m:sSubPr>
            <m:ctrlPr>
              <w:ins w:id="3288" w:author="Στάθης Καπ" w:date="2023-02-15T00:46:00Z">
                <w:rPr>
                  <w:rFonts w:ascii="Cambria Math" w:hAnsi="Cambria Math"/>
                  <w:i/>
                  <w:lang w:val="el-GR"/>
                </w:rPr>
              </w:ins>
            </m:ctrlPr>
          </m:sSubPr>
          <m:e>
            <m:r>
              <w:ins w:id="3289" w:author="Στάθης Καπ" w:date="2023-02-15T00:46:00Z">
                <w:rPr>
                  <w:rFonts w:ascii="Cambria Math" w:hAnsi="Cambria Math"/>
                  <w:lang w:val="el-GR"/>
                </w:rPr>
                <m:t>w</m:t>
              </w:ins>
            </m:r>
          </m:e>
          <m:sub>
            <m:r>
              <w:ins w:id="3290" w:author="Στάθης Καπ" w:date="2023-02-15T00:52:00Z">
                <w:rPr>
                  <w:rFonts w:ascii="Cambria Math" w:hAnsi="Cambria Math"/>
                  <w:lang w:val="el-GR"/>
                </w:rPr>
                <m:t>b</m:t>
              </w:ins>
            </m:r>
          </m:sub>
        </m:sSub>
        <m:r>
          <w:ins w:id="3291" w:author="Στάθης Καπ" w:date="2023-02-07T19:24:00Z">
            <w:rPr>
              <w:rFonts w:ascii="Cambria Math" w:hAnsi="Cambria Math"/>
              <w:lang w:val="el-GR"/>
            </w:rPr>
            <m:t>.openTime</m:t>
          </w:ins>
        </m:r>
      </m:oMath>
    </w:p>
    <w:p w14:paraId="2CA23AF7" w14:textId="125805CF" w:rsidR="00E609DD" w:rsidRPr="00E13916" w:rsidRDefault="008902F2">
      <w:pPr>
        <w:pStyle w:val="ListParagraph"/>
        <w:numPr>
          <w:ilvl w:val="0"/>
          <w:numId w:val="45"/>
        </w:numPr>
        <w:rPr>
          <w:ins w:id="3292" w:author="Στάθης Καπ" w:date="2023-02-15T00:47:00Z"/>
          <w:lang w:val="el-GR"/>
          <w:rPrChange w:id="3293" w:author="Στάθης Καπ" w:date="2023-02-15T00:47:00Z">
            <w:rPr>
              <w:ins w:id="3294" w:author="Στάθης Καπ" w:date="2023-02-15T00:47:00Z"/>
              <w:rFonts w:eastAsiaTheme="minorEastAsia"/>
            </w:rPr>
          </w:rPrChange>
        </w:rPr>
      </w:pPr>
      <m:oMath>
        <m:r>
          <w:ins w:id="3295" w:author="Στάθης Καπ" w:date="2023-02-07T19:19:00Z">
            <w:rPr>
              <w:rFonts w:ascii="Cambria Math" w:hAnsi="Cambria Math"/>
              <w:lang w:val="el-GR"/>
            </w:rPr>
            <m:t>timeWindo</m:t>
          </w:ins>
        </m:r>
        <m:sSub>
          <m:sSubPr>
            <m:ctrlPr>
              <w:ins w:id="3296" w:author="Στάθης Καπ" w:date="2023-02-07T19:19:00Z">
                <w:rPr>
                  <w:rFonts w:ascii="Cambria Math" w:hAnsi="Cambria Math"/>
                  <w:i/>
                  <w:lang w:val="el-GR"/>
                </w:rPr>
              </w:ins>
            </m:ctrlPr>
          </m:sSubPr>
          <m:e>
            <m:r>
              <w:ins w:id="3297" w:author="Στάθης Καπ" w:date="2023-02-07T19:19:00Z">
                <w:rPr>
                  <w:rFonts w:ascii="Cambria Math" w:hAnsi="Cambria Math"/>
                  <w:lang w:val="el-GR"/>
                </w:rPr>
                <m:t>w</m:t>
              </w:ins>
            </m:r>
          </m:e>
          <m:sub>
            <m:r>
              <w:ins w:id="3298" w:author="Στάθης Καπ" w:date="2023-02-14T23:08:00Z">
                <w:rPr>
                  <w:rFonts w:ascii="Cambria Math" w:hAnsi="Cambria Math"/>
                  <w:lang w:val="el-GR"/>
                </w:rPr>
                <m:t>g</m:t>
              </w:ins>
            </m:r>
            <m:r>
              <w:ins w:id="3299" w:author="Στάθης Καπ" w:date="2023-02-07T19:19:00Z">
                <w:rPr>
                  <w:rFonts w:ascii="Cambria Math" w:hAnsi="Cambria Math"/>
                  <w:lang w:val="el-GR"/>
                </w:rPr>
                <m:t>'</m:t>
              </w:ins>
            </m:r>
          </m:sub>
        </m:sSub>
        <m:r>
          <w:ins w:id="3300" w:author="Στάθης Καπ" w:date="2023-02-07T19:19:00Z">
            <w:rPr>
              <w:rFonts w:ascii="Cambria Math" w:hAnsi="Cambria Math"/>
              <w:lang w:val="el-GR"/>
            </w:rPr>
            <m:t>=</m:t>
          </w:ins>
        </m:r>
        <m:r>
          <w:ins w:id="3301" w:author="Στάθης Καπ" w:date="2023-02-15T00:46:00Z">
            <w:rPr>
              <w:rFonts w:ascii="Cambria Math" w:eastAsiaTheme="minorEastAsia" w:hAnsi="Cambria Math"/>
            </w:rPr>
            <m:t>timeWindo</m:t>
          </w:ins>
        </m:r>
        <m:sSub>
          <m:sSubPr>
            <m:ctrlPr>
              <w:ins w:id="3302" w:author="Στάθης Καπ" w:date="2023-02-15T00:46:00Z">
                <w:rPr>
                  <w:rFonts w:ascii="Cambria Math" w:eastAsiaTheme="minorEastAsia" w:hAnsi="Cambria Math"/>
                  <w:i/>
                </w:rPr>
              </w:ins>
            </m:ctrlPr>
          </m:sSubPr>
          <m:e>
            <m:r>
              <w:ins w:id="3303" w:author="Στάθης Καπ" w:date="2023-02-15T00:46:00Z">
                <w:rPr>
                  <w:rFonts w:ascii="Cambria Math" w:eastAsiaTheme="minorEastAsia" w:hAnsi="Cambria Math"/>
                </w:rPr>
                <m:t>w</m:t>
              </w:ins>
            </m:r>
          </m:e>
          <m:sub>
            <m:r>
              <w:ins w:id="3304" w:author="Στάθης Καπ" w:date="2023-02-15T00:52:00Z">
                <w:rPr>
                  <w:rFonts w:ascii="Cambria Math" w:eastAsiaTheme="minorEastAsia" w:hAnsi="Cambria Math"/>
                </w:rPr>
                <m:t>b</m:t>
              </w:ins>
            </m:r>
          </m:sub>
        </m:sSub>
      </m:oMath>
    </w:p>
    <w:p w14:paraId="0BB6E811" w14:textId="38E31EB2" w:rsidR="00E13916" w:rsidRPr="00E13916" w:rsidRDefault="00B72BFC" w:rsidP="00E13916">
      <w:pPr>
        <w:jc w:val="center"/>
        <w:rPr>
          <w:ins w:id="3305" w:author="Στάθης Καπ" w:date="2023-02-02T18:14:00Z"/>
          <w:lang w:val="el-GR"/>
        </w:rPr>
      </w:pPr>
      <w:ins w:id="3306" w:author="Στάθης Καπ" w:date="2023-02-15T01:28:00Z">
        <w:r>
          <w:rPr>
            <w:noProof/>
          </w:rPr>
          <w:lastRenderedPageBreak/>
          <w:drawing>
            <wp:inline distT="0" distB="0" distL="0" distR="0" wp14:anchorId="7C1D70FF" wp14:editId="1084DAC7">
              <wp:extent cx="4133850" cy="11906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3850" cy="1190625"/>
                      </a:xfrm>
                      <a:prstGeom prst="rect">
                        <a:avLst/>
                      </a:prstGeom>
                    </pic:spPr>
                  </pic:pic>
                </a:graphicData>
              </a:graphic>
            </wp:inline>
          </w:drawing>
        </w:r>
      </w:ins>
    </w:p>
    <w:p w14:paraId="5825DF6E" w14:textId="35BB196F" w:rsidR="00077492" w:rsidRDefault="00417CCE" w:rsidP="00302E72">
      <w:pPr>
        <w:rPr>
          <w:ins w:id="3307" w:author="Στάθης Καπ" w:date="2023-02-15T00:50:00Z"/>
          <w:lang w:val="el-GR"/>
        </w:rPr>
      </w:pPr>
      <w:ins w:id="3308" w:author="Στάθης Καπ" w:date="2023-02-07T19:26:00Z">
        <w:r>
          <w:rPr>
            <w:lang w:val="el-GR"/>
          </w:rPr>
          <w:t>Εφόσον</w:t>
        </w:r>
      </w:ins>
      <w:ins w:id="3309" w:author="Στάθης Καπ" w:date="2023-02-07T19:27:00Z">
        <w:r w:rsidRPr="00417CCE">
          <w:rPr>
            <w:lang w:val="el-GR"/>
            <w:rPrChange w:id="3310" w:author="Στάθης Καπ" w:date="2023-02-07T19:28:00Z">
              <w:rPr/>
            </w:rPrChange>
          </w:rPr>
          <w:t xml:space="preserve"> </w:t>
        </w:r>
      </w:ins>
      <w:ins w:id="3311" w:author="Στάθης Καπ" w:date="2023-02-07T19:28:00Z">
        <w:r>
          <w:rPr>
            <w:lang w:val="el-GR"/>
          </w:rPr>
          <w:t>για την ώρα αναχώρησης</w:t>
        </w:r>
      </w:ins>
      <w:ins w:id="3312" w:author="Στάθης Καπ" w:date="2023-02-07T19:29:00Z">
        <w:r>
          <w:rPr>
            <w:lang w:val="el-GR"/>
          </w:rPr>
          <w:t xml:space="preserve"> του </w:t>
        </w:r>
      </w:ins>
      <w:ins w:id="3313" w:author="Στάθης Καπ" w:date="2023-02-14T23:08:00Z">
        <w:r w:rsidR="00FB12EA">
          <w:t>g</w:t>
        </w:r>
      </w:ins>
      <w:ins w:id="3314" w:author="Στάθης Καπ" w:date="2023-02-07T19:29:00Z">
        <w:r w:rsidRPr="00417CCE">
          <w:rPr>
            <w:lang w:val="el-GR"/>
            <w:rPrChange w:id="3315" w:author="Στάθης Καπ" w:date="2023-02-07T19:29:00Z">
              <w:rPr/>
            </w:rPrChange>
          </w:rPr>
          <w:t>’</w:t>
        </w:r>
      </w:ins>
      <w:ins w:id="3316" w:author="Στάθης Καπ" w:date="2023-02-07T19:28:00Z">
        <w:r>
          <w:rPr>
            <w:lang w:val="el-GR"/>
          </w:rPr>
          <w:t xml:space="preserve"> έχει</w:t>
        </w:r>
      </w:ins>
      <w:ins w:id="3317" w:author="Στάθης Καπ" w:date="2023-02-07T19:27:00Z">
        <w:r>
          <w:rPr>
            <w:lang w:val="el-GR"/>
          </w:rPr>
          <w:t xml:space="preserve"> οριστ</w:t>
        </w:r>
      </w:ins>
      <w:ins w:id="3318" w:author="Στάθης Καπ" w:date="2023-02-07T19:28:00Z">
        <w:r>
          <w:rPr>
            <w:lang w:val="el-GR"/>
          </w:rPr>
          <w:t xml:space="preserve">εί πως </w:t>
        </w:r>
      </w:ins>
      <m:oMath>
        <m:r>
          <w:ins w:id="3319" w:author="Στάθης Καπ" w:date="2023-02-07T19:28:00Z">
            <w:rPr>
              <w:rFonts w:ascii="Cambria Math" w:hAnsi="Cambria Math"/>
              <w:lang w:val="el-GR"/>
            </w:rPr>
            <m:t>depTim</m:t>
          </w:ins>
        </m:r>
        <m:sSub>
          <m:sSubPr>
            <m:ctrlPr>
              <w:ins w:id="3320" w:author="Στάθης Καπ" w:date="2023-02-07T19:28:00Z">
                <w:rPr>
                  <w:rFonts w:ascii="Cambria Math" w:hAnsi="Cambria Math"/>
                  <w:i/>
                  <w:lang w:val="el-GR"/>
                </w:rPr>
              </w:ins>
            </m:ctrlPr>
          </m:sSubPr>
          <m:e>
            <m:r>
              <w:ins w:id="3321" w:author="Στάθης Καπ" w:date="2023-02-07T19:28:00Z">
                <w:rPr>
                  <w:rFonts w:ascii="Cambria Math" w:hAnsi="Cambria Math"/>
                  <w:lang w:val="el-GR"/>
                </w:rPr>
                <m:t>e</m:t>
              </w:ins>
            </m:r>
          </m:e>
          <m:sub>
            <m:r>
              <w:ins w:id="3322" w:author="Στάθης Καπ" w:date="2023-02-14T23:08:00Z">
                <w:rPr>
                  <w:rFonts w:ascii="Cambria Math" w:hAnsi="Cambria Math"/>
                  <w:lang w:val="el-GR"/>
                </w:rPr>
                <m:t>g</m:t>
              </w:ins>
            </m:r>
            <m:r>
              <w:ins w:id="3323" w:author="Στάθης Καπ" w:date="2023-02-07T19:28:00Z">
                <w:rPr>
                  <w:rFonts w:ascii="Cambria Math" w:hAnsi="Cambria Math"/>
                  <w:lang w:val="el-GR"/>
                </w:rPr>
                <m:t>'</m:t>
              </w:ins>
            </m:r>
          </m:sub>
        </m:sSub>
        <m:r>
          <w:ins w:id="3324" w:author="Στάθης Καπ" w:date="2023-02-07T19:28:00Z">
            <w:rPr>
              <w:rFonts w:ascii="Cambria Math" w:hAnsi="Cambria Math"/>
              <w:lang w:val="el-GR"/>
            </w:rPr>
            <m:t>=</m:t>
          </w:ins>
        </m:r>
        <m:r>
          <w:ins w:id="3325" w:author="Στάθης Καπ" w:date="2023-02-15T00:48:00Z">
            <w:rPr>
              <w:rFonts w:ascii="Cambria Math" w:hAnsi="Cambria Math"/>
              <w:lang w:val="el-GR"/>
            </w:rPr>
            <m:t>timeWindo</m:t>
          </w:ins>
        </m:r>
        <m:sSub>
          <m:sSubPr>
            <m:ctrlPr>
              <w:ins w:id="3326" w:author="Στάθης Καπ" w:date="2023-02-15T00:48:00Z">
                <w:rPr>
                  <w:rFonts w:ascii="Cambria Math" w:hAnsi="Cambria Math"/>
                  <w:i/>
                  <w:lang w:val="el-GR"/>
                </w:rPr>
              </w:ins>
            </m:ctrlPr>
          </m:sSubPr>
          <m:e>
            <m:r>
              <w:ins w:id="3327" w:author="Στάθης Καπ" w:date="2023-02-15T00:48:00Z">
                <w:rPr>
                  <w:rFonts w:ascii="Cambria Math" w:hAnsi="Cambria Math"/>
                  <w:lang w:val="el-GR"/>
                </w:rPr>
                <m:t>w</m:t>
              </w:ins>
            </m:r>
          </m:e>
          <m:sub>
            <m:r>
              <w:ins w:id="3328" w:author="Στάθης Καπ" w:date="2023-02-15T00:48:00Z">
                <w:rPr>
                  <w:rFonts w:ascii="Cambria Math" w:hAnsi="Cambria Math"/>
                  <w:lang w:val="el-GR"/>
                </w:rPr>
                <m:t>B</m:t>
              </w:ins>
            </m:r>
          </m:sub>
        </m:sSub>
        <m:r>
          <w:ins w:id="3329" w:author="Στάθης Καπ" w:date="2023-02-07T19:28:00Z">
            <w:rPr>
              <w:rFonts w:ascii="Cambria Math" w:hAnsi="Cambria Math"/>
              <w:lang w:val="el-GR"/>
            </w:rPr>
            <m:t>.openTime</m:t>
          </w:ins>
        </m:r>
      </m:oMath>
      <w:ins w:id="3330" w:author="Στάθης Καπ" w:date="2023-02-07T19:28:00Z">
        <w:r>
          <w:rPr>
            <w:lang w:val="el-GR"/>
          </w:rPr>
          <w:t xml:space="preserve"> </w:t>
        </w:r>
      </w:ins>
      <w:ins w:id="3331" w:author="Στάθης Καπ" w:date="2023-02-07T19:29:00Z">
        <w:r>
          <w:rPr>
            <w:lang w:val="el-GR"/>
          </w:rPr>
          <w:t xml:space="preserve">, η εισαγωγή του </w:t>
        </w:r>
      </w:ins>
      <w:ins w:id="3332" w:author="Στάθης Καπ" w:date="2023-02-14T23:08:00Z">
        <w:r w:rsidR="00FB12EA">
          <w:t>g</w:t>
        </w:r>
      </w:ins>
      <w:ins w:id="3333" w:author="Στάθης Καπ" w:date="2023-02-07T19:29:00Z">
        <w:r w:rsidRPr="00417CCE">
          <w:rPr>
            <w:lang w:val="el-GR"/>
            <w:rPrChange w:id="3334" w:author="Στάθης Καπ" w:date="2023-02-07T19:29:00Z">
              <w:rPr/>
            </w:rPrChange>
          </w:rPr>
          <w:t>’</w:t>
        </w:r>
        <w:r>
          <w:rPr>
            <w:lang w:val="el-GR"/>
          </w:rPr>
          <w:t xml:space="preserve"> δεν παραβιάζει </w:t>
        </w:r>
      </w:ins>
      <w:ins w:id="3335" w:author="Στάθης Καπ" w:date="2023-02-07T19:32:00Z">
        <w:r w:rsidR="000B4428">
          <w:rPr>
            <w:lang w:val="el-GR"/>
          </w:rPr>
          <w:t>το χρονικό του παράθυρο</w:t>
        </w:r>
      </w:ins>
      <w:ins w:id="3336" w:author="Στάθης Καπ" w:date="2023-02-07T19:29:00Z">
        <w:r>
          <w:rPr>
            <w:lang w:val="el-GR"/>
          </w:rPr>
          <w:t>. Παρ’</w:t>
        </w:r>
      </w:ins>
      <w:ins w:id="3337" w:author="Στάθης Καπ" w:date="2023-02-07T19:30:00Z">
        <w:r w:rsidR="00DE61A6">
          <w:rPr>
            <w:lang w:val="el-GR"/>
          </w:rPr>
          <w:t xml:space="preserve"> </w:t>
        </w:r>
      </w:ins>
      <w:ins w:id="3338" w:author="Στάθης Καπ" w:date="2023-02-07T19:29:00Z">
        <w:r>
          <w:rPr>
            <w:lang w:val="el-GR"/>
          </w:rPr>
          <w:t xml:space="preserve">όλα αυτά πρέπει να εξεταστεί εάν η εισαγωγή του </w:t>
        </w:r>
      </w:ins>
      <w:ins w:id="3339" w:author="Στάθης Καπ" w:date="2023-02-14T23:08:00Z">
        <w:r w:rsidR="00FB12EA">
          <w:t>g</w:t>
        </w:r>
      </w:ins>
      <w:ins w:id="3340" w:author="Στάθης Καπ" w:date="2023-02-07T19:29:00Z">
        <w:r w:rsidRPr="00417CCE">
          <w:rPr>
            <w:lang w:val="el-GR"/>
            <w:rPrChange w:id="3341" w:author="Στάθης Καπ" w:date="2023-02-07T19:29:00Z">
              <w:rPr/>
            </w:rPrChange>
          </w:rPr>
          <w:t>’</w:t>
        </w:r>
        <w:r>
          <w:rPr>
            <w:lang w:val="el-GR"/>
          </w:rPr>
          <w:t xml:space="preserve"> προκαλεί κάποιο </w:t>
        </w:r>
      </w:ins>
      <w:ins w:id="3342" w:author="Στάθης Καπ" w:date="2023-02-07T19:30:00Z">
        <w:r>
          <w:rPr>
            <w:lang w:val="el-GR"/>
          </w:rPr>
          <w:t xml:space="preserve">πρόβλημα στη συνέχεια της διαδρομής. </w:t>
        </w:r>
        <w:r w:rsidR="000B4428">
          <w:rPr>
            <w:lang w:val="el-GR"/>
          </w:rPr>
          <w:t>Εάν όντως προκαλεί, αφαιρείται ο πρώτος αμέσως επόμενος κ</w:t>
        </w:r>
      </w:ins>
      <w:ins w:id="3343" w:author="Στάθης Καπ" w:date="2023-02-07T19:31:00Z">
        <w:r w:rsidR="000B4428">
          <w:rPr>
            <w:lang w:val="el-GR"/>
          </w:rPr>
          <w:t xml:space="preserve">όμβος της διαδρομής, </w:t>
        </w:r>
      </w:ins>
      <w:ins w:id="3344" w:author="Στάθης Καπ" w:date="2023-02-14T23:09:00Z">
        <w:r w:rsidR="00FB12EA">
          <w:rPr>
            <w:lang w:val="el-GR"/>
          </w:rPr>
          <w:t xml:space="preserve">δηλαδή </w:t>
        </w:r>
      </w:ins>
      <w:ins w:id="3345" w:author="Στάθης Καπ" w:date="2023-02-07T19:31:00Z">
        <w:r w:rsidR="000B4428">
          <w:rPr>
            <w:lang w:val="el-GR"/>
          </w:rPr>
          <w:t xml:space="preserve">στο συγκεκριμένο παράδειγμα ο κόμβος </w:t>
        </w:r>
      </w:ins>
      <w:ins w:id="3346" w:author="Στάθης Καπ" w:date="2023-02-15T00:46:00Z">
        <w:r w:rsidR="001F58A2">
          <w:t>b</w:t>
        </w:r>
      </w:ins>
      <w:ins w:id="3347" w:author="Στάθης Καπ" w:date="2023-02-07T19:31:00Z">
        <w:r w:rsidR="000B4428" w:rsidRPr="000B4428">
          <w:rPr>
            <w:lang w:val="el-GR"/>
            <w:rPrChange w:id="3348" w:author="Στάθης Καπ" w:date="2023-02-07T19:31:00Z">
              <w:rPr/>
            </w:rPrChange>
          </w:rPr>
          <w:t xml:space="preserve">. </w:t>
        </w:r>
      </w:ins>
    </w:p>
    <w:p w14:paraId="65CB8E8A" w14:textId="47FDDD58" w:rsidR="005F016D" w:rsidRDefault="005F016D" w:rsidP="00F15CB9">
      <w:pPr>
        <w:jc w:val="center"/>
        <w:rPr>
          <w:ins w:id="3349" w:author="Στάθης Καπ" w:date="2023-02-07T19:40:00Z"/>
          <w:lang w:val="el-GR"/>
        </w:rPr>
        <w:pPrChange w:id="3350" w:author="Στάθης Καπ" w:date="2023-02-15T00:50:00Z">
          <w:pPr/>
        </w:pPrChange>
      </w:pPr>
      <w:ins w:id="3351" w:author="Στάθης Καπ" w:date="2023-02-15T00:50:00Z">
        <w:r>
          <w:rPr>
            <w:noProof/>
          </w:rPr>
          <w:drawing>
            <wp:inline distT="0" distB="0" distL="0" distR="0" wp14:anchorId="7121531B" wp14:editId="267E205B">
              <wp:extent cx="3638550" cy="1171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8550" cy="1171575"/>
                      </a:xfrm>
                      <a:prstGeom prst="rect">
                        <a:avLst/>
                      </a:prstGeom>
                    </pic:spPr>
                  </pic:pic>
                </a:graphicData>
              </a:graphic>
            </wp:inline>
          </w:drawing>
        </w:r>
      </w:ins>
    </w:p>
    <w:p w14:paraId="66BFF53F" w14:textId="6FC5AD07" w:rsidR="00D619DD" w:rsidRDefault="000B4428" w:rsidP="00302E72">
      <w:pPr>
        <w:rPr>
          <w:ins w:id="3352" w:author="Στάθης Καπ" w:date="2023-02-07T20:42:00Z"/>
          <w:rFonts w:eastAsiaTheme="minorEastAsia"/>
          <w:lang w:val="el-GR"/>
        </w:rPr>
      </w:pPr>
      <w:ins w:id="3353" w:author="Στάθης Καπ" w:date="2023-02-07T19:31:00Z">
        <w:r>
          <w:rPr>
            <w:lang w:val="el-GR"/>
          </w:rPr>
          <w:t xml:space="preserve">Αυτό θα συνεχιστεί μέχρι να είναι έγκυρη η διαδρομή </w:t>
        </w:r>
      </w:ins>
      <m:oMath>
        <m:r>
          <w:ins w:id="3354" w:author="Στάθης Καπ" w:date="2023-02-07T19:31:00Z">
            <w:rPr>
              <w:rFonts w:ascii="Cambria Math" w:hAnsi="Cambria Math"/>
              <w:lang w:val="el-GR"/>
            </w:rPr>
            <m:t>Wal</m:t>
          </w:ins>
        </m:r>
        <m:sSub>
          <m:sSubPr>
            <m:ctrlPr>
              <w:ins w:id="3355" w:author="Στάθης Καπ" w:date="2023-02-07T19:31:00Z">
                <w:rPr>
                  <w:rFonts w:ascii="Cambria Math" w:hAnsi="Cambria Math"/>
                  <w:i/>
                  <w:lang w:val="el-GR"/>
                </w:rPr>
              </w:ins>
            </m:ctrlPr>
          </m:sSubPr>
          <m:e>
            <m:r>
              <w:ins w:id="3356" w:author="Στάθης Καπ" w:date="2023-02-07T19:31:00Z">
                <w:rPr>
                  <w:rFonts w:ascii="Cambria Math" w:hAnsi="Cambria Math"/>
                  <w:lang w:val="el-GR"/>
                </w:rPr>
                <m:t>k</m:t>
              </w:ins>
            </m:r>
          </m:e>
          <m:sub>
            <m:r>
              <w:ins w:id="3357" w:author="Στάθης Καπ" w:date="2023-02-07T19:31:00Z">
                <w:rPr>
                  <w:rFonts w:ascii="Cambria Math" w:hAnsi="Cambria Math"/>
                  <w:lang w:val="el-GR"/>
                </w:rPr>
                <m:t>B</m:t>
              </w:ins>
            </m:r>
          </m:sub>
        </m:sSub>
      </m:oMath>
      <w:ins w:id="3358" w:author="Στάθης Καπ" w:date="2023-02-07T19:31:00Z">
        <w:r>
          <w:rPr>
            <w:rFonts w:eastAsiaTheme="minorEastAsia"/>
            <w:lang w:val="el-GR"/>
          </w:rPr>
          <w:t xml:space="preserve"> μ</w:t>
        </w:r>
      </w:ins>
      <w:ins w:id="3359" w:author="Στάθης Καπ" w:date="2023-02-07T19:32:00Z">
        <w:r>
          <w:rPr>
            <w:rFonts w:eastAsiaTheme="minorEastAsia"/>
            <w:lang w:val="el-GR"/>
          </w:rPr>
          <w:t xml:space="preserve">ε την εισαγωγή του </w:t>
        </w:r>
      </w:ins>
      <w:ins w:id="3360" w:author="Στάθης Καπ" w:date="2023-02-14T23:09:00Z">
        <w:r w:rsidR="00FB12EA">
          <w:rPr>
            <w:rFonts w:eastAsiaTheme="minorEastAsia"/>
          </w:rPr>
          <w:t>g</w:t>
        </w:r>
      </w:ins>
      <w:ins w:id="3361" w:author="Στάθης Καπ" w:date="2023-02-07T19:32:00Z">
        <w:r w:rsidRPr="000B4428">
          <w:rPr>
            <w:rFonts w:eastAsiaTheme="minorEastAsia"/>
            <w:lang w:val="el-GR"/>
            <w:rPrChange w:id="3362" w:author="Στάθης Καπ" w:date="2023-02-07T19:32:00Z">
              <w:rPr>
                <w:rFonts w:eastAsiaTheme="minorEastAsia"/>
              </w:rPr>
            </w:rPrChange>
          </w:rPr>
          <w:t>’.</w:t>
        </w:r>
      </w:ins>
      <w:ins w:id="3363" w:author="Στάθης Καπ" w:date="2023-02-07T19:35:00Z">
        <w:r>
          <w:rPr>
            <w:rFonts w:eastAsiaTheme="minorEastAsia"/>
            <w:lang w:val="el-GR"/>
          </w:rPr>
          <w:t xml:space="preserve"> </w:t>
        </w:r>
      </w:ins>
      <w:ins w:id="3364" w:author="Στάθης Καπ" w:date="2023-02-15T01:21:00Z">
        <w:r w:rsidR="00353FEE">
          <w:rPr>
            <w:rFonts w:eastAsiaTheme="minorEastAsia"/>
          </w:rPr>
          <w:t>H</w:t>
        </w:r>
        <w:r w:rsidR="00353FEE" w:rsidRPr="00353FEE">
          <w:rPr>
            <w:rFonts w:eastAsiaTheme="minorEastAsia"/>
            <w:lang w:val="el-GR"/>
            <w:rPrChange w:id="3365" w:author="Στάθης Καπ" w:date="2023-02-15T01:22:00Z">
              <w:rPr>
                <w:rFonts w:eastAsiaTheme="minorEastAsia"/>
              </w:rPr>
            </w:rPrChange>
          </w:rPr>
          <w:t xml:space="preserve"> </w:t>
        </w:r>
        <w:r w:rsidR="00353FEE">
          <w:rPr>
            <w:rFonts w:eastAsiaTheme="minorEastAsia"/>
            <w:lang w:val="el-GR"/>
          </w:rPr>
          <w:t>διαδικασία αυτή θα επαναληφθεί για τη διαδρομή</w:t>
        </w:r>
      </w:ins>
      <w:ins w:id="3366" w:author="Στάθης Καπ" w:date="2023-02-15T01:22:00Z">
        <w:r w:rsidR="00353FEE" w:rsidRPr="00353FEE">
          <w:rPr>
            <w:rFonts w:eastAsiaTheme="minorEastAsia"/>
            <w:lang w:val="el-GR"/>
            <w:rPrChange w:id="3367" w:author="Στάθης Καπ" w:date="2023-02-15T01:22:00Z">
              <w:rPr>
                <w:rFonts w:eastAsiaTheme="minorEastAsia"/>
              </w:rPr>
            </w:rPrChange>
          </w:rPr>
          <w:t xml:space="preserve"> </w:t>
        </w:r>
      </w:ins>
      <m:oMath>
        <m:sSub>
          <m:sSubPr>
            <m:ctrlPr>
              <w:ins w:id="3368" w:author="Στάθης Καπ" w:date="2023-02-15T01:22:00Z">
                <w:rPr>
                  <w:rFonts w:ascii="Cambria Math" w:eastAsiaTheme="minorEastAsia" w:hAnsi="Cambria Math"/>
                  <w:i/>
                  <w:lang w:val="el-GR"/>
                </w:rPr>
              </w:ins>
            </m:ctrlPr>
          </m:sSubPr>
          <m:e>
            <m:r>
              <w:ins w:id="3369" w:author="Στάθης Καπ" w:date="2023-02-15T01:22:00Z">
                <w:rPr>
                  <w:rFonts w:ascii="Cambria Math" w:eastAsiaTheme="minorEastAsia" w:hAnsi="Cambria Math"/>
                  <w:lang w:val="el-GR"/>
                </w:rPr>
                <m:t>w</m:t>
              </w:ins>
            </m:r>
          </m:e>
          <m:sub>
            <m:r>
              <w:ins w:id="3370" w:author="Στάθης Καπ" w:date="2023-02-15T01:22:00Z">
                <w:rPr>
                  <w:rFonts w:ascii="Cambria Math" w:eastAsiaTheme="minorEastAsia" w:hAnsi="Cambria Math"/>
                  <w:lang w:val="el-GR"/>
                </w:rPr>
                <m:t>b</m:t>
              </w:ins>
            </m:r>
          </m:sub>
        </m:sSub>
      </m:oMath>
      <w:ins w:id="3371" w:author="Στάθης Καπ" w:date="2023-02-15T01:22:00Z">
        <w:r w:rsidR="00353FEE" w:rsidRPr="00353FEE">
          <w:rPr>
            <w:rFonts w:eastAsiaTheme="minorEastAsia"/>
            <w:lang w:val="el-GR"/>
            <w:rPrChange w:id="3372" w:author="Στάθης Καπ" w:date="2023-02-15T01:22:00Z">
              <w:rPr>
                <w:rFonts w:eastAsiaTheme="minorEastAsia"/>
              </w:rPr>
            </w:rPrChange>
          </w:rPr>
          <w:t>.</w:t>
        </w:r>
      </w:ins>
      <w:ins w:id="3373" w:author="Στάθης Καπ" w:date="2023-02-15T01:28:00Z">
        <w:r w:rsidR="006C401B" w:rsidRPr="006C401B">
          <w:rPr>
            <w:rFonts w:eastAsiaTheme="minorEastAsia"/>
            <w:lang w:val="el-GR"/>
            <w:rPrChange w:id="3374" w:author="Στάθης Καπ" w:date="2023-02-15T01:28:00Z">
              <w:rPr>
                <w:rFonts w:eastAsiaTheme="minorEastAsia"/>
              </w:rPr>
            </w:rPrChange>
          </w:rPr>
          <w:t xml:space="preserve"> </w:t>
        </w:r>
      </w:ins>
      <w:ins w:id="3375" w:author="Στάθης Καπ" w:date="2023-02-07T19:35:00Z">
        <w:r>
          <w:rPr>
            <w:rFonts w:eastAsiaTheme="minorEastAsia"/>
            <w:lang w:val="el-GR"/>
          </w:rPr>
          <w:t>Ακόμα και αν αφαιρεθούν όλοι οι</w:t>
        </w:r>
      </w:ins>
      <w:ins w:id="3376" w:author="Στάθης Καπ" w:date="2023-02-15T01:22:00Z">
        <w:r w:rsidR="00353FEE">
          <w:rPr>
            <w:rFonts w:eastAsiaTheme="minorEastAsia"/>
            <w:lang w:val="el-GR"/>
          </w:rPr>
          <w:t xml:space="preserve"> κόμβοι από μία διαδρομή και μείνει μόνο ο </w:t>
        </w:r>
      </w:ins>
      <w:ins w:id="3377" w:author="Στάθης Καπ" w:date="2023-02-15T01:23:00Z">
        <w:r w:rsidR="00353FEE">
          <w:rPr>
            <w:rFonts w:eastAsiaTheme="minorEastAsia"/>
            <w:lang w:val="el-GR"/>
          </w:rPr>
          <w:t>ουδέτερος κόμβος του προηγούμενου διαστήματος</w:t>
        </w:r>
      </w:ins>
      <w:ins w:id="3378" w:author="Στάθης Καπ" w:date="2023-02-07T19:35:00Z">
        <w:r w:rsidRPr="000B4428">
          <w:rPr>
            <w:rFonts w:eastAsiaTheme="minorEastAsia"/>
            <w:lang w:val="el-GR"/>
            <w:rPrChange w:id="3379" w:author="Στάθης Καπ" w:date="2023-02-07T19:35:00Z">
              <w:rPr>
                <w:rFonts w:eastAsiaTheme="minorEastAsia"/>
              </w:rPr>
            </w:rPrChange>
          </w:rPr>
          <w:t>,</w:t>
        </w:r>
      </w:ins>
      <w:ins w:id="3380" w:author="Στάθης Καπ" w:date="2023-02-15T01:23:00Z">
        <w:r w:rsidR="00353FEE">
          <w:rPr>
            <w:rFonts w:eastAsiaTheme="minorEastAsia"/>
            <w:lang w:val="el-GR"/>
          </w:rPr>
          <w:t xml:space="preserve"> ο αλγόριθμος μπορεί να το διαχειριστεί </w:t>
        </w:r>
      </w:ins>
      <w:ins w:id="3381" w:author="Στάθης Καπ" w:date="2023-02-14T23:10:00Z">
        <w:r w:rsidR="00A13208">
          <w:rPr>
            <w:rFonts w:eastAsiaTheme="minorEastAsia"/>
            <w:lang w:val="el-GR"/>
          </w:rPr>
          <w:t>καθώς όπως αναφέρθηκε και στην υποενότητα 4.3.1, εξετά</w:t>
        </w:r>
      </w:ins>
      <w:ins w:id="3382" w:author="Στάθης Καπ" w:date="2023-02-14T23:11:00Z">
        <w:r w:rsidR="00A13208">
          <w:rPr>
            <w:rFonts w:eastAsiaTheme="minorEastAsia"/>
            <w:lang w:val="el-GR"/>
          </w:rPr>
          <w:t xml:space="preserve">ζεται ακόμα και η </w:t>
        </w:r>
      </w:ins>
      <w:ins w:id="3383" w:author="Στάθης Καπ" w:date="2023-02-14T23:12:00Z">
        <w:r w:rsidR="00A13208">
          <w:rPr>
            <w:rFonts w:eastAsiaTheme="minorEastAsia"/>
            <w:lang w:val="el-GR"/>
          </w:rPr>
          <w:t xml:space="preserve">θέση μετά τον τελευταίο κόμβο ως θέση εισαγωγής. </w:t>
        </w:r>
      </w:ins>
      <w:ins w:id="3384" w:author="Στάθης Καπ" w:date="2023-02-14T23:10:00Z">
        <w:r w:rsidR="00A13208">
          <w:rPr>
            <w:rFonts w:eastAsiaTheme="minorEastAsia"/>
            <w:lang w:val="el-GR"/>
          </w:rPr>
          <w:t xml:space="preserve">Οπότε ο ελάχιστος αριθμός κόμβων που </w:t>
        </w:r>
      </w:ins>
      <w:ins w:id="3385" w:author="Στάθης Καπ" w:date="2023-02-15T01:17:00Z">
        <w:r w:rsidR="00FF1BC7">
          <w:rPr>
            <w:rFonts w:eastAsiaTheme="minorEastAsia"/>
            <w:lang w:val="el-GR"/>
          </w:rPr>
          <w:t>μπορεί</w:t>
        </w:r>
      </w:ins>
      <w:ins w:id="3386" w:author="Στάθης Καπ" w:date="2023-02-14T23:10:00Z">
        <w:r w:rsidR="00A13208">
          <w:rPr>
            <w:rFonts w:eastAsiaTheme="minorEastAsia"/>
            <w:lang w:val="el-GR"/>
          </w:rPr>
          <w:t xml:space="preserve"> να έχει μια διαδρομή είναι 1.</w:t>
        </w:r>
      </w:ins>
      <w:del w:id="3387" w:author="Στάθης Καπ" w:date="2023-02-01T06:01:00Z">
        <w:r w:rsidR="004D7D74" w:rsidRPr="00302E72">
          <w:rPr>
            <w:lang w:val="el-GR"/>
          </w:rPr>
          <w:delText>αυτή να μην παραβιάζει κάποιον</w:delText>
        </w:r>
      </w:del>
      <w:del w:id="3388" w:author="Στάθης Καπ" w:date="2023-02-02T18:19:00Z">
        <w:r w:rsidR="004D7D74" w:rsidRPr="00302E72" w:rsidDel="00CF30DC">
          <w:rPr>
            <w:lang w:val="el-GR"/>
          </w:rPr>
          <w:delText xml:space="preserve"> από τους </w:delText>
        </w:r>
      </w:del>
    </w:p>
    <w:p w14:paraId="79C119CC" w14:textId="522432E2" w:rsidR="007006CD" w:rsidRDefault="00353FEE">
      <w:pPr>
        <w:jc w:val="center"/>
        <w:rPr>
          <w:ins w:id="3389" w:author="Στάθης Καπ" w:date="2023-02-07T19:40:00Z"/>
          <w:rFonts w:eastAsiaTheme="minorEastAsia"/>
          <w:lang w:val="el-GR"/>
        </w:rPr>
        <w:pPrChange w:id="3390" w:author="Στάθης Καπ" w:date="2023-02-07T20:42:00Z">
          <w:pPr/>
        </w:pPrChange>
      </w:pPr>
      <w:ins w:id="3391" w:author="Στάθης Καπ" w:date="2023-02-15T01:21:00Z">
        <w:r>
          <w:rPr>
            <w:noProof/>
          </w:rPr>
          <w:drawing>
            <wp:inline distT="0" distB="0" distL="0" distR="0" wp14:anchorId="51C0E83C" wp14:editId="709A215B">
              <wp:extent cx="3600450" cy="1200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0450" cy="1200150"/>
                      </a:xfrm>
                      <a:prstGeom prst="rect">
                        <a:avLst/>
                      </a:prstGeom>
                    </pic:spPr>
                  </pic:pic>
                </a:graphicData>
              </a:graphic>
            </wp:inline>
          </w:drawing>
        </w:r>
      </w:ins>
    </w:p>
    <w:p w14:paraId="31C508FF" w14:textId="448C3F11" w:rsidR="00DA2B79" w:rsidRPr="00D900FC" w:rsidRDefault="00077492" w:rsidP="00302E72">
      <w:pPr>
        <w:rPr>
          <w:ins w:id="3392" w:author="Στάθης Καπ" w:date="2023-02-07T20:59:00Z"/>
          <w:rFonts w:eastAsiaTheme="minorEastAsia"/>
          <w:lang w:val="el-GR"/>
        </w:rPr>
      </w:pPr>
      <w:ins w:id="3393" w:author="Στάθης Καπ" w:date="2023-02-07T19:40:00Z">
        <w:r>
          <w:rPr>
            <w:rFonts w:eastAsiaTheme="minorEastAsia"/>
            <w:lang w:val="el-GR"/>
          </w:rPr>
          <w:t xml:space="preserve">Αφότου τελειώσει αυτή η προεργασία στις διαδρομές του </w:t>
        </w:r>
      </w:ins>
      <w:ins w:id="3394" w:author="Στάθης Καπ" w:date="2023-02-07T20:42:00Z">
        <w:r w:rsidR="007006CD">
          <w:rPr>
            <w:rFonts w:eastAsiaTheme="minorEastAsia"/>
            <w:lang w:val="el-GR"/>
          </w:rPr>
          <w:t>προβλήματος</w:t>
        </w:r>
      </w:ins>
      <w:ins w:id="3395" w:author="Στάθης Καπ" w:date="2023-02-07T19:40:00Z">
        <w:r>
          <w:rPr>
            <w:rFonts w:eastAsiaTheme="minorEastAsia"/>
            <w:lang w:val="el-GR"/>
          </w:rPr>
          <w:t xml:space="preserve"> </w:t>
        </w:r>
      </w:ins>
      <w:ins w:id="3396" w:author="Στάθης Καπ" w:date="2023-02-07T19:41:00Z">
        <w:r>
          <w:rPr>
            <w:rFonts w:eastAsiaTheme="minorEastAsia"/>
            <w:lang w:val="el-GR"/>
          </w:rPr>
          <w:t xml:space="preserve">Β, </w:t>
        </w:r>
      </w:ins>
      <w:ins w:id="3397" w:author="Στάθης Καπ" w:date="2023-02-07T19:42:00Z">
        <w:r>
          <w:rPr>
            <w:rFonts w:eastAsiaTheme="minorEastAsia"/>
            <w:lang w:val="el-GR"/>
          </w:rPr>
          <w:t>ακολουθεί η διαδικασία της Τοπικής Αναζήτησης</w:t>
        </w:r>
      </w:ins>
      <w:ins w:id="3398" w:author="Στάθης Καπ" w:date="2023-02-15T01:17:00Z">
        <w:r w:rsidR="00FF1BC7">
          <w:rPr>
            <w:rFonts w:eastAsiaTheme="minorEastAsia"/>
            <w:lang w:val="el-GR"/>
          </w:rPr>
          <w:t xml:space="preserve"> από την οποία προκύπτουν δύο νέες διαδρομές για το </w:t>
        </w:r>
      </w:ins>
      <m:oMath>
        <m:r>
          <w:ins w:id="3399" w:author="Στάθης Καπ" w:date="2023-02-15T01:17:00Z">
            <w:rPr>
              <w:rFonts w:ascii="Cambria Math" w:eastAsiaTheme="minorEastAsia" w:hAnsi="Cambria Math"/>
              <w:lang w:val="el-GR"/>
            </w:rPr>
            <m:t>topt</m:t>
          </w:ins>
        </m:r>
        <m:sSub>
          <m:sSubPr>
            <m:ctrlPr>
              <w:ins w:id="3400" w:author="Στάθης Καπ" w:date="2023-02-15T01:17:00Z">
                <w:rPr>
                  <w:rFonts w:ascii="Cambria Math" w:eastAsiaTheme="minorEastAsia" w:hAnsi="Cambria Math"/>
                  <w:i/>
                  <w:lang w:val="el-GR"/>
                </w:rPr>
              </w:ins>
            </m:ctrlPr>
          </m:sSubPr>
          <m:e>
            <m:r>
              <w:ins w:id="3401" w:author="Στάθης Καπ" w:date="2023-02-15T01:17:00Z">
                <w:rPr>
                  <w:rFonts w:ascii="Cambria Math" w:eastAsiaTheme="minorEastAsia" w:hAnsi="Cambria Math"/>
                  <w:lang w:val="el-GR"/>
                </w:rPr>
                <m:t>w</m:t>
              </w:ins>
            </m:r>
          </m:e>
          <m:sub>
            <m:r>
              <w:ins w:id="3402" w:author="Στάθης Καπ" w:date="2023-02-15T01:17:00Z">
                <w:rPr>
                  <w:rFonts w:ascii="Cambria Math" w:eastAsiaTheme="minorEastAsia" w:hAnsi="Cambria Math"/>
                  <w:lang w:val="el-GR"/>
                </w:rPr>
                <m:t>b</m:t>
              </w:ins>
            </m:r>
          </m:sub>
        </m:sSub>
      </m:oMath>
      <w:ins w:id="3403" w:author="Στάθης Καπ" w:date="2023-02-15T01:17:00Z">
        <w:r w:rsidR="00D900FC" w:rsidRPr="00D900FC">
          <w:rPr>
            <w:rFonts w:eastAsiaTheme="minorEastAsia"/>
            <w:lang w:val="el-GR"/>
            <w:rPrChange w:id="3404" w:author="Στάθης Καπ" w:date="2023-02-15T01:17:00Z">
              <w:rPr>
                <w:rFonts w:eastAsiaTheme="minorEastAsia"/>
              </w:rPr>
            </w:rPrChange>
          </w:rPr>
          <w:t>.</w:t>
        </w:r>
      </w:ins>
    </w:p>
    <w:p w14:paraId="4944E33D" w14:textId="4C48B5E5" w:rsidR="00DA2B79" w:rsidRDefault="007224FB">
      <w:pPr>
        <w:jc w:val="center"/>
        <w:rPr>
          <w:ins w:id="3405" w:author="Στάθης Καπ" w:date="2023-02-07T20:59:00Z"/>
          <w:rFonts w:eastAsiaTheme="minorEastAsia"/>
          <w:lang w:val="el-GR"/>
        </w:rPr>
        <w:pPrChange w:id="3406" w:author="Στάθης Καπ" w:date="2023-02-07T21:01:00Z">
          <w:pPr/>
        </w:pPrChange>
      </w:pPr>
      <w:ins w:id="3407" w:author="Στάθης Καπ" w:date="2023-02-15T00:54:00Z">
        <w:r>
          <w:rPr>
            <w:noProof/>
          </w:rPr>
          <w:lastRenderedPageBreak/>
          <w:drawing>
            <wp:inline distT="0" distB="0" distL="0" distR="0" wp14:anchorId="1C7702D0" wp14:editId="1CB39944">
              <wp:extent cx="4276725" cy="11906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6725" cy="1190625"/>
                      </a:xfrm>
                      <a:prstGeom prst="rect">
                        <a:avLst/>
                      </a:prstGeom>
                    </pic:spPr>
                  </pic:pic>
                </a:graphicData>
              </a:graphic>
            </wp:inline>
          </w:drawing>
        </w:r>
      </w:ins>
    </w:p>
    <w:p w14:paraId="486B2F3C" w14:textId="1A686017" w:rsidR="00077492" w:rsidRDefault="00077492" w:rsidP="00302E72">
      <w:pPr>
        <w:rPr>
          <w:ins w:id="3408" w:author="Στάθης Καπ" w:date="2023-02-07T21:03:00Z"/>
          <w:rFonts w:eastAsiaTheme="minorEastAsia"/>
          <w:lang w:val="el-GR"/>
        </w:rPr>
      </w:pPr>
      <w:ins w:id="3409" w:author="Στάθης Καπ" w:date="2023-02-07T19:42:00Z">
        <w:r>
          <w:rPr>
            <w:rFonts w:eastAsiaTheme="minorEastAsia"/>
            <w:lang w:val="el-GR"/>
          </w:rPr>
          <w:t xml:space="preserve"> Όταν τελειώσει η Τοπική Αναζήτηση</w:t>
        </w:r>
      </w:ins>
      <w:ins w:id="3410" w:author="Στάθης Καπ" w:date="2023-02-07T19:43:00Z">
        <w:r>
          <w:rPr>
            <w:rFonts w:eastAsiaTheme="minorEastAsia"/>
            <w:lang w:val="el-GR"/>
          </w:rPr>
          <w:t xml:space="preserve">, αφαιρούνται οι αρχικοί </w:t>
        </w:r>
      </w:ins>
      <w:ins w:id="3411" w:author="Στάθης Καπ" w:date="2023-02-15T01:24:00Z">
        <w:r w:rsidR="00E75C87">
          <w:rPr>
            <w:rFonts w:eastAsiaTheme="minorEastAsia"/>
            <w:lang w:val="el-GR"/>
          </w:rPr>
          <w:t>κόμβοι</w:t>
        </w:r>
      </w:ins>
      <w:ins w:id="3412" w:author="Στάθης Καπ" w:date="2023-02-07T19:43:00Z">
        <w:r>
          <w:rPr>
            <w:rFonts w:eastAsiaTheme="minorEastAsia"/>
            <w:lang w:val="el-GR"/>
          </w:rPr>
          <w:t xml:space="preserve"> των διαδρομών</w:t>
        </w:r>
      </w:ins>
      <w:ins w:id="3413" w:author="Στάθης Καπ" w:date="2023-02-07T21:00:00Z">
        <w:r w:rsidR="00DA2B79">
          <w:rPr>
            <w:rFonts w:eastAsiaTheme="minorEastAsia"/>
            <w:lang w:val="el-GR"/>
          </w:rPr>
          <w:t xml:space="preserve"> και ενημερώνονται οι χρόνοι</w:t>
        </w:r>
      </w:ins>
      <w:ins w:id="3414" w:author="Στάθης Καπ" w:date="2023-02-15T01:29:00Z">
        <w:r w:rsidR="00DD5883">
          <w:rPr>
            <w:rFonts w:eastAsiaTheme="minorEastAsia"/>
            <w:lang w:val="el-GR"/>
          </w:rPr>
          <w:t xml:space="preserve"> όλων των κόμβων.</w:t>
        </w:r>
      </w:ins>
    </w:p>
    <w:p w14:paraId="60CE9357" w14:textId="7AF547F4" w:rsidR="00DA2B79" w:rsidRPr="00DA2B79" w:rsidRDefault="00D900FC">
      <w:pPr>
        <w:jc w:val="center"/>
        <w:rPr>
          <w:ins w:id="3415" w:author="Στάθης Καπ" w:date="2023-02-07T20:42:00Z"/>
          <w:rFonts w:eastAsiaTheme="minorEastAsia"/>
          <w:lang w:val="el-GR"/>
        </w:rPr>
        <w:pPrChange w:id="3416" w:author="Στάθης Καπ" w:date="2023-02-07T21:03:00Z">
          <w:pPr/>
        </w:pPrChange>
      </w:pPr>
      <w:ins w:id="3417" w:author="Στάθης Καπ" w:date="2023-02-15T01:19:00Z">
        <w:r>
          <w:rPr>
            <w:noProof/>
          </w:rPr>
          <w:drawing>
            <wp:inline distT="0" distB="0" distL="0" distR="0" wp14:anchorId="2ED652C7" wp14:editId="6F326EF0">
              <wp:extent cx="3781425" cy="12287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81425" cy="1228725"/>
                      </a:xfrm>
                      <a:prstGeom prst="rect">
                        <a:avLst/>
                      </a:prstGeom>
                    </pic:spPr>
                  </pic:pic>
                </a:graphicData>
              </a:graphic>
            </wp:inline>
          </w:drawing>
        </w:r>
      </w:ins>
    </w:p>
    <w:p w14:paraId="778827FA" w14:textId="0D54B7F7" w:rsidR="000B4428" w:rsidRDefault="000B4428">
      <w:pPr>
        <w:pStyle w:val="ListParagraph"/>
        <w:ind w:left="0"/>
        <w:rPr>
          <w:ins w:id="3418" w:author="Στάθης Καπ" w:date="2023-02-07T19:39:00Z"/>
          <w:rFonts w:eastAsiaTheme="minorEastAsia"/>
          <w:lang w:val="el-GR"/>
        </w:rPr>
        <w:pPrChange w:id="3419" w:author="Στάθης Καπ" w:date="2023-02-07T19:39:00Z">
          <w:pPr>
            <w:pStyle w:val="ListParagraph"/>
          </w:pPr>
        </w:pPrChange>
      </w:pPr>
      <w:ins w:id="3420" w:author="Στάθης Καπ" w:date="2023-02-07T19:39:00Z">
        <w:r>
          <w:rPr>
            <w:rFonts w:eastAsiaTheme="minorEastAsia"/>
            <w:lang w:val="el-GR"/>
          </w:rPr>
          <w:t xml:space="preserve">Υπενθυμίζεται πως είναι επιτρεπτές οι </w:t>
        </w:r>
      </w:ins>
      <w:ins w:id="3421" w:author="Στάθης Καπ" w:date="2023-02-07T21:02:00Z">
        <w:r w:rsidR="00DA2B79">
          <w:rPr>
            <w:rFonts w:eastAsiaTheme="minorEastAsia"/>
            <w:lang w:val="el-GR"/>
          </w:rPr>
          <w:t>αφίξεις</w:t>
        </w:r>
      </w:ins>
      <w:ins w:id="3422" w:author="Στάθης Καπ" w:date="2023-02-07T19:39:00Z">
        <w:r>
          <w:rPr>
            <w:rFonts w:eastAsiaTheme="minorEastAsia"/>
            <w:lang w:val="el-GR"/>
          </w:rPr>
          <w:t xml:space="preserve"> στους κόμβους πριν τα χρονικά τους παράθυρα αλλά όχι μετά. Οπότε, η ολίσθηση</w:t>
        </w:r>
        <w:r w:rsidRPr="00002525">
          <w:rPr>
            <w:rFonts w:eastAsiaTheme="minorEastAsia"/>
            <w:lang w:val="el-GR"/>
          </w:rPr>
          <w:t xml:space="preserve"> </w:t>
        </w:r>
        <w:r>
          <w:rPr>
            <w:rFonts w:eastAsiaTheme="minorEastAsia"/>
            <w:lang w:val="el-GR"/>
          </w:rPr>
          <w:t>των χρόνων άφιξης, αναχώρησης κ.λπ. των κόμβων προς τα πίσω δε μπορεί να δημιουργήσει μη έγκυρες διαδρομές.</w:t>
        </w:r>
      </w:ins>
    </w:p>
    <w:p w14:paraId="07810D1B" w14:textId="7CE08864" w:rsidR="00C873A9" w:rsidRPr="00785F50" w:rsidRDefault="00C873A9">
      <w:pPr>
        <w:rPr>
          <w:ins w:id="3423" w:author="Στάθης Καπ" w:date="2023-02-01T06:01:00Z"/>
          <w:rFonts w:eastAsiaTheme="minorEastAsia"/>
          <w:lang w:val="el-GR"/>
          <w:rPrChange w:id="3424" w:author="Στάθης Καπ" w:date="2023-02-09T17:49:00Z">
            <w:rPr>
              <w:ins w:id="3425" w:author="Στάθης Καπ" w:date="2023-02-01T06:01:00Z"/>
              <w:lang w:val="el-GR"/>
            </w:rPr>
          </w:rPrChange>
        </w:rPr>
        <w:pPrChange w:id="3426" w:author="Στάθης Καπ" w:date="2023-02-07T19:52:00Z">
          <w:pPr>
            <w:pStyle w:val="ListParagraph"/>
          </w:pPr>
        </w:pPrChange>
      </w:pPr>
    </w:p>
    <w:p w14:paraId="661A7A78" w14:textId="77777777" w:rsidR="00EE44E9" w:rsidRPr="00E6705D" w:rsidRDefault="00EE44E9" w:rsidP="00E6705D">
      <w:pPr>
        <w:rPr>
          <w:ins w:id="3427" w:author="Στάθης Καπ" w:date="2023-02-01T06:01:00Z"/>
          <w:rFonts w:eastAsiaTheme="minorEastAsia"/>
          <w:lang w:val="el-GR"/>
          <w:rPrChange w:id="3428" w:author="Στάθης Καπ" w:date="2023-02-15T01:29:00Z">
            <w:rPr>
              <w:ins w:id="3429" w:author="Στάθης Καπ" w:date="2023-02-01T06:01:00Z"/>
              <w:lang w:val="el-GR"/>
            </w:rPr>
          </w:rPrChange>
        </w:rPr>
        <w:pPrChange w:id="3430" w:author="Στάθης Καπ" w:date="2023-02-15T01:29:00Z">
          <w:pPr>
            <w:pStyle w:val="ListParagraph"/>
          </w:pPr>
        </w:pPrChange>
      </w:pPr>
    </w:p>
    <w:p w14:paraId="18BFF525" w14:textId="5975C2BB" w:rsidR="00D619DD" w:rsidRDefault="00D619DD" w:rsidP="00E1425E">
      <w:pPr>
        <w:pStyle w:val="ListParagraph"/>
        <w:rPr>
          <w:ins w:id="3431" w:author="Στάθης Καπ" w:date="2023-02-01T06:01:00Z"/>
          <w:iCs/>
          <w:lang w:val="el-GR"/>
        </w:rPr>
      </w:pPr>
    </w:p>
    <w:p w14:paraId="15BC7221" w14:textId="77777777" w:rsidR="00BF04F2" w:rsidRPr="00002525" w:rsidRDefault="00BF04F2" w:rsidP="00E1425E">
      <w:pPr>
        <w:pStyle w:val="ListParagraph"/>
        <w:rPr>
          <w:ins w:id="3432" w:author="Στάθης Καπ" w:date="2023-02-01T06:01:00Z"/>
          <w:iCs/>
          <w:lang w:val="el-GR"/>
        </w:rPr>
      </w:pPr>
    </w:p>
    <w:p w14:paraId="121F6185" w14:textId="160E405A" w:rsidR="009B7370" w:rsidRPr="009B7370" w:rsidRDefault="009B7370" w:rsidP="009B7370">
      <w:pPr>
        <w:jc w:val="center"/>
        <w:rPr>
          <w:ins w:id="3433" w:author="Στάθης Καπ" w:date="2023-02-01T06:01:00Z"/>
          <w:lang w:val="el-GR"/>
        </w:rPr>
      </w:pPr>
    </w:p>
    <w:p w14:paraId="5DF1C9DF" w14:textId="5218D53F" w:rsidR="00F74684" w:rsidRDefault="00F74684" w:rsidP="008A3936">
      <w:pPr>
        <w:rPr>
          <w:ins w:id="3434" w:author="Στάθης Καπ" w:date="2023-02-01T06:01:00Z"/>
          <w:lang w:val="el-GR"/>
        </w:rPr>
      </w:pPr>
    </w:p>
    <w:p w14:paraId="1DB9A582" w14:textId="77777777" w:rsidR="00F74684" w:rsidRDefault="00F74684">
      <w:pPr>
        <w:rPr>
          <w:ins w:id="3435" w:author="Στάθης Καπ" w:date="2023-02-01T06:01:00Z"/>
          <w:lang w:val="el-GR"/>
        </w:rPr>
      </w:pPr>
      <w:ins w:id="3436" w:author="Στάθης Καπ" w:date="2023-02-01T06:01:00Z">
        <w:r>
          <w:rPr>
            <w:lang w:val="el-GR"/>
          </w:rPr>
          <w:br w:type="page"/>
        </w:r>
      </w:ins>
    </w:p>
    <w:p w14:paraId="472ADACD" w14:textId="4206D5C4" w:rsidR="00875A10" w:rsidRDefault="00F74684" w:rsidP="00F74684">
      <w:pPr>
        <w:pStyle w:val="Heading1"/>
        <w:numPr>
          <w:ilvl w:val="0"/>
          <w:numId w:val="4"/>
        </w:numPr>
        <w:rPr>
          <w:ins w:id="3437" w:author="Στάθης Καπ" w:date="2023-02-01T06:01:00Z"/>
          <w:lang w:val="el-GR"/>
        </w:rPr>
      </w:pPr>
      <w:ins w:id="3438" w:author="Στάθης Καπ" w:date="2023-02-01T06:01:00Z">
        <w:r>
          <w:rPr>
            <w:lang w:val="el-GR"/>
          </w:rPr>
          <w:lastRenderedPageBreak/>
          <w:t>Πειραματικά Αποτελέσματα</w:t>
        </w:r>
      </w:ins>
    </w:p>
    <w:p w14:paraId="165E1AA0" w14:textId="591CE3C9" w:rsidR="002D19F0" w:rsidRDefault="002D19F0" w:rsidP="002D19F0">
      <w:pPr>
        <w:rPr>
          <w:ins w:id="3439" w:author="Στάθης Καπ" w:date="2023-02-01T06:01:00Z"/>
        </w:rPr>
      </w:pPr>
    </w:p>
    <w:p w14:paraId="2E1BF098" w14:textId="42A02C8E" w:rsidR="002D19F0" w:rsidRDefault="002D19F0">
      <w:pPr>
        <w:rPr>
          <w:ins w:id="3440" w:author="Στάθης Καπ" w:date="2023-02-01T06:01:00Z"/>
        </w:rPr>
      </w:pPr>
    </w:p>
    <w:p w14:paraId="669C3E6F" w14:textId="77777777" w:rsidR="00CF69D4" w:rsidRDefault="002D19F0" w:rsidP="002D19F0">
      <w:pPr>
        <w:rPr>
          <w:ins w:id="3441" w:author="Στάθης Καπ" w:date="2023-02-01T06:01:00Z"/>
        </w:rPr>
      </w:pPr>
      <w:ins w:id="3442" w:author="Στάθης Καπ" w:date="2023-02-01T06:01:00Z">
        <w:r>
          <w:rPr>
            <w:lang w:val="el-GR"/>
          </w:rPr>
          <w:t xml:space="preserve">Για </w:t>
        </w:r>
        <w:r>
          <w:t>m=1</w:t>
        </w:r>
      </w:ins>
    </w:p>
    <w:tbl>
      <w:tblPr>
        <w:tblStyle w:val="TableGrid"/>
        <w:tblW w:w="5000" w:type="pct"/>
        <w:jc w:val="center"/>
        <w:tblLook w:val="04A0" w:firstRow="1" w:lastRow="0" w:firstColumn="1" w:lastColumn="0" w:noHBand="0" w:noVBand="1"/>
        <w:tblPrChange w:id="3443" w:author="Στάθης Καπ" w:date="2023-02-02T17:14:00Z">
          <w:tblPr>
            <w:tblStyle w:val="TableGrid"/>
            <w:tblW w:w="0" w:type="auto"/>
            <w:tblLook w:val="04A0" w:firstRow="1" w:lastRow="0" w:firstColumn="1" w:lastColumn="0" w:noHBand="0" w:noVBand="1"/>
          </w:tblPr>
        </w:tblPrChange>
      </w:tblPr>
      <w:tblGrid>
        <w:gridCol w:w="1427"/>
        <w:gridCol w:w="1427"/>
        <w:gridCol w:w="1690"/>
        <w:gridCol w:w="1428"/>
        <w:gridCol w:w="1428"/>
        <w:gridCol w:w="1428"/>
        <w:tblGridChange w:id="3444">
          <w:tblGrid>
            <w:gridCol w:w="882"/>
            <w:gridCol w:w="545"/>
            <w:gridCol w:w="337"/>
            <w:gridCol w:w="883"/>
            <w:gridCol w:w="207"/>
            <w:gridCol w:w="676"/>
            <w:gridCol w:w="883"/>
            <w:gridCol w:w="131"/>
            <w:gridCol w:w="752"/>
            <w:gridCol w:w="676"/>
            <w:gridCol w:w="1428"/>
            <w:gridCol w:w="1428"/>
          </w:tblGrid>
        </w:tblGridChange>
      </w:tblGrid>
      <w:tr w:rsidR="0019182E" w14:paraId="2758B51D" w14:textId="77777777" w:rsidTr="008A6DAE">
        <w:trPr>
          <w:jc w:val="center"/>
          <w:ins w:id="3445" w:author="Στάθης Καπ" w:date="2023-02-02T17:12:00Z"/>
          <w:trPrChange w:id="3446" w:author="Στάθης Καπ" w:date="2023-02-02T17:14:00Z">
            <w:trPr>
              <w:gridAfter w:val="0"/>
            </w:trPr>
          </w:trPrChange>
        </w:trPr>
        <w:tc>
          <w:tcPr>
            <w:tcW w:w="1427" w:type="dxa"/>
            <w:tcPrChange w:id="3447" w:author="Στάθης Καπ" w:date="2023-02-02T17:14:00Z">
              <w:tcPr>
                <w:tcW w:w="882" w:type="dxa"/>
              </w:tcPr>
            </w:tcPrChange>
          </w:tcPr>
          <w:p w14:paraId="4A3EC32C" w14:textId="24753E32" w:rsidR="0019182E" w:rsidRPr="00A21C84" w:rsidRDefault="008B0881" w:rsidP="002D19F0">
            <w:pPr>
              <w:rPr>
                <w:ins w:id="3448" w:author="Στάθης Καπ" w:date="2023-02-02T17:12:00Z"/>
                <w:rFonts w:cstheme="minorHAnsi"/>
                <w:sz w:val="20"/>
                <w:szCs w:val="20"/>
                <w:rPrChange w:id="3449" w:author="Στάθης Καπ" w:date="2023-02-02T17:47:00Z">
                  <w:rPr>
                    <w:ins w:id="3450" w:author="Στάθης Καπ" w:date="2023-02-02T17:12:00Z"/>
                    <w:rFonts w:cstheme="minorHAnsi"/>
                  </w:rPr>
                </w:rPrChange>
              </w:rPr>
            </w:pPr>
            <w:ins w:id="3451" w:author="Στάθης Καπ" w:date="2023-02-02T17:57:00Z">
              <w:r>
                <w:rPr>
                  <w:rFonts w:cstheme="minorHAnsi"/>
                  <w:sz w:val="20"/>
                  <w:szCs w:val="20"/>
                </w:rPr>
                <w:t>Name</w:t>
              </w:r>
            </w:ins>
          </w:p>
        </w:tc>
        <w:tc>
          <w:tcPr>
            <w:tcW w:w="1427" w:type="dxa"/>
            <w:tcPrChange w:id="3452" w:author="Στάθης Καπ" w:date="2023-02-02T17:14:00Z">
              <w:tcPr>
                <w:tcW w:w="882" w:type="dxa"/>
                <w:gridSpan w:val="2"/>
              </w:tcPr>
            </w:tcPrChange>
          </w:tcPr>
          <w:p w14:paraId="64D25170" w14:textId="734A8AAB" w:rsidR="0019182E" w:rsidRPr="00A21C84" w:rsidRDefault="0019182E" w:rsidP="002D19F0">
            <w:pPr>
              <w:rPr>
                <w:ins w:id="3453" w:author="Στάθης Καπ" w:date="2023-02-02T17:12:00Z"/>
                <w:rFonts w:cstheme="minorHAnsi"/>
                <w:sz w:val="20"/>
                <w:szCs w:val="20"/>
                <w:rPrChange w:id="3454" w:author="Στάθης Καπ" w:date="2023-02-02T17:47:00Z">
                  <w:rPr>
                    <w:ins w:id="3455" w:author="Στάθης Καπ" w:date="2023-02-02T17:12:00Z"/>
                    <w:rFonts w:cstheme="minorHAnsi"/>
                  </w:rPr>
                </w:rPrChange>
              </w:rPr>
            </w:pPr>
            <w:ins w:id="3456" w:author="Στάθης Καπ" w:date="2023-02-02T17:13:00Z">
              <w:r w:rsidRPr="00A21C84">
                <w:rPr>
                  <w:rFonts w:cstheme="minorHAnsi"/>
                  <w:sz w:val="20"/>
                  <w:szCs w:val="20"/>
                  <w:rPrChange w:id="3457" w:author="Στάθης Καπ" w:date="2023-02-02T17:47:00Z">
                    <w:rPr>
                      <w:rFonts w:cstheme="minorHAnsi"/>
                    </w:rPr>
                  </w:rPrChange>
                </w:rPr>
                <w:t>BK</w:t>
              </w:r>
            </w:ins>
          </w:p>
        </w:tc>
        <w:tc>
          <w:tcPr>
            <w:tcW w:w="1690" w:type="dxa"/>
            <w:tcPrChange w:id="3458" w:author="Στάθης Καπ" w:date="2023-02-02T17:14:00Z">
              <w:tcPr>
                <w:tcW w:w="883" w:type="dxa"/>
              </w:tcPr>
            </w:tcPrChange>
          </w:tcPr>
          <w:p w14:paraId="738B2973" w14:textId="5AA57EFC" w:rsidR="0019182E" w:rsidRPr="00A21C84" w:rsidRDefault="0019182E" w:rsidP="002D19F0">
            <w:pPr>
              <w:rPr>
                <w:ins w:id="3459" w:author="Στάθης Καπ" w:date="2023-02-02T17:12:00Z"/>
                <w:rFonts w:cstheme="minorHAnsi"/>
                <w:sz w:val="20"/>
                <w:szCs w:val="20"/>
                <w:rPrChange w:id="3460" w:author="Στάθης Καπ" w:date="2023-02-02T17:47:00Z">
                  <w:rPr>
                    <w:ins w:id="3461" w:author="Στάθης Καπ" w:date="2023-02-02T17:12:00Z"/>
                    <w:rFonts w:cstheme="minorHAnsi"/>
                  </w:rPr>
                </w:rPrChange>
              </w:rPr>
            </w:pPr>
            <w:ins w:id="3462" w:author="Στάθης Καπ" w:date="2023-02-02T17:13:00Z">
              <w:r w:rsidRPr="00A21C84">
                <w:rPr>
                  <w:rFonts w:cstheme="minorHAnsi"/>
                  <w:sz w:val="20"/>
                  <w:szCs w:val="20"/>
                  <w:rPrChange w:id="3463" w:author="Στάθης Καπ" w:date="2023-02-02T17:47:00Z">
                    <w:rPr>
                      <w:rFonts w:cstheme="minorHAnsi"/>
                    </w:rPr>
                  </w:rPrChange>
                </w:rPr>
                <w:t>ILS</w:t>
              </w:r>
            </w:ins>
            <w:ins w:id="3464" w:author="Στάθης Καπ" w:date="2023-02-02T17:28:00Z">
              <w:r w:rsidR="00C95F04" w:rsidRPr="00A21C84">
                <w:rPr>
                  <w:rFonts w:cstheme="minorHAnsi"/>
                  <w:sz w:val="20"/>
                  <w:szCs w:val="20"/>
                  <w:rPrChange w:id="3465" w:author="Στάθης Καπ" w:date="2023-02-02T17:47:00Z">
                    <w:rPr>
                      <w:rFonts w:cstheme="minorHAnsi"/>
                    </w:rPr>
                  </w:rPrChange>
                </w:rPr>
                <w:t>(2009)</w:t>
              </w:r>
            </w:ins>
          </w:p>
        </w:tc>
        <w:tc>
          <w:tcPr>
            <w:tcW w:w="1428" w:type="dxa"/>
            <w:tcPrChange w:id="3466" w:author="Στάθης Καπ" w:date="2023-02-02T17:14:00Z">
              <w:tcPr>
                <w:tcW w:w="883" w:type="dxa"/>
                <w:gridSpan w:val="2"/>
              </w:tcPr>
            </w:tcPrChange>
          </w:tcPr>
          <w:p w14:paraId="3CC212F8" w14:textId="6ABCD616" w:rsidR="0019182E" w:rsidRPr="00A21C84" w:rsidRDefault="0019182E" w:rsidP="002D19F0">
            <w:pPr>
              <w:rPr>
                <w:ins w:id="3467" w:author="Στάθης Καπ" w:date="2023-02-02T17:12:00Z"/>
                <w:rFonts w:cstheme="minorHAnsi"/>
                <w:sz w:val="20"/>
                <w:szCs w:val="20"/>
                <w:rPrChange w:id="3468" w:author="Στάθης Καπ" w:date="2023-02-02T17:47:00Z">
                  <w:rPr>
                    <w:ins w:id="3469" w:author="Στάθης Καπ" w:date="2023-02-02T17:12:00Z"/>
                    <w:rFonts w:cstheme="minorHAnsi"/>
                  </w:rPr>
                </w:rPrChange>
              </w:rPr>
            </w:pPr>
            <w:ins w:id="3470" w:author="Στάθης Καπ" w:date="2023-02-02T17:13:00Z">
              <w:r w:rsidRPr="00A21C84">
                <w:rPr>
                  <w:rFonts w:cstheme="minorHAnsi"/>
                  <w:sz w:val="20"/>
                  <w:szCs w:val="20"/>
                  <w:rPrChange w:id="3471" w:author="Στάθης Καπ" w:date="2023-02-02T17:47:00Z">
                    <w:rPr>
                      <w:rFonts w:cstheme="minorHAnsi"/>
                    </w:rPr>
                  </w:rPrChange>
                </w:rPr>
                <w:t>ILS</w:t>
              </w:r>
            </w:ins>
          </w:p>
        </w:tc>
        <w:tc>
          <w:tcPr>
            <w:tcW w:w="1428" w:type="dxa"/>
            <w:tcPrChange w:id="3472" w:author="Στάθης Καπ" w:date="2023-02-02T17:14:00Z">
              <w:tcPr>
                <w:tcW w:w="883" w:type="dxa"/>
              </w:tcPr>
            </w:tcPrChange>
          </w:tcPr>
          <w:p w14:paraId="7C5E8709" w14:textId="11CFB323" w:rsidR="0019182E" w:rsidRPr="00A21C84" w:rsidRDefault="0019182E" w:rsidP="002D19F0">
            <w:pPr>
              <w:rPr>
                <w:ins w:id="3473" w:author="Στάθης Καπ" w:date="2023-02-02T17:12:00Z"/>
                <w:rFonts w:cstheme="minorHAnsi"/>
                <w:sz w:val="20"/>
                <w:szCs w:val="20"/>
                <w:rPrChange w:id="3474" w:author="Στάθης Καπ" w:date="2023-02-02T17:47:00Z">
                  <w:rPr>
                    <w:ins w:id="3475" w:author="Στάθης Καπ" w:date="2023-02-02T17:12:00Z"/>
                    <w:rFonts w:cstheme="minorHAnsi"/>
                  </w:rPr>
                </w:rPrChange>
              </w:rPr>
            </w:pPr>
            <w:ins w:id="3476" w:author="Στάθης Καπ" w:date="2023-02-02T17:13:00Z">
              <w:r w:rsidRPr="00A21C84">
                <w:rPr>
                  <w:rFonts w:cstheme="minorHAnsi"/>
                  <w:sz w:val="20"/>
                  <w:szCs w:val="20"/>
                  <w:rPrChange w:id="3477" w:author="Στάθης Καπ" w:date="2023-02-02T17:47:00Z">
                    <w:rPr>
                      <w:rFonts w:cstheme="minorHAnsi"/>
                    </w:rPr>
                  </w:rPrChange>
                </w:rPr>
                <w:t>CPU(s)</w:t>
              </w:r>
            </w:ins>
          </w:p>
        </w:tc>
        <w:tc>
          <w:tcPr>
            <w:tcW w:w="1428" w:type="dxa"/>
            <w:tcPrChange w:id="3478" w:author="Στάθης Καπ" w:date="2023-02-02T17:14:00Z">
              <w:tcPr>
                <w:tcW w:w="883" w:type="dxa"/>
                <w:gridSpan w:val="2"/>
              </w:tcPr>
            </w:tcPrChange>
          </w:tcPr>
          <w:p w14:paraId="516F6765" w14:textId="572D615A" w:rsidR="0019182E" w:rsidRPr="00A21C84" w:rsidRDefault="0019182E" w:rsidP="002D19F0">
            <w:pPr>
              <w:rPr>
                <w:ins w:id="3479" w:author="Στάθης Καπ" w:date="2023-02-02T17:12:00Z"/>
                <w:rFonts w:cstheme="minorHAnsi"/>
                <w:sz w:val="20"/>
                <w:szCs w:val="20"/>
                <w:rPrChange w:id="3480" w:author="Στάθης Καπ" w:date="2023-02-02T17:47:00Z">
                  <w:rPr>
                    <w:ins w:id="3481" w:author="Στάθης Καπ" w:date="2023-02-02T17:12:00Z"/>
                    <w:rFonts w:cstheme="minorHAnsi"/>
                  </w:rPr>
                </w:rPrChange>
              </w:rPr>
            </w:pPr>
            <w:ins w:id="3482" w:author="Στάθης Καπ" w:date="2023-02-02T17:13:00Z">
              <w:r w:rsidRPr="00A21C84">
                <w:rPr>
                  <w:rFonts w:cstheme="minorHAnsi"/>
                  <w:sz w:val="20"/>
                  <w:szCs w:val="20"/>
                  <w:rPrChange w:id="3483" w:author="Στάθης Καπ" w:date="2023-02-02T17:47:00Z">
                    <w:rPr>
                      <w:rFonts w:cstheme="minorHAnsi"/>
                    </w:rPr>
                  </w:rPrChange>
                </w:rPr>
                <w:t>Visits</w:t>
              </w:r>
            </w:ins>
          </w:p>
        </w:tc>
      </w:tr>
      <w:tr w:rsidR="008A6DAE" w14:paraId="2809BC51" w14:textId="77777777" w:rsidTr="008A6DAE">
        <w:trPr>
          <w:jc w:val="center"/>
          <w:ins w:id="3484" w:author="Στάθης Καπ" w:date="2023-02-02T17:12:00Z"/>
          <w:trPrChange w:id="3485" w:author="Στάθης Καπ" w:date="2023-02-02T17:14:00Z">
            <w:trPr>
              <w:gridAfter w:val="0"/>
            </w:trPr>
          </w:trPrChange>
        </w:trPr>
        <w:tc>
          <w:tcPr>
            <w:tcW w:w="1427" w:type="dxa"/>
            <w:tcPrChange w:id="3486" w:author="Στάθης Καπ" w:date="2023-02-02T17:14:00Z">
              <w:tcPr>
                <w:tcW w:w="882" w:type="dxa"/>
              </w:tcPr>
            </w:tcPrChange>
          </w:tcPr>
          <w:p w14:paraId="1128F3E7" w14:textId="06F5C405" w:rsidR="008A6DAE" w:rsidRPr="00A21C84" w:rsidRDefault="00DE0B51" w:rsidP="008A6DAE">
            <w:pPr>
              <w:rPr>
                <w:ins w:id="3487" w:author="Στάθης Καπ" w:date="2023-02-02T17:12:00Z"/>
                <w:rFonts w:cstheme="minorHAnsi"/>
                <w:sz w:val="20"/>
                <w:szCs w:val="20"/>
                <w:rPrChange w:id="3488" w:author="Στάθης Καπ" w:date="2023-02-02T17:47:00Z">
                  <w:rPr>
                    <w:ins w:id="3489" w:author="Στάθης Καπ" w:date="2023-02-02T17:12:00Z"/>
                    <w:rFonts w:cstheme="minorHAnsi"/>
                  </w:rPr>
                </w:rPrChange>
              </w:rPr>
            </w:pPr>
            <w:ins w:id="3490" w:author="Στάθης Καπ" w:date="2023-02-02T17:40:00Z">
              <w:r w:rsidRPr="00A21C84">
                <w:rPr>
                  <w:rFonts w:cstheme="minorHAnsi"/>
                  <w:sz w:val="20"/>
                  <w:szCs w:val="20"/>
                  <w:rPrChange w:id="3491" w:author="Στάθης Καπ" w:date="2023-02-02T17:47:00Z">
                    <w:rPr>
                      <w:rFonts w:cstheme="minorHAnsi"/>
                      <w:sz w:val="18"/>
                      <w:szCs w:val="18"/>
                    </w:rPr>
                  </w:rPrChange>
                </w:rPr>
                <w:t>p</w:t>
              </w:r>
            </w:ins>
            <w:ins w:id="3492" w:author="Στάθης Καπ" w:date="2023-02-02T17:12:00Z">
              <w:r w:rsidR="008A6DAE" w:rsidRPr="00A21C84">
                <w:rPr>
                  <w:rFonts w:cstheme="minorHAnsi"/>
                  <w:sz w:val="20"/>
                  <w:szCs w:val="20"/>
                  <w:rPrChange w:id="3493" w:author="Στάθης Καπ" w:date="2023-02-02T17:47:00Z">
                    <w:rPr>
                      <w:rFonts w:cstheme="minorHAnsi"/>
                    </w:rPr>
                  </w:rPrChange>
                </w:rPr>
                <w:t>r01</w:t>
              </w:r>
            </w:ins>
          </w:p>
        </w:tc>
        <w:tc>
          <w:tcPr>
            <w:tcW w:w="1427" w:type="dxa"/>
            <w:tcPrChange w:id="3494" w:author="Στάθης Καπ" w:date="2023-02-02T17:14:00Z">
              <w:tcPr>
                <w:tcW w:w="882" w:type="dxa"/>
                <w:gridSpan w:val="2"/>
              </w:tcPr>
            </w:tcPrChange>
          </w:tcPr>
          <w:p w14:paraId="6B219AA4" w14:textId="7FD9F04A" w:rsidR="008A6DAE" w:rsidRPr="00A21C84" w:rsidRDefault="008A6DAE" w:rsidP="008A6DAE">
            <w:pPr>
              <w:rPr>
                <w:ins w:id="3495" w:author="Στάθης Καπ" w:date="2023-02-02T17:12:00Z"/>
                <w:rFonts w:cstheme="minorHAnsi"/>
                <w:sz w:val="20"/>
                <w:szCs w:val="20"/>
                <w:rPrChange w:id="3496" w:author="Στάθης Καπ" w:date="2023-02-02T17:47:00Z">
                  <w:rPr>
                    <w:ins w:id="3497" w:author="Στάθης Καπ" w:date="2023-02-02T17:12:00Z"/>
                    <w:rFonts w:cstheme="minorHAnsi"/>
                  </w:rPr>
                </w:rPrChange>
              </w:rPr>
            </w:pPr>
            <w:ins w:id="3498" w:author="Στάθης Καπ" w:date="2023-02-02T17:27:00Z">
              <w:r w:rsidRPr="00A21C84">
                <w:rPr>
                  <w:rFonts w:cstheme="minorHAnsi"/>
                  <w:sz w:val="20"/>
                  <w:szCs w:val="20"/>
                  <w:rPrChange w:id="3499" w:author="Στάθης Καπ" w:date="2023-02-02T17:47:00Z">
                    <w:rPr>
                      <w:rFonts w:cstheme="minorHAnsi"/>
                    </w:rPr>
                  </w:rPrChange>
                </w:rPr>
                <w:t>308</w:t>
              </w:r>
            </w:ins>
          </w:p>
        </w:tc>
        <w:tc>
          <w:tcPr>
            <w:tcW w:w="1690" w:type="dxa"/>
            <w:tcPrChange w:id="3500" w:author="Στάθης Καπ" w:date="2023-02-02T17:14:00Z">
              <w:tcPr>
                <w:tcW w:w="883" w:type="dxa"/>
              </w:tcPr>
            </w:tcPrChange>
          </w:tcPr>
          <w:p w14:paraId="0336687D" w14:textId="33E21061" w:rsidR="008A6DAE" w:rsidRPr="00A21C84" w:rsidRDefault="008A6DAE" w:rsidP="008A6DAE">
            <w:pPr>
              <w:rPr>
                <w:ins w:id="3501" w:author="Στάθης Καπ" w:date="2023-02-02T17:12:00Z"/>
                <w:rFonts w:cstheme="minorHAnsi"/>
                <w:sz w:val="20"/>
                <w:szCs w:val="20"/>
                <w:rPrChange w:id="3502" w:author="Στάθης Καπ" w:date="2023-02-02T17:47:00Z">
                  <w:rPr>
                    <w:ins w:id="3503" w:author="Στάθης Καπ" w:date="2023-02-02T17:12:00Z"/>
                    <w:rFonts w:cstheme="minorHAnsi"/>
                  </w:rPr>
                </w:rPrChange>
              </w:rPr>
            </w:pPr>
            <w:ins w:id="3504" w:author="Στάθης Καπ" w:date="2023-02-02T17:30:00Z">
              <w:r w:rsidRPr="00A21C84">
                <w:rPr>
                  <w:rFonts w:cstheme="minorHAnsi"/>
                  <w:sz w:val="20"/>
                  <w:szCs w:val="20"/>
                  <w:rPrChange w:id="3505" w:author="Στάθης Καπ" w:date="2023-02-02T17:47:00Z">
                    <w:rPr>
                      <w:rFonts w:cstheme="minorHAnsi"/>
                    </w:rPr>
                  </w:rPrChange>
                </w:rPr>
                <w:t>304</w:t>
              </w:r>
            </w:ins>
          </w:p>
        </w:tc>
        <w:tc>
          <w:tcPr>
            <w:tcW w:w="1428" w:type="dxa"/>
            <w:tcPrChange w:id="3506" w:author="Στάθης Καπ" w:date="2023-02-02T17:14:00Z">
              <w:tcPr>
                <w:tcW w:w="883" w:type="dxa"/>
                <w:gridSpan w:val="2"/>
              </w:tcPr>
            </w:tcPrChange>
          </w:tcPr>
          <w:p w14:paraId="59532DE5" w14:textId="619B0CE0" w:rsidR="008A6DAE" w:rsidRPr="00A21C84" w:rsidRDefault="008A6DAE" w:rsidP="008A6DAE">
            <w:pPr>
              <w:rPr>
                <w:ins w:id="3507" w:author="Στάθης Καπ" w:date="2023-02-02T17:12:00Z"/>
                <w:rFonts w:cstheme="minorHAnsi"/>
                <w:sz w:val="20"/>
                <w:szCs w:val="20"/>
                <w:rPrChange w:id="3508" w:author="Στάθης Καπ" w:date="2023-02-02T17:47:00Z">
                  <w:rPr>
                    <w:ins w:id="3509" w:author="Στάθης Καπ" w:date="2023-02-02T17:12:00Z"/>
                    <w:rFonts w:cstheme="minorHAnsi"/>
                  </w:rPr>
                </w:rPrChange>
              </w:rPr>
            </w:pPr>
            <w:ins w:id="3510" w:author="Στάθης Καπ" w:date="2023-02-02T17:35:00Z">
              <w:r w:rsidRPr="00A21C84">
                <w:rPr>
                  <w:rFonts w:cstheme="minorHAnsi"/>
                  <w:sz w:val="20"/>
                  <w:szCs w:val="20"/>
                  <w:rPrChange w:id="3511" w:author="Στάθης Καπ" w:date="2023-02-02T17:47:00Z">
                    <w:rPr>
                      <w:rFonts w:cstheme="minorHAnsi"/>
                    </w:rPr>
                  </w:rPrChange>
                </w:rPr>
                <w:t>298</w:t>
              </w:r>
            </w:ins>
          </w:p>
        </w:tc>
        <w:tc>
          <w:tcPr>
            <w:tcW w:w="1428" w:type="dxa"/>
            <w:tcPrChange w:id="3512" w:author="Στάθης Καπ" w:date="2023-02-02T17:14:00Z">
              <w:tcPr>
                <w:tcW w:w="883" w:type="dxa"/>
              </w:tcPr>
            </w:tcPrChange>
          </w:tcPr>
          <w:p w14:paraId="671483A8" w14:textId="1449DC46" w:rsidR="008A6DAE" w:rsidRPr="00A21C84" w:rsidRDefault="008A6DAE" w:rsidP="008A6DAE">
            <w:pPr>
              <w:rPr>
                <w:ins w:id="3513" w:author="Στάθης Καπ" w:date="2023-02-02T17:12:00Z"/>
                <w:rFonts w:cstheme="minorHAnsi"/>
                <w:sz w:val="20"/>
                <w:szCs w:val="20"/>
                <w:rPrChange w:id="3514" w:author="Στάθης Καπ" w:date="2023-02-02T17:47:00Z">
                  <w:rPr>
                    <w:ins w:id="3515" w:author="Στάθης Καπ" w:date="2023-02-02T17:12:00Z"/>
                    <w:rFonts w:cstheme="minorHAnsi"/>
                  </w:rPr>
                </w:rPrChange>
              </w:rPr>
            </w:pPr>
            <w:ins w:id="3516" w:author="Στάθης Καπ" w:date="2023-02-02T17:35:00Z">
              <w:r w:rsidRPr="00A21C84">
                <w:rPr>
                  <w:rFonts w:cstheme="minorHAnsi"/>
                  <w:sz w:val="20"/>
                  <w:szCs w:val="20"/>
                  <w:rPrChange w:id="3517" w:author="Στάθης Καπ" w:date="2023-02-02T17:47:00Z">
                    <w:rPr>
                      <w:rFonts w:cstheme="minorHAnsi"/>
                    </w:rPr>
                  </w:rPrChange>
                </w:rPr>
                <w:t>0.07</w:t>
              </w:r>
            </w:ins>
          </w:p>
        </w:tc>
        <w:tc>
          <w:tcPr>
            <w:tcW w:w="1428" w:type="dxa"/>
            <w:tcPrChange w:id="3518" w:author="Στάθης Καπ" w:date="2023-02-02T17:14:00Z">
              <w:tcPr>
                <w:tcW w:w="883" w:type="dxa"/>
                <w:gridSpan w:val="2"/>
              </w:tcPr>
            </w:tcPrChange>
          </w:tcPr>
          <w:p w14:paraId="190BB03B" w14:textId="7094164F" w:rsidR="008A6DAE" w:rsidRPr="00A21C84" w:rsidRDefault="008A6DAE" w:rsidP="008A6DAE">
            <w:pPr>
              <w:rPr>
                <w:ins w:id="3519" w:author="Στάθης Καπ" w:date="2023-02-02T17:12:00Z"/>
                <w:rFonts w:cstheme="minorHAnsi"/>
                <w:sz w:val="20"/>
                <w:szCs w:val="20"/>
                <w:rPrChange w:id="3520" w:author="Στάθης Καπ" w:date="2023-02-02T17:47:00Z">
                  <w:rPr>
                    <w:ins w:id="3521" w:author="Στάθης Καπ" w:date="2023-02-02T17:12:00Z"/>
                    <w:rFonts w:cstheme="minorHAnsi"/>
                  </w:rPr>
                </w:rPrChange>
              </w:rPr>
            </w:pPr>
            <w:ins w:id="3522" w:author="Στάθης Καπ" w:date="2023-02-02T17:35:00Z">
              <w:r w:rsidRPr="00A21C84">
                <w:rPr>
                  <w:rFonts w:cstheme="minorHAnsi"/>
                  <w:sz w:val="20"/>
                  <w:szCs w:val="20"/>
                  <w:rPrChange w:id="3523" w:author="Στάθης Καπ" w:date="2023-02-02T17:47:00Z">
                    <w:rPr>
                      <w:rFonts w:cstheme="minorHAnsi"/>
                    </w:rPr>
                  </w:rPrChange>
                </w:rPr>
                <w:t>21</w:t>
              </w:r>
            </w:ins>
          </w:p>
        </w:tc>
      </w:tr>
      <w:tr w:rsidR="008A6DAE" w14:paraId="713A0E82" w14:textId="77777777" w:rsidTr="008A6DAE">
        <w:trPr>
          <w:jc w:val="center"/>
          <w:ins w:id="3524" w:author="Στάθης Καπ" w:date="2023-02-02T17:12:00Z"/>
          <w:trPrChange w:id="3525" w:author="Στάθης Καπ" w:date="2023-02-02T17:14:00Z">
            <w:trPr>
              <w:gridAfter w:val="0"/>
            </w:trPr>
          </w:trPrChange>
        </w:trPr>
        <w:tc>
          <w:tcPr>
            <w:tcW w:w="1427" w:type="dxa"/>
            <w:tcPrChange w:id="3526" w:author="Στάθης Καπ" w:date="2023-02-02T17:14:00Z">
              <w:tcPr>
                <w:tcW w:w="882" w:type="dxa"/>
              </w:tcPr>
            </w:tcPrChange>
          </w:tcPr>
          <w:p w14:paraId="188A2946" w14:textId="24F5A1CD" w:rsidR="008A6DAE" w:rsidRPr="00A21C84" w:rsidRDefault="00DE0B51" w:rsidP="008A6DAE">
            <w:pPr>
              <w:rPr>
                <w:ins w:id="3527" w:author="Στάθης Καπ" w:date="2023-02-02T17:12:00Z"/>
                <w:rFonts w:cstheme="minorHAnsi"/>
                <w:sz w:val="20"/>
                <w:szCs w:val="20"/>
                <w:rPrChange w:id="3528" w:author="Στάθης Καπ" w:date="2023-02-02T17:47:00Z">
                  <w:rPr>
                    <w:ins w:id="3529" w:author="Στάθης Καπ" w:date="2023-02-02T17:12:00Z"/>
                    <w:rFonts w:cstheme="minorHAnsi"/>
                  </w:rPr>
                </w:rPrChange>
              </w:rPr>
            </w:pPr>
            <w:ins w:id="3530" w:author="Στάθης Καπ" w:date="2023-02-02T17:40:00Z">
              <w:r w:rsidRPr="00A21C84">
                <w:rPr>
                  <w:rFonts w:cstheme="minorHAnsi"/>
                  <w:sz w:val="20"/>
                  <w:szCs w:val="20"/>
                  <w:rPrChange w:id="3531" w:author="Στάθης Καπ" w:date="2023-02-02T17:47:00Z">
                    <w:rPr>
                      <w:rFonts w:cstheme="minorHAnsi"/>
                      <w:sz w:val="18"/>
                      <w:szCs w:val="18"/>
                    </w:rPr>
                  </w:rPrChange>
                </w:rPr>
                <w:t>p</w:t>
              </w:r>
            </w:ins>
            <w:ins w:id="3532" w:author="Στάθης Καπ" w:date="2023-02-02T17:12:00Z">
              <w:r w:rsidR="008A6DAE" w:rsidRPr="00A21C84">
                <w:rPr>
                  <w:rFonts w:cstheme="minorHAnsi"/>
                  <w:sz w:val="20"/>
                  <w:szCs w:val="20"/>
                  <w:rPrChange w:id="3533" w:author="Στάθης Καπ" w:date="2023-02-02T17:47:00Z">
                    <w:rPr>
                      <w:rFonts w:cstheme="minorHAnsi"/>
                    </w:rPr>
                  </w:rPrChange>
                </w:rPr>
                <w:t>r02</w:t>
              </w:r>
            </w:ins>
          </w:p>
        </w:tc>
        <w:tc>
          <w:tcPr>
            <w:tcW w:w="1427" w:type="dxa"/>
            <w:tcPrChange w:id="3534" w:author="Στάθης Καπ" w:date="2023-02-02T17:14:00Z">
              <w:tcPr>
                <w:tcW w:w="882" w:type="dxa"/>
                <w:gridSpan w:val="2"/>
              </w:tcPr>
            </w:tcPrChange>
          </w:tcPr>
          <w:p w14:paraId="075E1E9A" w14:textId="73E0B4D5" w:rsidR="008A6DAE" w:rsidRPr="00A21C84" w:rsidRDefault="008A6DAE" w:rsidP="008A6DAE">
            <w:pPr>
              <w:rPr>
                <w:ins w:id="3535" w:author="Στάθης Καπ" w:date="2023-02-02T17:12:00Z"/>
                <w:rFonts w:cstheme="minorHAnsi"/>
                <w:sz w:val="20"/>
                <w:szCs w:val="20"/>
                <w:rPrChange w:id="3536" w:author="Στάθης Καπ" w:date="2023-02-02T17:47:00Z">
                  <w:rPr>
                    <w:ins w:id="3537" w:author="Στάθης Καπ" w:date="2023-02-02T17:12:00Z"/>
                    <w:rFonts w:cstheme="minorHAnsi"/>
                  </w:rPr>
                </w:rPrChange>
              </w:rPr>
            </w:pPr>
            <w:ins w:id="3538" w:author="Στάθης Καπ" w:date="2023-02-02T17:28:00Z">
              <w:r w:rsidRPr="00A21C84">
                <w:rPr>
                  <w:rFonts w:cstheme="minorHAnsi"/>
                  <w:sz w:val="20"/>
                  <w:szCs w:val="20"/>
                  <w:rPrChange w:id="3539" w:author="Στάθης Καπ" w:date="2023-02-02T17:47:00Z">
                    <w:rPr>
                      <w:rFonts w:cstheme="minorHAnsi"/>
                    </w:rPr>
                  </w:rPrChange>
                </w:rPr>
                <w:t>404</w:t>
              </w:r>
            </w:ins>
          </w:p>
        </w:tc>
        <w:tc>
          <w:tcPr>
            <w:tcW w:w="1690" w:type="dxa"/>
            <w:tcPrChange w:id="3540" w:author="Στάθης Καπ" w:date="2023-02-02T17:14:00Z">
              <w:tcPr>
                <w:tcW w:w="883" w:type="dxa"/>
              </w:tcPr>
            </w:tcPrChange>
          </w:tcPr>
          <w:p w14:paraId="40C8A7F4" w14:textId="5F4EA76E" w:rsidR="008A6DAE" w:rsidRPr="00A21C84" w:rsidRDefault="008A6DAE" w:rsidP="008A6DAE">
            <w:pPr>
              <w:rPr>
                <w:ins w:id="3541" w:author="Στάθης Καπ" w:date="2023-02-02T17:12:00Z"/>
                <w:rFonts w:cstheme="minorHAnsi"/>
                <w:sz w:val="20"/>
                <w:szCs w:val="20"/>
                <w:rPrChange w:id="3542" w:author="Στάθης Καπ" w:date="2023-02-02T17:47:00Z">
                  <w:rPr>
                    <w:ins w:id="3543" w:author="Στάθης Καπ" w:date="2023-02-02T17:12:00Z"/>
                    <w:rFonts w:cstheme="minorHAnsi"/>
                  </w:rPr>
                </w:rPrChange>
              </w:rPr>
            </w:pPr>
            <w:ins w:id="3544" w:author="Στάθης Καπ" w:date="2023-02-02T17:30:00Z">
              <w:r w:rsidRPr="00A21C84">
                <w:rPr>
                  <w:rFonts w:cstheme="minorHAnsi"/>
                  <w:sz w:val="20"/>
                  <w:szCs w:val="20"/>
                  <w:rPrChange w:id="3545" w:author="Στάθης Καπ" w:date="2023-02-02T17:47:00Z">
                    <w:rPr>
                      <w:rFonts w:cstheme="minorHAnsi"/>
                    </w:rPr>
                  </w:rPrChange>
                </w:rPr>
                <w:t>385</w:t>
              </w:r>
            </w:ins>
          </w:p>
        </w:tc>
        <w:tc>
          <w:tcPr>
            <w:tcW w:w="1428" w:type="dxa"/>
            <w:tcPrChange w:id="3546" w:author="Στάθης Καπ" w:date="2023-02-02T17:14:00Z">
              <w:tcPr>
                <w:tcW w:w="883" w:type="dxa"/>
                <w:gridSpan w:val="2"/>
              </w:tcPr>
            </w:tcPrChange>
          </w:tcPr>
          <w:p w14:paraId="6CE00358" w14:textId="7C28CD55" w:rsidR="008A6DAE" w:rsidRPr="00A21C84" w:rsidRDefault="008A6DAE" w:rsidP="008A6DAE">
            <w:pPr>
              <w:rPr>
                <w:ins w:id="3547" w:author="Στάθης Καπ" w:date="2023-02-02T17:12:00Z"/>
                <w:rFonts w:cstheme="minorHAnsi"/>
                <w:sz w:val="20"/>
                <w:szCs w:val="20"/>
                <w:rPrChange w:id="3548" w:author="Στάθης Καπ" w:date="2023-02-02T17:47:00Z">
                  <w:rPr>
                    <w:ins w:id="3549" w:author="Στάθης Καπ" w:date="2023-02-02T17:12:00Z"/>
                    <w:rFonts w:cstheme="minorHAnsi"/>
                  </w:rPr>
                </w:rPrChange>
              </w:rPr>
            </w:pPr>
            <w:ins w:id="3550" w:author="Στάθης Καπ" w:date="2023-02-02T17:35:00Z">
              <w:r w:rsidRPr="00A21C84">
                <w:rPr>
                  <w:rFonts w:cstheme="minorHAnsi"/>
                  <w:sz w:val="20"/>
                  <w:szCs w:val="20"/>
                  <w:rPrChange w:id="3551" w:author="Στάθης Καπ" w:date="2023-02-02T17:47:00Z">
                    <w:rPr>
                      <w:rFonts w:cstheme="minorHAnsi"/>
                    </w:rPr>
                  </w:rPrChange>
                </w:rPr>
                <w:t>372</w:t>
              </w:r>
            </w:ins>
          </w:p>
        </w:tc>
        <w:tc>
          <w:tcPr>
            <w:tcW w:w="1428" w:type="dxa"/>
            <w:tcPrChange w:id="3552" w:author="Στάθης Καπ" w:date="2023-02-02T17:14:00Z">
              <w:tcPr>
                <w:tcW w:w="883" w:type="dxa"/>
              </w:tcPr>
            </w:tcPrChange>
          </w:tcPr>
          <w:p w14:paraId="68ED40A6" w14:textId="445A20CD" w:rsidR="008A6DAE" w:rsidRPr="00A21C84" w:rsidRDefault="008A6DAE" w:rsidP="008A6DAE">
            <w:pPr>
              <w:rPr>
                <w:ins w:id="3553" w:author="Στάθης Καπ" w:date="2023-02-02T17:12:00Z"/>
                <w:rFonts w:cstheme="minorHAnsi"/>
                <w:sz w:val="20"/>
                <w:szCs w:val="20"/>
                <w:rPrChange w:id="3554" w:author="Στάθης Καπ" w:date="2023-02-02T17:47:00Z">
                  <w:rPr>
                    <w:ins w:id="3555" w:author="Στάθης Καπ" w:date="2023-02-02T17:12:00Z"/>
                    <w:rFonts w:cstheme="minorHAnsi"/>
                  </w:rPr>
                </w:rPrChange>
              </w:rPr>
            </w:pPr>
            <w:ins w:id="3556" w:author="Στάθης Καπ" w:date="2023-02-02T17:35:00Z">
              <w:r w:rsidRPr="00A21C84">
                <w:rPr>
                  <w:rFonts w:cstheme="minorHAnsi"/>
                  <w:sz w:val="20"/>
                  <w:szCs w:val="20"/>
                  <w:rPrChange w:id="3557" w:author="Στάθης Καπ" w:date="2023-02-02T17:47:00Z">
                    <w:rPr>
                      <w:rFonts w:cstheme="minorHAnsi"/>
                    </w:rPr>
                  </w:rPrChange>
                </w:rPr>
                <w:t>0.179</w:t>
              </w:r>
            </w:ins>
          </w:p>
        </w:tc>
        <w:tc>
          <w:tcPr>
            <w:tcW w:w="1428" w:type="dxa"/>
            <w:tcPrChange w:id="3558" w:author="Στάθης Καπ" w:date="2023-02-02T17:14:00Z">
              <w:tcPr>
                <w:tcW w:w="883" w:type="dxa"/>
                <w:gridSpan w:val="2"/>
              </w:tcPr>
            </w:tcPrChange>
          </w:tcPr>
          <w:p w14:paraId="70D61FE8" w14:textId="50A93A1B" w:rsidR="008A6DAE" w:rsidRPr="00A21C84" w:rsidRDefault="008A6DAE" w:rsidP="008A6DAE">
            <w:pPr>
              <w:rPr>
                <w:ins w:id="3559" w:author="Στάθης Καπ" w:date="2023-02-02T17:12:00Z"/>
                <w:rFonts w:cstheme="minorHAnsi"/>
                <w:sz w:val="20"/>
                <w:szCs w:val="20"/>
                <w:rPrChange w:id="3560" w:author="Στάθης Καπ" w:date="2023-02-02T17:47:00Z">
                  <w:rPr>
                    <w:ins w:id="3561" w:author="Στάθης Καπ" w:date="2023-02-02T17:12:00Z"/>
                    <w:rFonts w:cstheme="minorHAnsi"/>
                  </w:rPr>
                </w:rPrChange>
              </w:rPr>
            </w:pPr>
            <w:ins w:id="3562" w:author="Στάθης Καπ" w:date="2023-02-02T17:35:00Z">
              <w:r w:rsidRPr="00A21C84">
                <w:rPr>
                  <w:rFonts w:cstheme="minorHAnsi"/>
                  <w:sz w:val="20"/>
                  <w:szCs w:val="20"/>
                  <w:rPrChange w:id="3563" w:author="Στάθης Καπ" w:date="2023-02-02T17:47:00Z">
                    <w:rPr>
                      <w:rFonts w:cstheme="minorHAnsi"/>
                    </w:rPr>
                  </w:rPrChange>
                </w:rPr>
                <w:t>21</w:t>
              </w:r>
            </w:ins>
          </w:p>
        </w:tc>
      </w:tr>
      <w:tr w:rsidR="008A6DAE" w14:paraId="1EDAF80D" w14:textId="77777777" w:rsidTr="008A6DAE">
        <w:trPr>
          <w:jc w:val="center"/>
          <w:ins w:id="3564" w:author="Στάθης Καπ" w:date="2023-02-02T17:12:00Z"/>
          <w:trPrChange w:id="3565" w:author="Στάθης Καπ" w:date="2023-02-02T17:14:00Z">
            <w:trPr>
              <w:gridAfter w:val="0"/>
            </w:trPr>
          </w:trPrChange>
        </w:trPr>
        <w:tc>
          <w:tcPr>
            <w:tcW w:w="1427" w:type="dxa"/>
            <w:tcPrChange w:id="3566" w:author="Στάθης Καπ" w:date="2023-02-02T17:14:00Z">
              <w:tcPr>
                <w:tcW w:w="882" w:type="dxa"/>
              </w:tcPr>
            </w:tcPrChange>
          </w:tcPr>
          <w:p w14:paraId="5B4B8271" w14:textId="0B2E4CFC" w:rsidR="008A6DAE" w:rsidRPr="00A21C84" w:rsidRDefault="00DE0B51" w:rsidP="008A6DAE">
            <w:pPr>
              <w:rPr>
                <w:ins w:id="3567" w:author="Στάθης Καπ" w:date="2023-02-02T17:12:00Z"/>
                <w:rFonts w:cstheme="minorHAnsi"/>
                <w:sz w:val="20"/>
                <w:szCs w:val="20"/>
                <w:rPrChange w:id="3568" w:author="Στάθης Καπ" w:date="2023-02-02T17:47:00Z">
                  <w:rPr>
                    <w:ins w:id="3569" w:author="Στάθης Καπ" w:date="2023-02-02T17:12:00Z"/>
                    <w:rFonts w:cstheme="minorHAnsi"/>
                  </w:rPr>
                </w:rPrChange>
              </w:rPr>
            </w:pPr>
            <w:ins w:id="3570" w:author="Στάθης Καπ" w:date="2023-02-02T17:40:00Z">
              <w:r w:rsidRPr="00A21C84">
                <w:rPr>
                  <w:rFonts w:cstheme="minorHAnsi"/>
                  <w:sz w:val="20"/>
                  <w:szCs w:val="20"/>
                  <w:rPrChange w:id="3571" w:author="Στάθης Καπ" w:date="2023-02-02T17:47:00Z">
                    <w:rPr>
                      <w:rFonts w:cstheme="minorHAnsi"/>
                      <w:sz w:val="18"/>
                      <w:szCs w:val="18"/>
                    </w:rPr>
                  </w:rPrChange>
                </w:rPr>
                <w:t>p</w:t>
              </w:r>
            </w:ins>
            <w:ins w:id="3572" w:author="Στάθης Καπ" w:date="2023-02-02T17:14:00Z">
              <w:r w:rsidR="008A6DAE" w:rsidRPr="00A21C84">
                <w:rPr>
                  <w:rFonts w:cstheme="minorHAnsi"/>
                  <w:sz w:val="20"/>
                  <w:szCs w:val="20"/>
                  <w:rPrChange w:id="3573" w:author="Στάθης Καπ" w:date="2023-02-02T17:47:00Z">
                    <w:rPr>
                      <w:rFonts w:cstheme="minorHAnsi"/>
                    </w:rPr>
                  </w:rPrChange>
                </w:rPr>
                <w:t>r03</w:t>
              </w:r>
            </w:ins>
          </w:p>
        </w:tc>
        <w:tc>
          <w:tcPr>
            <w:tcW w:w="1427" w:type="dxa"/>
            <w:tcPrChange w:id="3574" w:author="Στάθης Καπ" w:date="2023-02-02T17:14:00Z">
              <w:tcPr>
                <w:tcW w:w="882" w:type="dxa"/>
                <w:gridSpan w:val="2"/>
              </w:tcPr>
            </w:tcPrChange>
          </w:tcPr>
          <w:p w14:paraId="7AD81492" w14:textId="1FB06515" w:rsidR="008A6DAE" w:rsidRPr="00A21C84" w:rsidRDefault="008A6DAE" w:rsidP="008A6DAE">
            <w:pPr>
              <w:rPr>
                <w:ins w:id="3575" w:author="Στάθης Καπ" w:date="2023-02-02T17:12:00Z"/>
                <w:rFonts w:cstheme="minorHAnsi"/>
                <w:sz w:val="20"/>
                <w:szCs w:val="20"/>
                <w:rPrChange w:id="3576" w:author="Στάθης Καπ" w:date="2023-02-02T17:47:00Z">
                  <w:rPr>
                    <w:ins w:id="3577" w:author="Στάθης Καπ" w:date="2023-02-02T17:12:00Z"/>
                    <w:rFonts w:cstheme="minorHAnsi"/>
                  </w:rPr>
                </w:rPrChange>
              </w:rPr>
            </w:pPr>
            <w:ins w:id="3578" w:author="Στάθης Καπ" w:date="2023-02-02T17:28:00Z">
              <w:r w:rsidRPr="00A21C84">
                <w:rPr>
                  <w:rFonts w:cstheme="minorHAnsi"/>
                  <w:sz w:val="20"/>
                  <w:szCs w:val="20"/>
                  <w:rPrChange w:id="3579" w:author="Στάθης Καπ" w:date="2023-02-02T17:47:00Z">
                    <w:rPr>
                      <w:rFonts w:cstheme="minorHAnsi"/>
                    </w:rPr>
                  </w:rPrChange>
                </w:rPr>
                <w:t>394</w:t>
              </w:r>
            </w:ins>
          </w:p>
        </w:tc>
        <w:tc>
          <w:tcPr>
            <w:tcW w:w="1690" w:type="dxa"/>
            <w:tcPrChange w:id="3580" w:author="Στάθης Καπ" w:date="2023-02-02T17:14:00Z">
              <w:tcPr>
                <w:tcW w:w="883" w:type="dxa"/>
              </w:tcPr>
            </w:tcPrChange>
          </w:tcPr>
          <w:p w14:paraId="4E9A17FA" w14:textId="3CBDB827" w:rsidR="008A6DAE" w:rsidRPr="00A21C84" w:rsidRDefault="008A6DAE" w:rsidP="008A6DAE">
            <w:pPr>
              <w:rPr>
                <w:ins w:id="3581" w:author="Στάθης Καπ" w:date="2023-02-02T17:12:00Z"/>
                <w:rFonts w:cstheme="minorHAnsi"/>
                <w:sz w:val="20"/>
                <w:szCs w:val="20"/>
                <w:rPrChange w:id="3582" w:author="Στάθης Καπ" w:date="2023-02-02T17:47:00Z">
                  <w:rPr>
                    <w:ins w:id="3583" w:author="Στάθης Καπ" w:date="2023-02-02T17:12:00Z"/>
                    <w:rFonts w:cstheme="minorHAnsi"/>
                  </w:rPr>
                </w:rPrChange>
              </w:rPr>
            </w:pPr>
            <w:ins w:id="3584" w:author="Στάθης Καπ" w:date="2023-02-02T17:30:00Z">
              <w:r w:rsidRPr="00A21C84">
                <w:rPr>
                  <w:rFonts w:cstheme="minorHAnsi"/>
                  <w:sz w:val="20"/>
                  <w:szCs w:val="20"/>
                  <w:rPrChange w:id="3585" w:author="Στάθης Καπ" w:date="2023-02-02T17:47:00Z">
                    <w:rPr>
                      <w:rFonts w:cstheme="minorHAnsi"/>
                    </w:rPr>
                  </w:rPrChange>
                </w:rPr>
                <w:t>384</w:t>
              </w:r>
            </w:ins>
          </w:p>
        </w:tc>
        <w:tc>
          <w:tcPr>
            <w:tcW w:w="1428" w:type="dxa"/>
            <w:tcPrChange w:id="3586" w:author="Στάθης Καπ" w:date="2023-02-02T17:14:00Z">
              <w:tcPr>
                <w:tcW w:w="883" w:type="dxa"/>
                <w:gridSpan w:val="2"/>
              </w:tcPr>
            </w:tcPrChange>
          </w:tcPr>
          <w:p w14:paraId="0896C43D" w14:textId="0726EB4A" w:rsidR="008A6DAE" w:rsidRPr="00A21C84" w:rsidRDefault="008A6DAE" w:rsidP="008A6DAE">
            <w:pPr>
              <w:rPr>
                <w:ins w:id="3587" w:author="Στάθης Καπ" w:date="2023-02-02T17:12:00Z"/>
                <w:rFonts w:cstheme="minorHAnsi"/>
                <w:sz w:val="20"/>
                <w:szCs w:val="20"/>
                <w:rPrChange w:id="3588" w:author="Στάθης Καπ" w:date="2023-02-02T17:47:00Z">
                  <w:rPr>
                    <w:ins w:id="3589" w:author="Στάθης Καπ" w:date="2023-02-02T17:12:00Z"/>
                    <w:rFonts w:cstheme="minorHAnsi"/>
                  </w:rPr>
                </w:rPrChange>
              </w:rPr>
            </w:pPr>
            <w:ins w:id="3590" w:author="Στάθης Καπ" w:date="2023-02-02T17:35:00Z">
              <w:r w:rsidRPr="00A21C84">
                <w:rPr>
                  <w:rFonts w:cstheme="minorHAnsi"/>
                  <w:sz w:val="20"/>
                  <w:szCs w:val="20"/>
                  <w:rPrChange w:id="3591" w:author="Στάθης Καπ" w:date="2023-02-02T17:47:00Z">
                    <w:rPr>
                      <w:rFonts w:cstheme="minorHAnsi"/>
                    </w:rPr>
                  </w:rPrChange>
                </w:rPr>
                <w:t>377</w:t>
              </w:r>
            </w:ins>
          </w:p>
        </w:tc>
        <w:tc>
          <w:tcPr>
            <w:tcW w:w="1428" w:type="dxa"/>
            <w:tcPrChange w:id="3592" w:author="Στάθης Καπ" w:date="2023-02-02T17:14:00Z">
              <w:tcPr>
                <w:tcW w:w="883" w:type="dxa"/>
              </w:tcPr>
            </w:tcPrChange>
          </w:tcPr>
          <w:p w14:paraId="1AF319A6" w14:textId="7B1D2250" w:rsidR="008A6DAE" w:rsidRPr="00A21C84" w:rsidRDefault="008A6DAE" w:rsidP="008A6DAE">
            <w:pPr>
              <w:rPr>
                <w:ins w:id="3593" w:author="Στάθης Καπ" w:date="2023-02-02T17:12:00Z"/>
                <w:rFonts w:cstheme="minorHAnsi"/>
                <w:sz w:val="20"/>
                <w:szCs w:val="20"/>
                <w:rPrChange w:id="3594" w:author="Στάθης Καπ" w:date="2023-02-02T17:47:00Z">
                  <w:rPr>
                    <w:ins w:id="3595" w:author="Στάθης Καπ" w:date="2023-02-02T17:12:00Z"/>
                    <w:rFonts w:cstheme="minorHAnsi"/>
                  </w:rPr>
                </w:rPrChange>
              </w:rPr>
            </w:pPr>
            <w:ins w:id="3596" w:author="Στάθης Καπ" w:date="2023-02-02T17:35:00Z">
              <w:r w:rsidRPr="00A21C84">
                <w:rPr>
                  <w:rFonts w:cstheme="minorHAnsi"/>
                  <w:sz w:val="20"/>
                  <w:szCs w:val="20"/>
                  <w:rPrChange w:id="3597" w:author="Στάθης Καπ" w:date="2023-02-02T17:47:00Z">
                    <w:rPr>
                      <w:rFonts w:cstheme="minorHAnsi"/>
                    </w:rPr>
                  </w:rPrChange>
                </w:rPr>
                <w:t>0.299</w:t>
              </w:r>
            </w:ins>
          </w:p>
        </w:tc>
        <w:tc>
          <w:tcPr>
            <w:tcW w:w="1428" w:type="dxa"/>
            <w:tcPrChange w:id="3598" w:author="Στάθης Καπ" w:date="2023-02-02T17:14:00Z">
              <w:tcPr>
                <w:tcW w:w="883" w:type="dxa"/>
                <w:gridSpan w:val="2"/>
              </w:tcPr>
            </w:tcPrChange>
          </w:tcPr>
          <w:p w14:paraId="7B2BC5B3" w14:textId="27BA4C41" w:rsidR="008A6DAE" w:rsidRPr="00A21C84" w:rsidRDefault="008A6DAE" w:rsidP="008A6DAE">
            <w:pPr>
              <w:rPr>
                <w:ins w:id="3599" w:author="Στάθης Καπ" w:date="2023-02-02T17:12:00Z"/>
                <w:rFonts w:cstheme="minorHAnsi"/>
                <w:sz w:val="20"/>
                <w:szCs w:val="20"/>
                <w:rPrChange w:id="3600" w:author="Στάθης Καπ" w:date="2023-02-02T17:47:00Z">
                  <w:rPr>
                    <w:ins w:id="3601" w:author="Στάθης Καπ" w:date="2023-02-02T17:12:00Z"/>
                    <w:rFonts w:cstheme="minorHAnsi"/>
                  </w:rPr>
                </w:rPrChange>
              </w:rPr>
            </w:pPr>
            <w:ins w:id="3602" w:author="Στάθης Καπ" w:date="2023-02-02T17:35:00Z">
              <w:r w:rsidRPr="00A21C84">
                <w:rPr>
                  <w:rFonts w:cstheme="minorHAnsi"/>
                  <w:sz w:val="20"/>
                  <w:szCs w:val="20"/>
                  <w:rPrChange w:id="3603" w:author="Στάθης Καπ" w:date="2023-02-02T17:47:00Z">
                    <w:rPr>
                      <w:rFonts w:cstheme="minorHAnsi"/>
                    </w:rPr>
                  </w:rPrChange>
                </w:rPr>
                <w:t>21</w:t>
              </w:r>
            </w:ins>
          </w:p>
        </w:tc>
      </w:tr>
      <w:tr w:rsidR="008A6DAE" w14:paraId="6A7626B9" w14:textId="77777777" w:rsidTr="008A6DAE">
        <w:trPr>
          <w:jc w:val="center"/>
          <w:ins w:id="3604" w:author="Στάθης Καπ" w:date="2023-02-02T17:12:00Z"/>
          <w:trPrChange w:id="3605" w:author="Στάθης Καπ" w:date="2023-02-02T17:14:00Z">
            <w:trPr>
              <w:gridAfter w:val="0"/>
            </w:trPr>
          </w:trPrChange>
        </w:trPr>
        <w:tc>
          <w:tcPr>
            <w:tcW w:w="1427" w:type="dxa"/>
            <w:tcPrChange w:id="3606" w:author="Στάθης Καπ" w:date="2023-02-02T17:14:00Z">
              <w:tcPr>
                <w:tcW w:w="882" w:type="dxa"/>
              </w:tcPr>
            </w:tcPrChange>
          </w:tcPr>
          <w:p w14:paraId="516ABF66" w14:textId="1BCBA2B3" w:rsidR="008A6DAE" w:rsidRPr="00A21C84" w:rsidRDefault="00DE0B51" w:rsidP="008A6DAE">
            <w:pPr>
              <w:rPr>
                <w:ins w:id="3607" w:author="Στάθης Καπ" w:date="2023-02-02T17:12:00Z"/>
                <w:rFonts w:cstheme="minorHAnsi"/>
                <w:sz w:val="20"/>
                <w:szCs w:val="20"/>
                <w:rPrChange w:id="3608" w:author="Στάθης Καπ" w:date="2023-02-02T17:47:00Z">
                  <w:rPr>
                    <w:ins w:id="3609" w:author="Στάθης Καπ" w:date="2023-02-02T17:12:00Z"/>
                    <w:rFonts w:cstheme="minorHAnsi"/>
                  </w:rPr>
                </w:rPrChange>
              </w:rPr>
            </w:pPr>
            <w:ins w:id="3610" w:author="Στάθης Καπ" w:date="2023-02-02T17:40:00Z">
              <w:r w:rsidRPr="00A21C84">
                <w:rPr>
                  <w:rFonts w:cstheme="minorHAnsi"/>
                  <w:sz w:val="20"/>
                  <w:szCs w:val="20"/>
                  <w:rPrChange w:id="3611" w:author="Στάθης Καπ" w:date="2023-02-02T17:47:00Z">
                    <w:rPr>
                      <w:rFonts w:cstheme="minorHAnsi"/>
                      <w:sz w:val="18"/>
                      <w:szCs w:val="18"/>
                    </w:rPr>
                  </w:rPrChange>
                </w:rPr>
                <w:t>p</w:t>
              </w:r>
            </w:ins>
            <w:ins w:id="3612" w:author="Στάθης Καπ" w:date="2023-02-02T17:14:00Z">
              <w:r w:rsidR="008A6DAE" w:rsidRPr="00A21C84">
                <w:rPr>
                  <w:rFonts w:cstheme="minorHAnsi"/>
                  <w:sz w:val="20"/>
                  <w:szCs w:val="20"/>
                  <w:rPrChange w:id="3613" w:author="Στάθης Καπ" w:date="2023-02-02T17:47:00Z">
                    <w:rPr>
                      <w:rFonts w:cstheme="minorHAnsi"/>
                    </w:rPr>
                  </w:rPrChange>
                </w:rPr>
                <w:t>r04</w:t>
              </w:r>
            </w:ins>
          </w:p>
        </w:tc>
        <w:tc>
          <w:tcPr>
            <w:tcW w:w="1427" w:type="dxa"/>
            <w:tcPrChange w:id="3614" w:author="Στάθης Καπ" w:date="2023-02-02T17:14:00Z">
              <w:tcPr>
                <w:tcW w:w="882" w:type="dxa"/>
                <w:gridSpan w:val="2"/>
              </w:tcPr>
            </w:tcPrChange>
          </w:tcPr>
          <w:p w14:paraId="073D7A22" w14:textId="63071786" w:rsidR="008A6DAE" w:rsidRPr="00A21C84" w:rsidRDefault="008A6DAE" w:rsidP="008A6DAE">
            <w:pPr>
              <w:rPr>
                <w:ins w:id="3615" w:author="Στάθης Καπ" w:date="2023-02-02T17:12:00Z"/>
                <w:rFonts w:cstheme="minorHAnsi"/>
                <w:sz w:val="20"/>
                <w:szCs w:val="20"/>
                <w:rPrChange w:id="3616" w:author="Στάθης Καπ" w:date="2023-02-02T17:47:00Z">
                  <w:rPr>
                    <w:ins w:id="3617" w:author="Στάθης Καπ" w:date="2023-02-02T17:12:00Z"/>
                    <w:rFonts w:cstheme="minorHAnsi"/>
                  </w:rPr>
                </w:rPrChange>
              </w:rPr>
            </w:pPr>
            <w:ins w:id="3618" w:author="Στάθης Καπ" w:date="2023-02-02T17:29:00Z">
              <w:r w:rsidRPr="00A21C84">
                <w:rPr>
                  <w:rFonts w:cstheme="minorHAnsi"/>
                  <w:sz w:val="20"/>
                  <w:szCs w:val="20"/>
                  <w:rPrChange w:id="3619" w:author="Στάθης Καπ" w:date="2023-02-02T17:47:00Z">
                    <w:rPr>
                      <w:rFonts w:cstheme="minorHAnsi"/>
                    </w:rPr>
                  </w:rPrChange>
                </w:rPr>
                <w:t>489</w:t>
              </w:r>
            </w:ins>
          </w:p>
        </w:tc>
        <w:tc>
          <w:tcPr>
            <w:tcW w:w="1690" w:type="dxa"/>
            <w:tcPrChange w:id="3620" w:author="Στάθης Καπ" w:date="2023-02-02T17:14:00Z">
              <w:tcPr>
                <w:tcW w:w="883" w:type="dxa"/>
              </w:tcPr>
            </w:tcPrChange>
          </w:tcPr>
          <w:p w14:paraId="5C83282A" w14:textId="592C0972" w:rsidR="008A6DAE" w:rsidRPr="00A21C84" w:rsidRDefault="008A6DAE" w:rsidP="008A6DAE">
            <w:pPr>
              <w:rPr>
                <w:ins w:id="3621" w:author="Στάθης Καπ" w:date="2023-02-02T17:12:00Z"/>
                <w:rFonts w:cstheme="minorHAnsi"/>
                <w:sz w:val="20"/>
                <w:szCs w:val="20"/>
                <w:rPrChange w:id="3622" w:author="Στάθης Καπ" w:date="2023-02-02T17:47:00Z">
                  <w:rPr>
                    <w:ins w:id="3623" w:author="Στάθης Καπ" w:date="2023-02-02T17:12:00Z"/>
                    <w:rFonts w:cstheme="minorHAnsi"/>
                  </w:rPr>
                </w:rPrChange>
              </w:rPr>
            </w:pPr>
            <w:ins w:id="3624" w:author="Στάθης Καπ" w:date="2023-02-02T17:30:00Z">
              <w:r w:rsidRPr="00A21C84">
                <w:rPr>
                  <w:rFonts w:cstheme="minorHAnsi"/>
                  <w:sz w:val="20"/>
                  <w:szCs w:val="20"/>
                  <w:rPrChange w:id="3625" w:author="Στάθης Καπ" w:date="2023-02-02T17:47:00Z">
                    <w:rPr>
                      <w:rFonts w:cstheme="minorHAnsi"/>
                    </w:rPr>
                  </w:rPrChange>
                </w:rPr>
                <w:t>447</w:t>
              </w:r>
            </w:ins>
          </w:p>
        </w:tc>
        <w:tc>
          <w:tcPr>
            <w:tcW w:w="1428" w:type="dxa"/>
            <w:tcPrChange w:id="3626" w:author="Στάθης Καπ" w:date="2023-02-02T17:14:00Z">
              <w:tcPr>
                <w:tcW w:w="883" w:type="dxa"/>
                <w:gridSpan w:val="2"/>
              </w:tcPr>
            </w:tcPrChange>
          </w:tcPr>
          <w:p w14:paraId="2EA8CDD8" w14:textId="310C1063" w:rsidR="008A6DAE" w:rsidRPr="00A21C84" w:rsidRDefault="008A6DAE" w:rsidP="008A6DAE">
            <w:pPr>
              <w:rPr>
                <w:ins w:id="3627" w:author="Στάθης Καπ" w:date="2023-02-02T17:12:00Z"/>
                <w:rFonts w:cstheme="minorHAnsi"/>
                <w:sz w:val="20"/>
                <w:szCs w:val="20"/>
                <w:rPrChange w:id="3628" w:author="Στάθης Καπ" w:date="2023-02-02T17:47:00Z">
                  <w:rPr>
                    <w:ins w:id="3629" w:author="Στάθης Καπ" w:date="2023-02-02T17:12:00Z"/>
                    <w:rFonts w:cstheme="minorHAnsi"/>
                  </w:rPr>
                </w:rPrChange>
              </w:rPr>
            </w:pPr>
            <w:ins w:id="3630" w:author="Στάθης Καπ" w:date="2023-02-02T17:35:00Z">
              <w:r w:rsidRPr="00A21C84">
                <w:rPr>
                  <w:rFonts w:cstheme="minorHAnsi"/>
                  <w:sz w:val="20"/>
                  <w:szCs w:val="20"/>
                  <w:rPrChange w:id="3631" w:author="Στάθης Καπ" w:date="2023-02-02T17:47:00Z">
                    <w:rPr>
                      <w:rFonts w:cstheme="minorHAnsi"/>
                    </w:rPr>
                  </w:rPrChange>
                </w:rPr>
                <w:t>412</w:t>
              </w:r>
            </w:ins>
          </w:p>
        </w:tc>
        <w:tc>
          <w:tcPr>
            <w:tcW w:w="1428" w:type="dxa"/>
            <w:tcPrChange w:id="3632" w:author="Στάθης Καπ" w:date="2023-02-02T17:14:00Z">
              <w:tcPr>
                <w:tcW w:w="883" w:type="dxa"/>
              </w:tcPr>
            </w:tcPrChange>
          </w:tcPr>
          <w:p w14:paraId="1CED913E" w14:textId="36DD7756" w:rsidR="008A6DAE" w:rsidRPr="00A21C84" w:rsidRDefault="008A6DAE" w:rsidP="008A6DAE">
            <w:pPr>
              <w:rPr>
                <w:ins w:id="3633" w:author="Στάθης Καπ" w:date="2023-02-02T17:12:00Z"/>
                <w:rFonts w:cstheme="minorHAnsi"/>
                <w:sz w:val="20"/>
                <w:szCs w:val="20"/>
                <w:rPrChange w:id="3634" w:author="Στάθης Καπ" w:date="2023-02-02T17:47:00Z">
                  <w:rPr>
                    <w:ins w:id="3635" w:author="Στάθης Καπ" w:date="2023-02-02T17:12:00Z"/>
                    <w:rFonts w:cstheme="minorHAnsi"/>
                  </w:rPr>
                </w:rPrChange>
              </w:rPr>
            </w:pPr>
            <w:ins w:id="3636" w:author="Στάθης Καπ" w:date="2023-02-02T17:35:00Z">
              <w:r w:rsidRPr="00A21C84">
                <w:rPr>
                  <w:rFonts w:cstheme="minorHAnsi"/>
                  <w:sz w:val="20"/>
                  <w:szCs w:val="20"/>
                  <w:rPrChange w:id="3637" w:author="Στάθης Καπ" w:date="2023-02-02T17:47:00Z">
                    <w:rPr>
                      <w:rFonts w:cstheme="minorHAnsi"/>
                    </w:rPr>
                  </w:rPrChange>
                </w:rPr>
                <w:t>0.463</w:t>
              </w:r>
            </w:ins>
          </w:p>
        </w:tc>
        <w:tc>
          <w:tcPr>
            <w:tcW w:w="1428" w:type="dxa"/>
            <w:tcPrChange w:id="3638" w:author="Στάθης Καπ" w:date="2023-02-02T17:14:00Z">
              <w:tcPr>
                <w:tcW w:w="883" w:type="dxa"/>
                <w:gridSpan w:val="2"/>
              </w:tcPr>
            </w:tcPrChange>
          </w:tcPr>
          <w:p w14:paraId="60E9ACB9" w14:textId="6938021F" w:rsidR="008A6DAE" w:rsidRPr="00A21C84" w:rsidRDefault="008A6DAE" w:rsidP="008A6DAE">
            <w:pPr>
              <w:rPr>
                <w:ins w:id="3639" w:author="Στάθης Καπ" w:date="2023-02-02T17:12:00Z"/>
                <w:rFonts w:cstheme="minorHAnsi"/>
                <w:sz w:val="20"/>
                <w:szCs w:val="20"/>
                <w:rPrChange w:id="3640" w:author="Στάθης Καπ" w:date="2023-02-02T17:47:00Z">
                  <w:rPr>
                    <w:ins w:id="3641" w:author="Στάθης Καπ" w:date="2023-02-02T17:12:00Z"/>
                    <w:rFonts w:cstheme="minorHAnsi"/>
                  </w:rPr>
                </w:rPrChange>
              </w:rPr>
            </w:pPr>
            <w:ins w:id="3642" w:author="Στάθης Καπ" w:date="2023-02-02T17:35:00Z">
              <w:r w:rsidRPr="00A21C84">
                <w:rPr>
                  <w:rFonts w:cstheme="minorHAnsi"/>
                  <w:sz w:val="20"/>
                  <w:szCs w:val="20"/>
                  <w:rPrChange w:id="3643" w:author="Στάθης Καπ" w:date="2023-02-02T17:47:00Z">
                    <w:rPr>
                      <w:rFonts w:cstheme="minorHAnsi"/>
                    </w:rPr>
                  </w:rPrChange>
                </w:rPr>
                <w:t>25</w:t>
              </w:r>
            </w:ins>
          </w:p>
        </w:tc>
      </w:tr>
      <w:tr w:rsidR="008A6DAE" w14:paraId="1383C72B" w14:textId="77777777" w:rsidTr="008A6DAE">
        <w:trPr>
          <w:jc w:val="center"/>
          <w:ins w:id="3644" w:author="Στάθης Καπ" w:date="2023-02-02T17:12:00Z"/>
          <w:trPrChange w:id="3645" w:author="Στάθης Καπ" w:date="2023-02-02T17:14:00Z">
            <w:trPr>
              <w:gridAfter w:val="0"/>
            </w:trPr>
          </w:trPrChange>
        </w:trPr>
        <w:tc>
          <w:tcPr>
            <w:tcW w:w="1427" w:type="dxa"/>
            <w:tcPrChange w:id="3646" w:author="Στάθης Καπ" w:date="2023-02-02T17:14:00Z">
              <w:tcPr>
                <w:tcW w:w="882" w:type="dxa"/>
              </w:tcPr>
            </w:tcPrChange>
          </w:tcPr>
          <w:p w14:paraId="51B868B0" w14:textId="3280E66D" w:rsidR="008A6DAE" w:rsidRPr="00A21C84" w:rsidRDefault="00DE0B51" w:rsidP="008A6DAE">
            <w:pPr>
              <w:rPr>
                <w:ins w:id="3647" w:author="Στάθης Καπ" w:date="2023-02-02T17:12:00Z"/>
                <w:rFonts w:cstheme="minorHAnsi"/>
                <w:sz w:val="20"/>
                <w:szCs w:val="20"/>
                <w:rPrChange w:id="3648" w:author="Στάθης Καπ" w:date="2023-02-02T17:47:00Z">
                  <w:rPr>
                    <w:ins w:id="3649" w:author="Στάθης Καπ" w:date="2023-02-02T17:12:00Z"/>
                    <w:rFonts w:cstheme="minorHAnsi"/>
                  </w:rPr>
                </w:rPrChange>
              </w:rPr>
            </w:pPr>
            <w:ins w:id="3650" w:author="Στάθης Καπ" w:date="2023-02-02T17:40:00Z">
              <w:r w:rsidRPr="00A21C84">
                <w:rPr>
                  <w:rFonts w:cstheme="minorHAnsi"/>
                  <w:sz w:val="20"/>
                  <w:szCs w:val="20"/>
                  <w:rPrChange w:id="3651" w:author="Στάθης Καπ" w:date="2023-02-02T17:47:00Z">
                    <w:rPr>
                      <w:rFonts w:cstheme="minorHAnsi"/>
                      <w:sz w:val="18"/>
                      <w:szCs w:val="18"/>
                    </w:rPr>
                  </w:rPrChange>
                </w:rPr>
                <w:t>p</w:t>
              </w:r>
            </w:ins>
            <w:ins w:id="3652" w:author="Στάθης Καπ" w:date="2023-02-02T17:14:00Z">
              <w:r w:rsidR="008A6DAE" w:rsidRPr="00A21C84">
                <w:rPr>
                  <w:rFonts w:cstheme="minorHAnsi"/>
                  <w:sz w:val="20"/>
                  <w:szCs w:val="20"/>
                  <w:rPrChange w:id="3653" w:author="Στάθης Καπ" w:date="2023-02-02T17:47:00Z">
                    <w:rPr>
                      <w:rFonts w:cstheme="minorHAnsi"/>
                    </w:rPr>
                  </w:rPrChange>
                </w:rPr>
                <w:t>r05</w:t>
              </w:r>
            </w:ins>
          </w:p>
        </w:tc>
        <w:tc>
          <w:tcPr>
            <w:tcW w:w="1427" w:type="dxa"/>
            <w:tcPrChange w:id="3654" w:author="Στάθης Καπ" w:date="2023-02-02T17:14:00Z">
              <w:tcPr>
                <w:tcW w:w="882" w:type="dxa"/>
                <w:gridSpan w:val="2"/>
              </w:tcPr>
            </w:tcPrChange>
          </w:tcPr>
          <w:p w14:paraId="2A950DD7" w14:textId="5F3EFD2A" w:rsidR="008A6DAE" w:rsidRPr="00A21C84" w:rsidRDefault="008A6DAE" w:rsidP="008A6DAE">
            <w:pPr>
              <w:rPr>
                <w:ins w:id="3655" w:author="Στάθης Καπ" w:date="2023-02-02T17:12:00Z"/>
                <w:rFonts w:cstheme="minorHAnsi"/>
                <w:sz w:val="20"/>
                <w:szCs w:val="20"/>
                <w:rPrChange w:id="3656" w:author="Στάθης Καπ" w:date="2023-02-02T17:47:00Z">
                  <w:rPr>
                    <w:ins w:id="3657" w:author="Στάθης Καπ" w:date="2023-02-02T17:12:00Z"/>
                    <w:rFonts w:cstheme="minorHAnsi"/>
                  </w:rPr>
                </w:rPrChange>
              </w:rPr>
            </w:pPr>
            <w:ins w:id="3658" w:author="Στάθης Καπ" w:date="2023-02-02T17:29:00Z">
              <w:r w:rsidRPr="00A21C84">
                <w:rPr>
                  <w:rFonts w:cstheme="minorHAnsi"/>
                  <w:sz w:val="20"/>
                  <w:szCs w:val="20"/>
                  <w:rPrChange w:id="3659" w:author="Στάθης Καπ" w:date="2023-02-02T17:47:00Z">
                    <w:rPr>
                      <w:rFonts w:cstheme="minorHAnsi"/>
                    </w:rPr>
                  </w:rPrChange>
                </w:rPr>
                <w:t>595</w:t>
              </w:r>
            </w:ins>
          </w:p>
        </w:tc>
        <w:tc>
          <w:tcPr>
            <w:tcW w:w="1690" w:type="dxa"/>
            <w:tcPrChange w:id="3660" w:author="Στάθης Καπ" w:date="2023-02-02T17:14:00Z">
              <w:tcPr>
                <w:tcW w:w="883" w:type="dxa"/>
              </w:tcPr>
            </w:tcPrChange>
          </w:tcPr>
          <w:p w14:paraId="3340CC25" w14:textId="04DD9DC3" w:rsidR="008A6DAE" w:rsidRPr="00A21C84" w:rsidRDefault="008A6DAE" w:rsidP="008A6DAE">
            <w:pPr>
              <w:rPr>
                <w:ins w:id="3661" w:author="Στάθης Καπ" w:date="2023-02-02T17:12:00Z"/>
                <w:rFonts w:cstheme="minorHAnsi"/>
                <w:sz w:val="20"/>
                <w:szCs w:val="20"/>
                <w:rPrChange w:id="3662" w:author="Στάθης Καπ" w:date="2023-02-02T17:47:00Z">
                  <w:rPr>
                    <w:ins w:id="3663" w:author="Στάθης Καπ" w:date="2023-02-02T17:12:00Z"/>
                    <w:rFonts w:cstheme="minorHAnsi"/>
                  </w:rPr>
                </w:rPrChange>
              </w:rPr>
            </w:pPr>
            <w:ins w:id="3664" w:author="Στάθης Καπ" w:date="2023-02-02T17:30:00Z">
              <w:r w:rsidRPr="00A21C84">
                <w:rPr>
                  <w:rFonts w:cstheme="minorHAnsi"/>
                  <w:sz w:val="20"/>
                  <w:szCs w:val="20"/>
                  <w:rPrChange w:id="3665" w:author="Στάθης Καπ" w:date="2023-02-02T17:47:00Z">
                    <w:rPr>
                      <w:rFonts w:cstheme="minorHAnsi"/>
                    </w:rPr>
                  </w:rPrChange>
                </w:rPr>
                <w:t>576</w:t>
              </w:r>
            </w:ins>
          </w:p>
        </w:tc>
        <w:tc>
          <w:tcPr>
            <w:tcW w:w="1428" w:type="dxa"/>
            <w:tcPrChange w:id="3666" w:author="Στάθης Καπ" w:date="2023-02-02T17:14:00Z">
              <w:tcPr>
                <w:tcW w:w="883" w:type="dxa"/>
                <w:gridSpan w:val="2"/>
              </w:tcPr>
            </w:tcPrChange>
          </w:tcPr>
          <w:p w14:paraId="57E47584" w14:textId="24B63DF9" w:rsidR="008A6DAE" w:rsidRPr="00A21C84" w:rsidRDefault="008A6DAE" w:rsidP="008A6DAE">
            <w:pPr>
              <w:rPr>
                <w:ins w:id="3667" w:author="Στάθης Καπ" w:date="2023-02-02T17:12:00Z"/>
                <w:rFonts w:cstheme="minorHAnsi"/>
                <w:sz w:val="20"/>
                <w:szCs w:val="20"/>
                <w:rPrChange w:id="3668" w:author="Στάθης Καπ" w:date="2023-02-02T17:47:00Z">
                  <w:rPr>
                    <w:ins w:id="3669" w:author="Στάθης Καπ" w:date="2023-02-02T17:12:00Z"/>
                    <w:rFonts w:cstheme="minorHAnsi"/>
                  </w:rPr>
                </w:rPrChange>
              </w:rPr>
            </w:pPr>
            <w:ins w:id="3670" w:author="Στάθης Καπ" w:date="2023-02-02T17:35:00Z">
              <w:r w:rsidRPr="00A21C84">
                <w:rPr>
                  <w:rFonts w:cstheme="minorHAnsi"/>
                  <w:sz w:val="20"/>
                  <w:szCs w:val="20"/>
                  <w:rPrChange w:id="3671" w:author="Στάθης Καπ" w:date="2023-02-02T17:47:00Z">
                    <w:rPr>
                      <w:rFonts w:cstheme="minorHAnsi"/>
                    </w:rPr>
                  </w:rPrChange>
                </w:rPr>
                <w:t>565</w:t>
              </w:r>
            </w:ins>
          </w:p>
        </w:tc>
        <w:tc>
          <w:tcPr>
            <w:tcW w:w="1428" w:type="dxa"/>
            <w:tcPrChange w:id="3672" w:author="Στάθης Καπ" w:date="2023-02-02T17:14:00Z">
              <w:tcPr>
                <w:tcW w:w="883" w:type="dxa"/>
              </w:tcPr>
            </w:tcPrChange>
          </w:tcPr>
          <w:p w14:paraId="727D2D21" w14:textId="7E7443B5" w:rsidR="008A6DAE" w:rsidRPr="00A21C84" w:rsidRDefault="008A6DAE" w:rsidP="008A6DAE">
            <w:pPr>
              <w:rPr>
                <w:ins w:id="3673" w:author="Στάθης Καπ" w:date="2023-02-02T17:12:00Z"/>
                <w:rFonts w:cstheme="minorHAnsi"/>
                <w:sz w:val="20"/>
                <w:szCs w:val="20"/>
                <w:rPrChange w:id="3674" w:author="Στάθης Καπ" w:date="2023-02-02T17:47:00Z">
                  <w:rPr>
                    <w:ins w:id="3675" w:author="Στάθης Καπ" w:date="2023-02-02T17:12:00Z"/>
                    <w:rFonts w:cstheme="minorHAnsi"/>
                  </w:rPr>
                </w:rPrChange>
              </w:rPr>
            </w:pPr>
            <w:ins w:id="3676" w:author="Στάθης Καπ" w:date="2023-02-02T17:35:00Z">
              <w:r w:rsidRPr="00A21C84">
                <w:rPr>
                  <w:rFonts w:cstheme="minorHAnsi"/>
                  <w:sz w:val="20"/>
                  <w:szCs w:val="20"/>
                  <w:rPrChange w:id="3677" w:author="Στάθης Καπ" w:date="2023-02-02T17:47:00Z">
                    <w:rPr>
                      <w:rFonts w:cstheme="minorHAnsi"/>
                    </w:rPr>
                  </w:rPrChange>
                </w:rPr>
                <w:t>1.138</w:t>
              </w:r>
            </w:ins>
          </w:p>
        </w:tc>
        <w:tc>
          <w:tcPr>
            <w:tcW w:w="1428" w:type="dxa"/>
            <w:tcPrChange w:id="3678" w:author="Στάθης Καπ" w:date="2023-02-02T17:14:00Z">
              <w:tcPr>
                <w:tcW w:w="883" w:type="dxa"/>
                <w:gridSpan w:val="2"/>
              </w:tcPr>
            </w:tcPrChange>
          </w:tcPr>
          <w:p w14:paraId="47394592" w14:textId="4D56772E" w:rsidR="008A6DAE" w:rsidRPr="00A21C84" w:rsidRDefault="008A6DAE" w:rsidP="008A6DAE">
            <w:pPr>
              <w:rPr>
                <w:ins w:id="3679" w:author="Στάθης Καπ" w:date="2023-02-02T17:12:00Z"/>
                <w:rFonts w:cstheme="minorHAnsi"/>
                <w:sz w:val="20"/>
                <w:szCs w:val="20"/>
                <w:rPrChange w:id="3680" w:author="Στάθης Καπ" w:date="2023-02-02T17:47:00Z">
                  <w:rPr>
                    <w:ins w:id="3681" w:author="Στάθης Καπ" w:date="2023-02-02T17:12:00Z"/>
                    <w:rFonts w:cstheme="minorHAnsi"/>
                  </w:rPr>
                </w:rPrChange>
              </w:rPr>
            </w:pPr>
            <w:ins w:id="3682" w:author="Στάθης Καπ" w:date="2023-02-02T17:35:00Z">
              <w:r w:rsidRPr="00A21C84">
                <w:rPr>
                  <w:rFonts w:cstheme="minorHAnsi"/>
                  <w:sz w:val="20"/>
                  <w:szCs w:val="20"/>
                  <w:rPrChange w:id="3683" w:author="Στάθης Καπ" w:date="2023-02-02T17:47:00Z">
                    <w:rPr>
                      <w:rFonts w:cstheme="minorHAnsi"/>
                    </w:rPr>
                  </w:rPrChange>
                </w:rPr>
                <w:t>31</w:t>
              </w:r>
            </w:ins>
          </w:p>
        </w:tc>
      </w:tr>
      <w:tr w:rsidR="008A6DAE" w14:paraId="153F6B04" w14:textId="77777777" w:rsidTr="008A6DAE">
        <w:trPr>
          <w:jc w:val="center"/>
          <w:ins w:id="3684" w:author="Στάθης Καπ" w:date="2023-02-02T17:12:00Z"/>
          <w:trPrChange w:id="3685" w:author="Στάθης Καπ" w:date="2023-02-02T17:14:00Z">
            <w:trPr>
              <w:gridAfter w:val="0"/>
            </w:trPr>
          </w:trPrChange>
        </w:trPr>
        <w:tc>
          <w:tcPr>
            <w:tcW w:w="1427" w:type="dxa"/>
            <w:tcPrChange w:id="3686" w:author="Στάθης Καπ" w:date="2023-02-02T17:14:00Z">
              <w:tcPr>
                <w:tcW w:w="882" w:type="dxa"/>
              </w:tcPr>
            </w:tcPrChange>
          </w:tcPr>
          <w:p w14:paraId="417C84ED" w14:textId="1C72869F" w:rsidR="008A6DAE" w:rsidRPr="00A21C84" w:rsidRDefault="00DE0B51" w:rsidP="008A6DAE">
            <w:pPr>
              <w:rPr>
                <w:ins w:id="3687" w:author="Στάθης Καπ" w:date="2023-02-02T17:12:00Z"/>
                <w:rFonts w:cstheme="minorHAnsi"/>
                <w:sz w:val="20"/>
                <w:szCs w:val="20"/>
                <w:rPrChange w:id="3688" w:author="Στάθης Καπ" w:date="2023-02-02T17:47:00Z">
                  <w:rPr>
                    <w:ins w:id="3689" w:author="Στάθης Καπ" w:date="2023-02-02T17:12:00Z"/>
                    <w:rFonts w:cstheme="minorHAnsi"/>
                  </w:rPr>
                </w:rPrChange>
              </w:rPr>
            </w:pPr>
            <w:ins w:id="3690" w:author="Στάθης Καπ" w:date="2023-02-02T17:40:00Z">
              <w:r w:rsidRPr="00A21C84">
                <w:rPr>
                  <w:rFonts w:cstheme="minorHAnsi"/>
                  <w:sz w:val="20"/>
                  <w:szCs w:val="20"/>
                  <w:rPrChange w:id="3691" w:author="Στάθης Καπ" w:date="2023-02-02T17:47:00Z">
                    <w:rPr>
                      <w:rFonts w:cstheme="minorHAnsi"/>
                      <w:sz w:val="18"/>
                      <w:szCs w:val="18"/>
                    </w:rPr>
                  </w:rPrChange>
                </w:rPr>
                <w:t>p</w:t>
              </w:r>
            </w:ins>
            <w:ins w:id="3692" w:author="Στάθης Καπ" w:date="2023-02-02T17:14:00Z">
              <w:r w:rsidR="008A6DAE" w:rsidRPr="00A21C84">
                <w:rPr>
                  <w:rFonts w:cstheme="minorHAnsi"/>
                  <w:sz w:val="20"/>
                  <w:szCs w:val="20"/>
                  <w:rPrChange w:id="3693" w:author="Στάθης Καπ" w:date="2023-02-02T17:47:00Z">
                    <w:rPr>
                      <w:rFonts w:cstheme="minorHAnsi"/>
                    </w:rPr>
                  </w:rPrChange>
                </w:rPr>
                <w:t>r06</w:t>
              </w:r>
            </w:ins>
          </w:p>
        </w:tc>
        <w:tc>
          <w:tcPr>
            <w:tcW w:w="1427" w:type="dxa"/>
            <w:tcPrChange w:id="3694" w:author="Στάθης Καπ" w:date="2023-02-02T17:14:00Z">
              <w:tcPr>
                <w:tcW w:w="882" w:type="dxa"/>
                <w:gridSpan w:val="2"/>
              </w:tcPr>
            </w:tcPrChange>
          </w:tcPr>
          <w:p w14:paraId="61045CCD" w14:textId="7357D234" w:rsidR="008A6DAE" w:rsidRPr="00A21C84" w:rsidRDefault="008A6DAE" w:rsidP="008A6DAE">
            <w:pPr>
              <w:rPr>
                <w:ins w:id="3695" w:author="Στάθης Καπ" w:date="2023-02-02T17:12:00Z"/>
                <w:rFonts w:cstheme="minorHAnsi"/>
                <w:sz w:val="20"/>
                <w:szCs w:val="20"/>
                <w:rPrChange w:id="3696" w:author="Στάθης Καπ" w:date="2023-02-02T17:47:00Z">
                  <w:rPr>
                    <w:ins w:id="3697" w:author="Στάθης Καπ" w:date="2023-02-02T17:12:00Z"/>
                    <w:rFonts w:cstheme="minorHAnsi"/>
                  </w:rPr>
                </w:rPrChange>
              </w:rPr>
            </w:pPr>
            <w:ins w:id="3698" w:author="Στάθης Καπ" w:date="2023-02-02T17:29:00Z">
              <w:r w:rsidRPr="00A21C84">
                <w:rPr>
                  <w:rFonts w:cstheme="minorHAnsi"/>
                  <w:sz w:val="20"/>
                  <w:szCs w:val="20"/>
                  <w:rPrChange w:id="3699" w:author="Στάθης Καπ" w:date="2023-02-02T17:47:00Z">
                    <w:rPr>
                      <w:rFonts w:cstheme="minorHAnsi"/>
                    </w:rPr>
                  </w:rPrChange>
                </w:rPr>
                <w:t>590</w:t>
              </w:r>
            </w:ins>
          </w:p>
        </w:tc>
        <w:tc>
          <w:tcPr>
            <w:tcW w:w="1690" w:type="dxa"/>
            <w:tcPrChange w:id="3700" w:author="Στάθης Καπ" w:date="2023-02-02T17:14:00Z">
              <w:tcPr>
                <w:tcW w:w="883" w:type="dxa"/>
              </w:tcPr>
            </w:tcPrChange>
          </w:tcPr>
          <w:p w14:paraId="7F69031B" w14:textId="6558035C" w:rsidR="008A6DAE" w:rsidRPr="00A21C84" w:rsidRDefault="008A6DAE" w:rsidP="008A6DAE">
            <w:pPr>
              <w:rPr>
                <w:ins w:id="3701" w:author="Στάθης Καπ" w:date="2023-02-02T17:12:00Z"/>
                <w:rFonts w:cstheme="minorHAnsi"/>
                <w:sz w:val="20"/>
                <w:szCs w:val="20"/>
                <w:rPrChange w:id="3702" w:author="Στάθης Καπ" w:date="2023-02-02T17:47:00Z">
                  <w:rPr>
                    <w:ins w:id="3703" w:author="Στάθης Καπ" w:date="2023-02-02T17:12:00Z"/>
                    <w:rFonts w:cstheme="minorHAnsi"/>
                  </w:rPr>
                </w:rPrChange>
              </w:rPr>
            </w:pPr>
            <w:ins w:id="3704" w:author="Στάθης Καπ" w:date="2023-02-02T17:31:00Z">
              <w:r w:rsidRPr="00A21C84">
                <w:rPr>
                  <w:rFonts w:cstheme="minorHAnsi"/>
                  <w:sz w:val="20"/>
                  <w:szCs w:val="20"/>
                  <w:rPrChange w:id="3705" w:author="Στάθης Καπ" w:date="2023-02-02T17:47:00Z">
                    <w:rPr>
                      <w:rFonts w:cstheme="minorHAnsi"/>
                    </w:rPr>
                  </w:rPrChange>
                </w:rPr>
                <w:t>538</w:t>
              </w:r>
            </w:ins>
          </w:p>
        </w:tc>
        <w:tc>
          <w:tcPr>
            <w:tcW w:w="1428" w:type="dxa"/>
            <w:tcPrChange w:id="3706" w:author="Στάθης Καπ" w:date="2023-02-02T17:14:00Z">
              <w:tcPr>
                <w:tcW w:w="883" w:type="dxa"/>
                <w:gridSpan w:val="2"/>
              </w:tcPr>
            </w:tcPrChange>
          </w:tcPr>
          <w:p w14:paraId="7AA90C74" w14:textId="09270671" w:rsidR="008A6DAE" w:rsidRPr="00A21C84" w:rsidRDefault="008A6DAE" w:rsidP="008A6DAE">
            <w:pPr>
              <w:rPr>
                <w:ins w:id="3707" w:author="Στάθης Καπ" w:date="2023-02-02T17:12:00Z"/>
                <w:rFonts w:cstheme="minorHAnsi"/>
                <w:sz w:val="20"/>
                <w:szCs w:val="20"/>
                <w:rPrChange w:id="3708" w:author="Στάθης Καπ" w:date="2023-02-02T17:47:00Z">
                  <w:rPr>
                    <w:ins w:id="3709" w:author="Στάθης Καπ" w:date="2023-02-02T17:12:00Z"/>
                    <w:rFonts w:cstheme="minorHAnsi"/>
                  </w:rPr>
                </w:rPrChange>
              </w:rPr>
            </w:pPr>
            <w:ins w:id="3710" w:author="Στάθης Καπ" w:date="2023-02-02T17:35:00Z">
              <w:r w:rsidRPr="00A21C84">
                <w:rPr>
                  <w:rFonts w:cstheme="minorHAnsi"/>
                  <w:sz w:val="20"/>
                  <w:szCs w:val="20"/>
                  <w:rPrChange w:id="3711" w:author="Στάθης Καπ" w:date="2023-02-02T17:47:00Z">
                    <w:rPr>
                      <w:rFonts w:cstheme="minorHAnsi"/>
                    </w:rPr>
                  </w:rPrChange>
                </w:rPr>
                <w:t>466</w:t>
              </w:r>
            </w:ins>
          </w:p>
        </w:tc>
        <w:tc>
          <w:tcPr>
            <w:tcW w:w="1428" w:type="dxa"/>
            <w:tcPrChange w:id="3712" w:author="Στάθης Καπ" w:date="2023-02-02T17:14:00Z">
              <w:tcPr>
                <w:tcW w:w="883" w:type="dxa"/>
              </w:tcPr>
            </w:tcPrChange>
          </w:tcPr>
          <w:p w14:paraId="424FC2D7" w14:textId="392ED1A7" w:rsidR="008A6DAE" w:rsidRPr="00A21C84" w:rsidRDefault="008A6DAE" w:rsidP="008A6DAE">
            <w:pPr>
              <w:rPr>
                <w:ins w:id="3713" w:author="Στάθης Καπ" w:date="2023-02-02T17:12:00Z"/>
                <w:rFonts w:cstheme="minorHAnsi"/>
                <w:sz w:val="20"/>
                <w:szCs w:val="20"/>
                <w:rPrChange w:id="3714" w:author="Στάθης Καπ" w:date="2023-02-02T17:47:00Z">
                  <w:rPr>
                    <w:ins w:id="3715" w:author="Στάθης Καπ" w:date="2023-02-02T17:12:00Z"/>
                    <w:rFonts w:cstheme="minorHAnsi"/>
                  </w:rPr>
                </w:rPrChange>
              </w:rPr>
            </w:pPr>
            <w:ins w:id="3716" w:author="Στάθης Καπ" w:date="2023-02-02T17:35:00Z">
              <w:r w:rsidRPr="00A21C84">
                <w:rPr>
                  <w:rFonts w:cstheme="minorHAnsi"/>
                  <w:sz w:val="20"/>
                  <w:szCs w:val="20"/>
                  <w:rPrChange w:id="3717" w:author="Στάθης Καπ" w:date="2023-02-02T17:47:00Z">
                    <w:rPr>
                      <w:rFonts w:cstheme="minorHAnsi"/>
                    </w:rPr>
                  </w:rPrChange>
                </w:rPr>
                <w:t>0.758</w:t>
              </w:r>
            </w:ins>
          </w:p>
        </w:tc>
        <w:tc>
          <w:tcPr>
            <w:tcW w:w="1428" w:type="dxa"/>
            <w:tcPrChange w:id="3718" w:author="Στάθης Καπ" w:date="2023-02-02T17:14:00Z">
              <w:tcPr>
                <w:tcW w:w="883" w:type="dxa"/>
                <w:gridSpan w:val="2"/>
              </w:tcPr>
            </w:tcPrChange>
          </w:tcPr>
          <w:p w14:paraId="08F27FF6" w14:textId="542DBAC6" w:rsidR="008A6DAE" w:rsidRPr="00A21C84" w:rsidRDefault="008A6DAE" w:rsidP="008A6DAE">
            <w:pPr>
              <w:rPr>
                <w:ins w:id="3719" w:author="Στάθης Καπ" w:date="2023-02-02T17:12:00Z"/>
                <w:rFonts w:cstheme="minorHAnsi"/>
                <w:sz w:val="20"/>
                <w:szCs w:val="20"/>
                <w:rPrChange w:id="3720" w:author="Στάθης Καπ" w:date="2023-02-02T17:47:00Z">
                  <w:rPr>
                    <w:ins w:id="3721" w:author="Στάθης Καπ" w:date="2023-02-02T17:12:00Z"/>
                    <w:rFonts w:cstheme="minorHAnsi"/>
                  </w:rPr>
                </w:rPrChange>
              </w:rPr>
            </w:pPr>
            <w:ins w:id="3722" w:author="Στάθης Καπ" w:date="2023-02-02T17:35:00Z">
              <w:r w:rsidRPr="00A21C84">
                <w:rPr>
                  <w:rFonts w:cstheme="minorHAnsi"/>
                  <w:sz w:val="20"/>
                  <w:szCs w:val="20"/>
                  <w:rPrChange w:id="3723" w:author="Στάθης Καπ" w:date="2023-02-02T17:47:00Z">
                    <w:rPr>
                      <w:rFonts w:cstheme="minorHAnsi"/>
                    </w:rPr>
                  </w:rPrChange>
                </w:rPr>
                <w:t>24</w:t>
              </w:r>
            </w:ins>
          </w:p>
        </w:tc>
      </w:tr>
      <w:tr w:rsidR="008A6DAE" w14:paraId="1F3F8063" w14:textId="77777777" w:rsidTr="008A6DAE">
        <w:trPr>
          <w:jc w:val="center"/>
          <w:ins w:id="3724" w:author="Στάθης Καπ" w:date="2023-02-02T17:12:00Z"/>
          <w:trPrChange w:id="3725" w:author="Στάθης Καπ" w:date="2023-02-02T17:14:00Z">
            <w:trPr>
              <w:gridAfter w:val="0"/>
            </w:trPr>
          </w:trPrChange>
        </w:trPr>
        <w:tc>
          <w:tcPr>
            <w:tcW w:w="1427" w:type="dxa"/>
            <w:tcPrChange w:id="3726" w:author="Στάθης Καπ" w:date="2023-02-02T17:14:00Z">
              <w:tcPr>
                <w:tcW w:w="882" w:type="dxa"/>
              </w:tcPr>
            </w:tcPrChange>
          </w:tcPr>
          <w:p w14:paraId="3CF93A2A" w14:textId="03DC1D34" w:rsidR="008A6DAE" w:rsidRPr="00A21C84" w:rsidRDefault="00DE0B51" w:rsidP="008A6DAE">
            <w:pPr>
              <w:rPr>
                <w:ins w:id="3727" w:author="Στάθης Καπ" w:date="2023-02-02T17:12:00Z"/>
                <w:rFonts w:cstheme="minorHAnsi"/>
                <w:sz w:val="20"/>
                <w:szCs w:val="20"/>
                <w:lang w:val="el-GR"/>
                <w:rPrChange w:id="3728" w:author="Στάθης Καπ" w:date="2023-02-02T17:47:00Z">
                  <w:rPr>
                    <w:ins w:id="3729" w:author="Στάθης Καπ" w:date="2023-02-02T17:12:00Z"/>
                  </w:rPr>
                </w:rPrChange>
              </w:rPr>
            </w:pPr>
            <w:ins w:id="3730" w:author="Στάθης Καπ" w:date="2023-02-02T17:40:00Z">
              <w:r w:rsidRPr="00A21C84">
                <w:rPr>
                  <w:rFonts w:cstheme="minorHAnsi"/>
                  <w:sz w:val="20"/>
                  <w:szCs w:val="20"/>
                  <w:rPrChange w:id="3731" w:author="Στάθης Καπ" w:date="2023-02-02T17:47:00Z">
                    <w:rPr>
                      <w:rFonts w:cstheme="minorHAnsi"/>
                      <w:sz w:val="18"/>
                      <w:szCs w:val="18"/>
                    </w:rPr>
                  </w:rPrChange>
                </w:rPr>
                <w:t>p</w:t>
              </w:r>
            </w:ins>
            <w:ins w:id="3732" w:author="Στάθης Καπ" w:date="2023-02-02T17:14:00Z">
              <w:r w:rsidR="008A6DAE" w:rsidRPr="00A21C84">
                <w:rPr>
                  <w:rFonts w:cstheme="minorHAnsi"/>
                  <w:sz w:val="20"/>
                  <w:szCs w:val="20"/>
                  <w:rPrChange w:id="3733" w:author="Στάθης Καπ" w:date="2023-02-02T17:47:00Z">
                    <w:rPr>
                      <w:rFonts w:cstheme="minorHAnsi"/>
                    </w:rPr>
                  </w:rPrChange>
                </w:rPr>
                <w:t>r07</w:t>
              </w:r>
            </w:ins>
          </w:p>
        </w:tc>
        <w:tc>
          <w:tcPr>
            <w:tcW w:w="1427" w:type="dxa"/>
            <w:tcPrChange w:id="3734" w:author="Στάθης Καπ" w:date="2023-02-02T17:14:00Z">
              <w:tcPr>
                <w:tcW w:w="882" w:type="dxa"/>
                <w:gridSpan w:val="2"/>
              </w:tcPr>
            </w:tcPrChange>
          </w:tcPr>
          <w:p w14:paraId="40394290" w14:textId="3FF42A1E" w:rsidR="008A6DAE" w:rsidRPr="00A21C84" w:rsidRDefault="008A6DAE" w:rsidP="008A6DAE">
            <w:pPr>
              <w:rPr>
                <w:ins w:id="3735" w:author="Στάθης Καπ" w:date="2023-02-02T17:12:00Z"/>
                <w:rFonts w:cstheme="minorHAnsi"/>
                <w:sz w:val="20"/>
                <w:szCs w:val="20"/>
                <w:rPrChange w:id="3736" w:author="Στάθης Καπ" w:date="2023-02-02T17:47:00Z">
                  <w:rPr>
                    <w:ins w:id="3737" w:author="Στάθης Καπ" w:date="2023-02-02T17:12:00Z"/>
                    <w:rFonts w:cstheme="minorHAnsi"/>
                  </w:rPr>
                </w:rPrChange>
              </w:rPr>
            </w:pPr>
            <w:ins w:id="3738" w:author="Στάθης Καπ" w:date="2023-02-02T17:29:00Z">
              <w:r w:rsidRPr="00A21C84">
                <w:rPr>
                  <w:rFonts w:cstheme="minorHAnsi"/>
                  <w:sz w:val="20"/>
                  <w:szCs w:val="20"/>
                  <w:rPrChange w:id="3739" w:author="Στάθης Καπ" w:date="2023-02-02T17:47:00Z">
                    <w:rPr>
                      <w:rFonts w:cstheme="minorHAnsi"/>
                    </w:rPr>
                  </w:rPrChange>
                </w:rPr>
                <w:t>298</w:t>
              </w:r>
            </w:ins>
          </w:p>
        </w:tc>
        <w:tc>
          <w:tcPr>
            <w:tcW w:w="1690" w:type="dxa"/>
            <w:tcPrChange w:id="3740" w:author="Στάθης Καπ" w:date="2023-02-02T17:14:00Z">
              <w:tcPr>
                <w:tcW w:w="883" w:type="dxa"/>
              </w:tcPr>
            </w:tcPrChange>
          </w:tcPr>
          <w:p w14:paraId="6FBB57F7" w14:textId="12E074D9" w:rsidR="008A6DAE" w:rsidRPr="00A21C84" w:rsidRDefault="008A6DAE" w:rsidP="008A6DAE">
            <w:pPr>
              <w:rPr>
                <w:ins w:id="3741" w:author="Στάθης Καπ" w:date="2023-02-02T17:12:00Z"/>
                <w:rFonts w:cstheme="minorHAnsi"/>
                <w:sz w:val="20"/>
                <w:szCs w:val="20"/>
                <w:rPrChange w:id="3742" w:author="Στάθης Καπ" w:date="2023-02-02T17:47:00Z">
                  <w:rPr>
                    <w:ins w:id="3743" w:author="Στάθης Καπ" w:date="2023-02-02T17:12:00Z"/>
                    <w:rFonts w:cstheme="minorHAnsi"/>
                  </w:rPr>
                </w:rPrChange>
              </w:rPr>
            </w:pPr>
            <w:ins w:id="3744" w:author="Στάθης Καπ" w:date="2023-02-02T17:31:00Z">
              <w:r w:rsidRPr="00A21C84">
                <w:rPr>
                  <w:rFonts w:cstheme="minorHAnsi"/>
                  <w:sz w:val="20"/>
                  <w:szCs w:val="20"/>
                  <w:rPrChange w:id="3745" w:author="Στάθης Καπ" w:date="2023-02-02T17:47:00Z">
                    <w:rPr>
                      <w:rFonts w:cstheme="minorHAnsi"/>
                    </w:rPr>
                  </w:rPrChange>
                </w:rPr>
                <w:t>291</w:t>
              </w:r>
            </w:ins>
          </w:p>
        </w:tc>
        <w:tc>
          <w:tcPr>
            <w:tcW w:w="1428" w:type="dxa"/>
            <w:tcPrChange w:id="3746" w:author="Στάθης Καπ" w:date="2023-02-02T17:14:00Z">
              <w:tcPr>
                <w:tcW w:w="883" w:type="dxa"/>
                <w:gridSpan w:val="2"/>
              </w:tcPr>
            </w:tcPrChange>
          </w:tcPr>
          <w:p w14:paraId="012A8DC7" w14:textId="7963263A" w:rsidR="008A6DAE" w:rsidRPr="00A21C84" w:rsidRDefault="008A6DAE" w:rsidP="008A6DAE">
            <w:pPr>
              <w:rPr>
                <w:ins w:id="3747" w:author="Στάθης Καπ" w:date="2023-02-02T17:12:00Z"/>
                <w:rFonts w:cstheme="minorHAnsi"/>
                <w:sz w:val="20"/>
                <w:szCs w:val="20"/>
                <w:rPrChange w:id="3748" w:author="Στάθης Καπ" w:date="2023-02-02T17:47:00Z">
                  <w:rPr>
                    <w:ins w:id="3749" w:author="Στάθης Καπ" w:date="2023-02-02T17:12:00Z"/>
                    <w:rFonts w:cstheme="minorHAnsi"/>
                  </w:rPr>
                </w:rPrChange>
              </w:rPr>
            </w:pPr>
            <w:ins w:id="3750" w:author="Στάθης Καπ" w:date="2023-02-02T17:35:00Z">
              <w:r w:rsidRPr="00A21C84">
                <w:rPr>
                  <w:rFonts w:cstheme="minorHAnsi"/>
                  <w:sz w:val="20"/>
                  <w:szCs w:val="20"/>
                  <w:rPrChange w:id="3751" w:author="Στάθης Καπ" w:date="2023-02-02T17:47:00Z">
                    <w:rPr>
                      <w:rFonts w:cstheme="minorHAnsi"/>
                    </w:rPr>
                  </w:rPrChange>
                </w:rPr>
                <w:t>275</w:t>
              </w:r>
            </w:ins>
          </w:p>
        </w:tc>
        <w:tc>
          <w:tcPr>
            <w:tcW w:w="1428" w:type="dxa"/>
            <w:tcPrChange w:id="3752" w:author="Στάθης Καπ" w:date="2023-02-02T17:14:00Z">
              <w:tcPr>
                <w:tcW w:w="883" w:type="dxa"/>
              </w:tcPr>
            </w:tcPrChange>
          </w:tcPr>
          <w:p w14:paraId="588DC643" w14:textId="6BBE7947" w:rsidR="008A6DAE" w:rsidRPr="00A21C84" w:rsidRDefault="008A6DAE" w:rsidP="008A6DAE">
            <w:pPr>
              <w:rPr>
                <w:ins w:id="3753" w:author="Στάθης Καπ" w:date="2023-02-02T17:12:00Z"/>
                <w:rFonts w:cstheme="minorHAnsi"/>
                <w:sz w:val="20"/>
                <w:szCs w:val="20"/>
                <w:rPrChange w:id="3754" w:author="Στάθης Καπ" w:date="2023-02-02T17:47:00Z">
                  <w:rPr>
                    <w:ins w:id="3755" w:author="Στάθης Καπ" w:date="2023-02-02T17:12:00Z"/>
                    <w:rFonts w:cstheme="minorHAnsi"/>
                  </w:rPr>
                </w:rPrChange>
              </w:rPr>
            </w:pPr>
            <w:ins w:id="3756" w:author="Στάθης Καπ" w:date="2023-02-02T17:35:00Z">
              <w:r w:rsidRPr="00A21C84">
                <w:rPr>
                  <w:rFonts w:cstheme="minorHAnsi"/>
                  <w:sz w:val="20"/>
                  <w:szCs w:val="20"/>
                  <w:rPrChange w:id="3757" w:author="Στάθης Καπ" w:date="2023-02-02T17:47:00Z">
                    <w:rPr>
                      <w:rFonts w:cstheme="minorHAnsi"/>
                    </w:rPr>
                  </w:rPrChange>
                </w:rPr>
                <w:t>0.1</w:t>
              </w:r>
            </w:ins>
          </w:p>
        </w:tc>
        <w:tc>
          <w:tcPr>
            <w:tcW w:w="1428" w:type="dxa"/>
            <w:tcPrChange w:id="3758" w:author="Στάθης Καπ" w:date="2023-02-02T17:14:00Z">
              <w:tcPr>
                <w:tcW w:w="883" w:type="dxa"/>
                <w:gridSpan w:val="2"/>
              </w:tcPr>
            </w:tcPrChange>
          </w:tcPr>
          <w:p w14:paraId="51FBD04E" w14:textId="053F7C87" w:rsidR="008A6DAE" w:rsidRPr="00A21C84" w:rsidRDefault="008A6DAE" w:rsidP="008A6DAE">
            <w:pPr>
              <w:rPr>
                <w:ins w:id="3759" w:author="Στάθης Καπ" w:date="2023-02-02T17:12:00Z"/>
                <w:rFonts w:cstheme="minorHAnsi"/>
                <w:sz w:val="20"/>
                <w:szCs w:val="20"/>
                <w:rPrChange w:id="3760" w:author="Στάθης Καπ" w:date="2023-02-02T17:47:00Z">
                  <w:rPr>
                    <w:ins w:id="3761" w:author="Στάθης Καπ" w:date="2023-02-02T17:12:00Z"/>
                    <w:rFonts w:cstheme="minorHAnsi"/>
                  </w:rPr>
                </w:rPrChange>
              </w:rPr>
            </w:pPr>
            <w:ins w:id="3762" w:author="Στάθης Καπ" w:date="2023-02-02T17:35:00Z">
              <w:r w:rsidRPr="00A21C84">
                <w:rPr>
                  <w:rFonts w:cstheme="minorHAnsi"/>
                  <w:sz w:val="20"/>
                  <w:szCs w:val="20"/>
                  <w:rPrChange w:id="3763" w:author="Στάθης Καπ" w:date="2023-02-02T17:47:00Z">
                    <w:rPr>
                      <w:rFonts w:cstheme="minorHAnsi"/>
                    </w:rPr>
                  </w:rPrChange>
                </w:rPr>
                <w:t>16</w:t>
              </w:r>
            </w:ins>
          </w:p>
        </w:tc>
      </w:tr>
      <w:tr w:rsidR="008A6DAE" w14:paraId="4F16B2C4" w14:textId="77777777" w:rsidTr="008A6DAE">
        <w:trPr>
          <w:jc w:val="center"/>
          <w:ins w:id="3764" w:author="Στάθης Καπ" w:date="2023-02-02T17:27:00Z"/>
        </w:trPr>
        <w:tc>
          <w:tcPr>
            <w:tcW w:w="1427" w:type="dxa"/>
          </w:tcPr>
          <w:p w14:paraId="1443420A" w14:textId="159E7058" w:rsidR="008A6DAE" w:rsidRPr="00A21C84" w:rsidRDefault="00DE0B51" w:rsidP="008A6DAE">
            <w:pPr>
              <w:rPr>
                <w:ins w:id="3765" w:author="Στάθης Καπ" w:date="2023-02-02T17:27:00Z"/>
                <w:rFonts w:cstheme="minorHAnsi"/>
                <w:sz w:val="20"/>
                <w:szCs w:val="20"/>
                <w:rPrChange w:id="3766" w:author="Στάθης Καπ" w:date="2023-02-02T17:47:00Z">
                  <w:rPr>
                    <w:ins w:id="3767" w:author="Στάθης Καπ" w:date="2023-02-02T17:27:00Z"/>
                    <w:rFonts w:cstheme="minorHAnsi"/>
                  </w:rPr>
                </w:rPrChange>
              </w:rPr>
            </w:pPr>
            <w:ins w:id="3768" w:author="Στάθης Καπ" w:date="2023-02-02T17:40:00Z">
              <w:r w:rsidRPr="00A21C84">
                <w:rPr>
                  <w:rFonts w:cstheme="minorHAnsi"/>
                  <w:sz w:val="20"/>
                  <w:szCs w:val="20"/>
                  <w:rPrChange w:id="3769" w:author="Στάθης Καπ" w:date="2023-02-02T17:47:00Z">
                    <w:rPr>
                      <w:rFonts w:cstheme="minorHAnsi"/>
                      <w:sz w:val="18"/>
                      <w:szCs w:val="18"/>
                    </w:rPr>
                  </w:rPrChange>
                </w:rPr>
                <w:t>p</w:t>
              </w:r>
            </w:ins>
            <w:ins w:id="3770" w:author="Στάθης Καπ" w:date="2023-02-02T17:28:00Z">
              <w:r w:rsidR="008A6DAE" w:rsidRPr="00A21C84">
                <w:rPr>
                  <w:rFonts w:cstheme="minorHAnsi"/>
                  <w:sz w:val="20"/>
                  <w:szCs w:val="20"/>
                  <w:rPrChange w:id="3771" w:author="Στάθης Καπ" w:date="2023-02-02T17:47:00Z">
                    <w:rPr>
                      <w:rFonts w:cstheme="minorHAnsi"/>
                    </w:rPr>
                  </w:rPrChange>
                </w:rPr>
                <w:t>r08</w:t>
              </w:r>
            </w:ins>
          </w:p>
        </w:tc>
        <w:tc>
          <w:tcPr>
            <w:tcW w:w="1427" w:type="dxa"/>
          </w:tcPr>
          <w:p w14:paraId="734947C8" w14:textId="29D40F1B" w:rsidR="008A6DAE" w:rsidRPr="00A21C84" w:rsidRDefault="008A6DAE" w:rsidP="008A6DAE">
            <w:pPr>
              <w:rPr>
                <w:ins w:id="3772" w:author="Στάθης Καπ" w:date="2023-02-02T17:27:00Z"/>
                <w:rFonts w:cstheme="minorHAnsi"/>
                <w:sz w:val="20"/>
                <w:szCs w:val="20"/>
                <w:rPrChange w:id="3773" w:author="Στάθης Καπ" w:date="2023-02-02T17:47:00Z">
                  <w:rPr>
                    <w:ins w:id="3774" w:author="Στάθης Καπ" w:date="2023-02-02T17:27:00Z"/>
                    <w:rFonts w:cstheme="minorHAnsi"/>
                  </w:rPr>
                </w:rPrChange>
              </w:rPr>
            </w:pPr>
            <w:ins w:id="3775" w:author="Στάθης Καπ" w:date="2023-02-02T17:29:00Z">
              <w:r w:rsidRPr="00A21C84">
                <w:rPr>
                  <w:rFonts w:cstheme="minorHAnsi"/>
                  <w:sz w:val="20"/>
                  <w:szCs w:val="20"/>
                  <w:rPrChange w:id="3776" w:author="Στάθης Καπ" w:date="2023-02-02T17:47:00Z">
                    <w:rPr>
                      <w:rFonts w:cstheme="minorHAnsi"/>
                    </w:rPr>
                  </w:rPrChange>
                </w:rPr>
                <w:t>463</w:t>
              </w:r>
            </w:ins>
          </w:p>
        </w:tc>
        <w:tc>
          <w:tcPr>
            <w:tcW w:w="1690" w:type="dxa"/>
          </w:tcPr>
          <w:p w14:paraId="5D53AECD" w14:textId="5770CA59" w:rsidR="008A6DAE" w:rsidRPr="00A21C84" w:rsidRDefault="008A6DAE" w:rsidP="008A6DAE">
            <w:pPr>
              <w:rPr>
                <w:ins w:id="3777" w:author="Στάθης Καπ" w:date="2023-02-02T17:27:00Z"/>
                <w:rFonts w:cstheme="minorHAnsi"/>
                <w:sz w:val="20"/>
                <w:szCs w:val="20"/>
                <w:rPrChange w:id="3778" w:author="Στάθης Καπ" w:date="2023-02-02T17:47:00Z">
                  <w:rPr>
                    <w:ins w:id="3779" w:author="Στάθης Καπ" w:date="2023-02-02T17:27:00Z"/>
                    <w:rFonts w:cstheme="minorHAnsi"/>
                  </w:rPr>
                </w:rPrChange>
              </w:rPr>
            </w:pPr>
            <w:ins w:id="3780" w:author="Στάθης Καπ" w:date="2023-02-02T17:31:00Z">
              <w:r w:rsidRPr="00A21C84">
                <w:rPr>
                  <w:rFonts w:cstheme="minorHAnsi"/>
                  <w:sz w:val="20"/>
                  <w:szCs w:val="20"/>
                  <w:rPrChange w:id="3781" w:author="Στάθης Καπ" w:date="2023-02-02T17:47:00Z">
                    <w:rPr>
                      <w:rFonts w:cstheme="minorHAnsi"/>
                    </w:rPr>
                  </w:rPrChange>
                </w:rPr>
                <w:t>463</w:t>
              </w:r>
            </w:ins>
          </w:p>
        </w:tc>
        <w:tc>
          <w:tcPr>
            <w:tcW w:w="1428" w:type="dxa"/>
          </w:tcPr>
          <w:p w14:paraId="6E65E515" w14:textId="6F98F186" w:rsidR="008A6DAE" w:rsidRPr="00A21C84" w:rsidRDefault="008A6DAE" w:rsidP="008A6DAE">
            <w:pPr>
              <w:rPr>
                <w:ins w:id="3782" w:author="Στάθης Καπ" w:date="2023-02-02T17:27:00Z"/>
                <w:rFonts w:cstheme="minorHAnsi"/>
                <w:sz w:val="20"/>
                <w:szCs w:val="20"/>
                <w:rPrChange w:id="3783" w:author="Στάθης Καπ" w:date="2023-02-02T17:47:00Z">
                  <w:rPr>
                    <w:ins w:id="3784" w:author="Στάθης Καπ" w:date="2023-02-02T17:27:00Z"/>
                    <w:rFonts w:cstheme="minorHAnsi"/>
                  </w:rPr>
                </w:rPrChange>
              </w:rPr>
            </w:pPr>
            <w:ins w:id="3785" w:author="Στάθης Καπ" w:date="2023-02-02T17:35:00Z">
              <w:r w:rsidRPr="00A21C84">
                <w:rPr>
                  <w:rFonts w:cstheme="minorHAnsi"/>
                  <w:sz w:val="20"/>
                  <w:szCs w:val="20"/>
                  <w:rPrChange w:id="3786" w:author="Στάθης Καπ" w:date="2023-02-02T17:47:00Z">
                    <w:rPr>
                      <w:rFonts w:cstheme="minorHAnsi"/>
                    </w:rPr>
                  </w:rPrChange>
                </w:rPr>
                <w:t>429</w:t>
              </w:r>
            </w:ins>
          </w:p>
        </w:tc>
        <w:tc>
          <w:tcPr>
            <w:tcW w:w="1428" w:type="dxa"/>
          </w:tcPr>
          <w:p w14:paraId="56124512" w14:textId="5976A182" w:rsidR="008A6DAE" w:rsidRPr="00A21C84" w:rsidRDefault="008A6DAE" w:rsidP="008A6DAE">
            <w:pPr>
              <w:rPr>
                <w:ins w:id="3787" w:author="Στάθης Καπ" w:date="2023-02-02T17:27:00Z"/>
                <w:rFonts w:cstheme="minorHAnsi"/>
                <w:sz w:val="20"/>
                <w:szCs w:val="20"/>
                <w:rPrChange w:id="3788" w:author="Στάθης Καπ" w:date="2023-02-02T17:47:00Z">
                  <w:rPr>
                    <w:ins w:id="3789" w:author="Στάθης Καπ" w:date="2023-02-02T17:27:00Z"/>
                    <w:rFonts w:cstheme="minorHAnsi"/>
                  </w:rPr>
                </w:rPrChange>
              </w:rPr>
            </w:pPr>
            <w:ins w:id="3790" w:author="Στάθης Καπ" w:date="2023-02-02T17:35:00Z">
              <w:r w:rsidRPr="00A21C84">
                <w:rPr>
                  <w:rFonts w:cstheme="minorHAnsi"/>
                  <w:sz w:val="20"/>
                  <w:szCs w:val="20"/>
                  <w:rPrChange w:id="3791" w:author="Στάθης Καπ" w:date="2023-02-02T17:47:00Z">
                    <w:rPr>
                      <w:rFonts w:cstheme="minorHAnsi"/>
                    </w:rPr>
                  </w:rPrChange>
                </w:rPr>
                <w:t>0.3</w:t>
              </w:r>
            </w:ins>
          </w:p>
        </w:tc>
        <w:tc>
          <w:tcPr>
            <w:tcW w:w="1428" w:type="dxa"/>
          </w:tcPr>
          <w:p w14:paraId="15F0B9DB" w14:textId="371ECD92" w:rsidR="008A6DAE" w:rsidRPr="00A21C84" w:rsidRDefault="008A6DAE" w:rsidP="008A6DAE">
            <w:pPr>
              <w:rPr>
                <w:ins w:id="3792" w:author="Στάθης Καπ" w:date="2023-02-02T17:27:00Z"/>
                <w:rFonts w:cstheme="minorHAnsi"/>
                <w:sz w:val="20"/>
                <w:szCs w:val="20"/>
                <w:rPrChange w:id="3793" w:author="Στάθης Καπ" w:date="2023-02-02T17:47:00Z">
                  <w:rPr>
                    <w:ins w:id="3794" w:author="Στάθης Καπ" w:date="2023-02-02T17:27:00Z"/>
                    <w:rFonts w:cstheme="minorHAnsi"/>
                  </w:rPr>
                </w:rPrChange>
              </w:rPr>
            </w:pPr>
            <w:ins w:id="3795" w:author="Στάθης Καπ" w:date="2023-02-02T17:35:00Z">
              <w:r w:rsidRPr="00A21C84">
                <w:rPr>
                  <w:rFonts w:cstheme="minorHAnsi"/>
                  <w:sz w:val="20"/>
                  <w:szCs w:val="20"/>
                  <w:rPrChange w:id="3796" w:author="Στάθης Καπ" w:date="2023-02-02T17:47:00Z">
                    <w:rPr>
                      <w:rFonts w:cstheme="minorHAnsi"/>
                    </w:rPr>
                  </w:rPrChange>
                </w:rPr>
                <w:t>25</w:t>
              </w:r>
            </w:ins>
          </w:p>
        </w:tc>
      </w:tr>
      <w:tr w:rsidR="008A6DAE" w14:paraId="5EC89179" w14:textId="77777777" w:rsidTr="008A6DAE">
        <w:trPr>
          <w:jc w:val="center"/>
          <w:ins w:id="3797" w:author="Στάθης Καπ" w:date="2023-02-02T17:27:00Z"/>
        </w:trPr>
        <w:tc>
          <w:tcPr>
            <w:tcW w:w="1427" w:type="dxa"/>
          </w:tcPr>
          <w:p w14:paraId="34D4E97D" w14:textId="1C4A45A8" w:rsidR="008A6DAE" w:rsidRPr="00A21C84" w:rsidRDefault="00DE0B51" w:rsidP="008A6DAE">
            <w:pPr>
              <w:rPr>
                <w:ins w:id="3798" w:author="Στάθης Καπ" w:date="2023-02-02T17:27:00Z"/>
                <w:rFonts w:cstheme="minorHAnsi"/>
                <w:sz w:val="20"/>
                <w:szCs w:val="20"/>
                <w:rPrChange w:id="3799" w:author="Στάθης Καπ" w:date="2023-02-02T17:47:00Z">
                  <w:rPr>
                    <w:ins w:id="3800" w:author="Στάθης Καπ" w:date="2023-02-02T17:27:00Z"/>
                    <w:rFonts w:cstheme="minorHAnsi"/>
                  </w:rPr>
                </w:rPrChange>
              </w:rPr>
            </w:pPr>
            <w:ins w:id="3801" w:author="Στάθης Καπ" w:date="2023-02-02T17:40:00Z">
              <w:r w:rsidRPr="00A21C84">
                <w:rPr>
                  <w:rFonts w:cstheme="minorHAnsi"/>
                  <w:sz w:val="20"/>
                  <w:szCs w:val="20"/>
                  <w:rPrChange w:id="3802" w:author="Στάθης Καπ" w:date="2023-02-02T17:47:00Z">
                    <w:rPr>
                      <w:rFonts w:cstheme="minorHAnsi"/>
                      <w:sz w:val="18"/>
                      <w:szCs w:val="18"/>
                    </w:rPr>
                  </w:rPrChange>
                </w:rPr>
                <w:t>p</w:t>
              </w:r>
            </w:ins>
            <w:ins w:id="3803" w:author="Στάθης Καπ" w:date="2023-02-02T17:28:00Z">
              <w:r w:rsidR="008A6DAE" w:rsidRPr="00A21C84">
                <w:rPr>
                  <w:rFonts w:cstheme="minorHAnsi"/>
                  <w:sz w:val="20"/>
                  <w:szCs w:val="20"/>
                  <w:rPrChange w:id="3804" w:author="Στάθης Καπ" w:date="2023-02-02T17:47:00Z">
                    <w:rPr>
                      <w:rFonts w:cstheme="minorHAnsi"/>
                    </w:rPr>
                  </w:rPrChange>
                </w:rPr>
                <w:t>r09</w:t>
              </w:r>
            </w:ins>
          </w:p>
        </w:tc>
        <w:tc>
          <w:tcPr>
            <w:tcW w:w="1427" w:type="dxa"/>
          </w:tcPr>
          <w:p w14:paraId="670E238B" w14:textId="701D3823" w:rsidR="008A6DAE" w:rsidRPr="00A21C84" w:rsidRDefault="008A6DAE" w:rsidP="008A6DAE">
            <w:pPr>
              <w:rPr>
                <w:ins w:id="3805" w:author="Στάθης Καπ" w:date="2023-02-02T17:27:00Z"/>
                <w:rFonts w:cstheme="minorHAnsi"/>
                <w:sz w:val="20"/>
                <w:szCs w:val="20"/>
                <w:rPrChange w:id="3806" w:author="Στάθης Καπ" w:date="2023-02-02T17:47:00Z">
                  <w:rPr>
                    <w:ins w:id="3807" w:author="Στάθης Καπ" w:date="2023-02-02T17:27:00Z"/>
                    <w:rFonts w:cstheme="minorHAnsi"/>
                  </w:rPr>
                </w:rPrChange>
              </w:rPr>
            </w:pPr>
            <w:ins w:id="3808" w:author="Στάθης Καπ" w:date="2023-02-02T17:29:00Z">
              <w:r w:rsidRPr="00A21C84">
                <w:rPr>
                  <w:rFonts w:cstheme="minorHAnsi"/>
                  <w:sz w:val="20"/>
                  <w:szCs w:val="20"/>
                  <w:rPrChange w:id="3809" w:author="Στάθης Καπ" w:date="2023-02-02T17:47:00Z">
                    <w:rPr>
                      <w:rFonts w:cstheme="minorHAnsi"/>
                    </w:rPr>
                  </w:rPrChange>
                </w:rPr>
                <w:t>493</w:t>
              </w:r>
            </w:ins>
          </w:p>
        </w:tc>
        <w:tc>
          <w:tcPr>
            <w:tcW w:w="1690" w:type="dxa"/>
          </w:tcPr>
          <w:p w14:paraId="2476821C" w14:textId="3C5C0336" w:rsidR="008A6DAE" w:rsidRPr="00A21C84" w:rsidRDefault="008A6DAE" w:rsidP="008A6DAE">
            <w:pPr>
              <w:rPr>
                <w:ins w:id="3810" w:author="Στάθης Καπ" w:date="2023-02-02T17:27:00Z"/>
                <w:rFonts w:cstheme="minorHAnsi"/>
                <w:sz w:val="20"/>
                <w:szCs w:val="20"/>
                <w:rPrChange w:id="3811" w:author="Στάθης Καπ" w:date="2023-02-02T17:47:00Z">
                  <w:rPr>
                    <w:ins w:id="3812" w:author="Στάθης Καπ" w:date="2023-02-02T17:27:00Z"/>
                    <w:rFonts w:cstheme="minorHAnsi"/>
                  </w:rPr>
                </w:rPrChange>
              </w:rPr>
            </w:pPr>
            <w:ins w:id="3813" w:author="Στάθης Καπ" w:date="2023-02-02T17:31:00Z">
              <w:r w:rsidRPr="00A21C84">
                <w:rPr>
                  <w:rFonts w:cstheme="minorHAnsi"/>
                  <w:sz w:val="20"/>
                  <w:szCs w:val="20"/>
                  <w:rPrChange w:id="3814" w:author="Στάθης Καπ" w:date="2023-02-02T17:47:00Z">
                    <w:rPr>
                      <w:rFonts w:cstheme="minorHAnsi"/>
                    </w:rPr>
                  </w:rPrChange>
                </w:rPr>
                <w:t>461</w:t>
              </w:r>
            </w:ins>
          </w:p>
        </w:tc>
        <w:tc>
          <w:tcPr>
            <w:tcW w:w="1428" w:type="dxa"/>
          </w:tcPr>
          <w:p w14:paraId="716A3440" w14:textId="33C12F9C" w:rsidR="008A6DAE" w:rsidRPr="00A21C84" w:rsidRDefault="008A6DAE" w:rsidP="008A6DAE">
            <w:pPr>
              <w:rPr>
                <w:ins w:id="3815" w:author="Στάθης Καπ" w:date="2023-02-02T17:27:00Z"/>
                <w:rFonts w:cstheme="minorHAnsi"/>
                <w:sz w:val="20"/>
                <w:szCs w:val="20"/>
                <w:rPrChange w:id="3816" w:author="Στάθης Καπ" w:date="2023-02-02T17:47:00Z">
                  <w:rPr>
                    <w:ins w:id="3817" w:author="Στάθης Καπ" w:date="2023-02-02T17:27:00Z"/>
                    <w:rFonts w:cstheme="minorHAnsi"/>
                  </w:rPr>
                </w:rPrChange>
              </w:rPr>
            </w:pPr>
            <w:ins w:id="3818" w:author="Στάθης Καπ" w:date="2023-02-02T17:35:00Z">
              <w:r w:rsidRPr="00A21C84">
                <w:rPr>
                  <w:rFonts w:cstheme="minorHAnsi"/>
                  <w:sz w:val="20"/>
                  <w:szCs w:val="20"/>
                  <w:rPrChange w:id="3819" w:author="Στάθης Καπ" w:date="2023-02-02T17:47:00Z">
                    <w:rPr>
                      <w:rFonts w:cstheme="minorHAnsi"/>
                    </w:rPr>
                  </w:rPrChange>
                </w:rPr>
                <w:t>398</w:t>
              </w:r>
            </w:ins>
          </w:p>
        </w:tc>
        <w:tc>
          <w:tcPr>
            <w:tcW w:w="1428" w:type="dxa"/>
          </w:tcPr>
          <w:p w14:paraId="1263716A" w14:textId="154C37C9" w:rsidR="008A6DAE" w:rsidRPr="00A21C84" w:rsidRDefault="008A6DAE" w:rsidP="008A6DAE">
            <w:pPr>
              <w:rPr>
                <w:ins w:id="3820" w:author="Στάθης Καπ" w:date="2023-02-02T17:27:00Z"/>
                <w:rFonts w:cstheme="minorHAnsi"/>
                <w:sz w:val="20"/>
                <w:szCs w:val="20"/>
                <w:rPrChange w:id="3821" w:author="Στάθης Καπ" w:date="2023-02-02T17:47:00Z">
                  <w:rPr>
                    <w:ins w:id="3822" w:author="Στάθης Καπ" w:date="2023-02-02T17:27:00Z"/>
                    <w:rFonts w:cstheme="minorHAnsi"/>
                  </w:rPr>
                </w:rPrChange>
              </w:rPr>
            </w:pPr>
            <w:ins w:id="3823" w:author="Στάθης Καπ" w:date="2023-02-02T17:35:00Z">
              <w:r w:rsidRPr="00A21C84">
                <w:rPr>
                  <w:rFonts w:cstheme="minorHAnsi"/>
                  <w:sz w:val="20"/>
                  <w:szCs w:val="20"/>
                  <w:rPrChange w:id="3824" w:author="Στάθης Καπ" w:date="2023-02-02T17:47:00Z">
                    <w:rPr>
                      <w:rFonts w:cstheme="minorHAnsi"/>
                    </w:rPr>
                  </w:rPrChange>
                </w:rPr>
                <w:t>0.649</w:t>
              </w:r>
            </w:ins>
          </w:p>
        </w:tc>
        <w:tc>
          <w:tcPr>
            <w:tcW w:w="1428" w:type="dxa"/>
          </w:tcPr>
          <w:p w14:paraId="0C02B438" w14:textId="2804D1C5" w:rsidR="008A6DAE" w:rsidRPr="00A21C84" w:rsidRDefault="008A6DAE" w:rsidP="008A6DAE">
            <w:pPr>
              <w:rPr>
                <w:ins w:id="3825" w:author="Στάθης Καπ" w:date="2023-02-02T17:27:00Z"/>
                <w:rFonts w:cstheme="minorHAnsi"/>
                <w:sz w:val="20"/>
                <w:szCs w:val="20"/>
                <w:rPrChange w:id="3826" w:author="Στάθης Καπ" w:date="2023-02-02T17:47:00Z">
                  <w:rPr>
                    <w:ins w:id="3827" w:author="Στάθης Καπ" w:date="2023-02-02T17:27:00Z"/>
                    <w:rFonts w:cstheme="minorHAnsi"/>
                  </w:rPr>
                </w:rPrChange>
              </w:rPr>
            </w:pPr>
            <w:ins w:id="3828" w:author="Στάθης Καπ" w:date="2023-02-02T17:35:00Z">
              <w:r w:rsidRPr="00A21C84">
                <w:rPr>
                  <w:rFonts w:cstheme="minorHAnsi"/>
                  <w:sz w:val="20"/>
                  <w:szCs w:val="20"/>
                  <w:rPrChange w:id="3829" w:author="Στάθης Καπ" w:date="2023-02-02T17:47:00Z">
                    <w:rPr>
                      <w:rFonts w:cstheme="minorHAnsi"/>
                    </w:rPr>
                  </w:rPrChange>
                </w:rPr>
                <w:t>25</w:t>
              </w:r>
            </w:ins>
          </w:p>
        </w:tc>
      </w:tr>
      <w:tr w:rsidR="008A6DAE" w14:paraId="464A5A69" w14:textId="77777777" w:rsidTr="008A6DAE">
        <w:trPr>
          <w:jc w:val="center"/>
          <w:ins w:id="3830" w:author="Στάθης Καπ" w:date="2023-02-02T17:27:00Z"/>
        </w:trPr>
        <w:tc>
          <w:tcPr>
            <w:tcW w:w="1427" w:type="dxa"/>
          </w:tcPr>
          <w:p w14:paraId="4F81B396" w14:textId="278D2621" w:rsidR="008A6DAE" w:rsidRPr="00A21C84" w:rsidRDefault="00DE0B51" w:rsidP="008A6DAE">
            <w:pPr>
              <w:rPr>
                <w:ins w:id="3831" w:author="Στάθης Καπ" w:date="2023-02-02T17:27:00Z"/>
                <w:rFonts w:cstheme="minorHAnsi"/>
                <w:sz w:val="20"/>
                <w:szCs w:val="20"/>
                <w:rPrChange w:id="3832" w:author="Στάθης Καπ" w:date="2023-02-02T17:47:00Z">
                  <w:rPr>
                    <w:ins w:id="3833" w:author="Στάθης Καπ" w:date="2023-02-02T17:27:00Z"/>
                    <w:rFonts w:cstheme="minorHAnsi"/>
                  </w:rPr>
                </w:rPrChange>
              </w:rPr>
            </w:pPr>
            <w:ins w:id="3834" w:author="Στάθης Καπ" w:date="2023-02-02T17:40:00Z">
              <w:r w:rsidRPr="00A21C84">
                <w:rPr>
                  <w:rFonts w:cstheme="minorHAnsi"/>
                  <w:sz w:val="20"/>
                  <w:szCs w:val="20"/>
                  <w:rPrChange w:id="3835" w:author="Στάθης Καπ" w:date="2023-02-02T17:47:00Z">
                    <w:rPr>
                      <w:rFonts w:cstheme="minorHAnsi"/>
                      <w:sz w:val="18"/>
                      <w:szCs w:val="18"/>
                    </w:rPr>
                  </w:rPrChange>
                </w:rPr>
                <w:t>p</w:t>
              </w:r>
            </w:ins>
            <w:ins w:id="3836" w:author="Στάθης Καπ" w:date="2023-02-02T17:28:00Z">
              <w:r w:rsidR="008A6DAE" w:rsidRPr="00A21C84">
                <w:rPr>
                  <w:rFonts w:cstheme="minorHAnsi"/>
                  <w:sz w:val="20"/>
                  <w:szCs w:val="20"/>
                  <w:rPrChange w:id="3837" w:author="Στάθης Καπ" w:date="2023-02-02T17:47:00Z">
                    <w:rPr>
                      <w:rFonts w:cstheme="minorHAnsi"/>
                    </w:rPr>
                  </w:rPrChange>
                </w:rPr>
                <w:t>r10</w:t>
              </w:r>
            </w:ins>
          </w:p>
        </w:tc>
        <w:tc>
          <w:tcPr>
            <w:tcW w:w="1427" w:type="dxa"/>
          </w:tcPr>
          <w:p w14:paraId="3DD35929" w14:textId="361820F7" w:rsidR="008A6DAE" w:rsidRPr="00A21C84" w:rsidRDefault="008A6DAE" w:rsidP="008A6DAE">
            <w:pPr>
              <w:rPr>
                <w:ins w:id="3838" w:author="Στάθης Καπ" w:date="2023-02-02T17:27:00Z"/>
                <w:rFonts w:cstheme="minorHAnsi"/>
                <w:sz w:val="20"/>
                <w:szCs w:val="20"/>
                <w:rPrChange w:id="3839" w:author="Στάθης Καπ" w:date="2023-02-02T17:47:00Z">
                  <w:rPr>
                    <w:ins w:id="3840" w:author="Στάθης Καπ" w:date="2023-02-02T17:27:00Z"/>
                    <w:rFonts w:cstheme="minorHAnsi"/>
                  </w:rPr>
                </w:rPrChange>
              </w:rPr>
            </w:pPr>
            <w:ins w:id="3841" w:author="Στάθης Καπ" w:date="2023-02-02T17:29:00Z">
              <w:r w:rsidRPr="00A21C84">
                <w:rPr>
                  <w:rFonts w:cstheme="minorHAnsi"/>
                  <w:sz w:val="20"/>
                  <w:szCs w:val="20"/>
                  <w:rPrChange w:id="3842" w:author="Στάθης Καπ" w:date="2023-02-02T17:47:00Z">
                    <w:rPr>
                      <w:rFonts w:cstheme="minorHAnsi"/>
                    </w:rPr>
                  </w:rPrChange>
                </w:rPr>
                <w:t>594</w:t>
              </w:r>
            </w:ins>
          </w:p>
        </w:tc>
        <w:tc>
          <w:tcPr>
            <w:tcW w:w="1690" w:type="dxa"/>
          </w:tcPr>
          <w:p w14:paraId="7010414C" w14:textId="6261411F" w:rsidR="008A6DAE" w:rsidRPr="00A21C84" w:rsidRDefault="008A6DAE" w:rsidP="008A6DAE">
            <w:pPr>
              <w:rPr>
                <w:ins w:id="3843" w:author="Στάθης Καπ" w:date="2023-02-02T17:27:00Z"/>
                <w:rFonts w:cstheme="minorHAnsi"/>
                <w:sz w:val="20"/>
                <w:szCs w:val="20"/>
                <w:rPrChange w:id="3844" w:author="Στάθης Καπ" w:date="2023-02-02T17:47:00Z">
                  <w:rPr>
                    <w:ins w:id="3845" w:author="Στάθης Καπ" w:date="2023-02-02T17:27:00Z"/>
                    <w:rFonts w:cstheme="minorHAnsi"/>
                  </w:rPr>
                </w:rPrChange>
              </w:rPr>
            </w:pPr>
            <w:ins w:id="3846" w:author="Στάθης Καπ" w:date="2023-02-02T17:31:00Z">
              <w:r w:rsidRPr="00A21C84">
                <w:rPr>
                  <w:rFonts w:cstheme="minorHAnsi"/>
                  <w:sz w:val="20"/>
                  <w:szCs w:val="20"/>
                  <w:rPrChange w:id="3847" w:author="Στάθης Καπ" w:date="2023-02-02T17:47:00Z">
                    <w:rPr>
                      <w:rFonts w:cstheme="minorHAnsi"/>
                    </w:rPr>
                  </w:rPrChange>
                </w:rPr>
                <w:t>539</w:t>
              </w:r>
            </w:ins>
          </w:p>
        </w:tc>
        <w:tc>
          <w:tcPr>
            <w:tcW w:w="1428" w:type="dxa"/>
          </w:tcPr>
          <w:p w14:paraId="3AA604C9" w14:textId="5BF02B70" w:rsidR="008A6DAE" w:rsidRPr="00A21C84" w:rsidRDefault="008A6DAE" w:rsidP="008A6DAE">
            <w:pPr>
              <w:rPr>
                <w:ins w:id="3848" w:author="Στάθης Καπ" w:date="2023-02-02T17:27:00Z"/>
                <w:rFonts w:cstheme="minorHAnsi"/>
                <w:sz w:val="20"/>
                <w:szCs w:val="20"/>
                <w:rPrChange w:id="3849" w:author="Στάθης Καπ" w:date="2023-02-02T17:47:00Z">
                  <w:rPr>
                    <w:ins w:id="3850" w:author="Στάθης Καπ" w:date="2023-02-02T17:27:00Z"/>
                    <w:rFonts w:cstheme="minorHAnsi"/>
                  </w:rPr>
                </w:rPrChange>
              </w:rPr>
            </w:pPr>
            <w:ins w:id="3851" w:author="Στάθης Καπ" w:date="2023-02-02T17:35:00Z">
              <w:r w:rsidRPr="00A21C84">
                <w:rPr>
                  <w:rFonts w:cstheme="minorHAnsi"/>
                  <w:sz w:val="20"/>
                  <w:szCs w:val="20"/>
                  <w:rPrChange w:id="3852" w:author="Στάθης Καπ" w:date="2023-02-02T17:47:00Z">
                    <w:rPr>
                      <w:rFonts w:cstheme="minorHAnsi"/>
                    </w:rPr>
                  </w:rPrChange>
                </w:rPr>
                <w:t>547</w:t>
              </w:r>
            </w:ins>
          </w:p>
        </w:tc>
        <w:tc>
          <w:tcPr>
            <w:tcW w:w="1428" w:type="dxa"/>
          </w:tcPr>
          <w:p w14:paraId="0E125662" w14:textId="27BF3C5C" w:rsidR="008A6DAE" w:rsidRPr="00A21C84" w:rsidRDefault="008A6DAE" w:rsidP="008A6DAE">
            <w:pPr>
              <w:rPr>
                <w:ins w:id="3853" w:author="Στάθης Καπ" w:date="2023-02-02T17:27:00Z"/>
                <w:rFonts w:cstheme="minorHAnsi"/>
                <w:sz w:val="20"/>
                <w:szCs w:val="20"/>
                <w:rPrChange w:id="3854" w:author="Στάθης Καπ" w:date="2023-02-02T17:47:00Z">
                  <w:rPr>
                    <w:ins w:id="3855" w:author="Στάθης Καπ" w:date="2023-02-02T17:27:00Z"/>
                    <w:rFonts w:cstheme="minorHAnsi"/>
                  </w:rPr>
                </w:rPrChange>
              </w:rPr>
            </w:pPr>
            <w:ins w:id="3856" w:author="Στάθης Καπ" w:date="2023-02-02T17:35:00Z">
              <w:r w:rsidRPr="00A21C84">
                <w:rPr>
                  <w:rFonts w:cstheme="minorHAnsi"/>
                  <w:sz w:val="20"/>
                  <w:szCs w:val="20"/>
                  <w:rPrChange w:id="3857" w:author="Στάθης Καπ" w:date="2023-02-02T17:47:00Z">
                    <w:rPr>
                      <w:rFonts w:cstheme="minorHAnsi"/>
                    </w:rPr>
                  </w:rPrChange>
                </w:rPr>
                <w:t>1.594</w:t>
              </w:r>
            </w:ins>
          </w:p>
        </w:tc>
        <w:tc>
          <w:tcPr>
            <w:tcW w:w="1428" w:type="dxa"/>
          </w:tcPr>
          <w:p w14:paraId="7088AC64" w14:textId="6E7B52A3" w:rsidR="008A6DAE" w:rsidRPr="00A21C84" w:rsidRDefault="008A6DAE" w:rsidP="008A6DAE">
            <w:pPr>
              <w:rPr>
                <w:ins w:id="3858" w:author="Στάθης Καπ" w:date="2023-02-02T17:27:00Z"/>
                <w:rFonts w:cstheme="minorHAnsi"/>
                <w:sz w:val="20"/>
                <w:szCs w:val="20"/>
                <w:rPrChange w:id="3859" w:author="Στάθης Καπ" w:date="2023-02-02T17:47:00Z">
                  <w:rPr>
                    <w:ins w:id="3860" w:author="Στάθης Καπ" w:date="2023-02-02T17:27:00Z"/>
                    <w:rFonts w:cstheme="minorHAnsi"/>
                  </w:rPr>
                </w:rPrChange>
              </w:rPr>
            </w:pPr>
            <w:ins w:id="3861" w:author="Στάθης Καπ" w:date="2023-02-02T17:35:00Z">
              <w:r w:rsidRPr="00A21C84">
                <w:rPr>
                  <w:rFonts w:cstheme="minorHAnsi"/>
                  <w:sz w:val="20"/>
                  <w:szCs w:val="20"/>
                  <w:rPrChange w:id="3862" w:author="Στάθης Καπ" w:date="2023-02-02T17:47:00Z">
                    <w:rPr>
                      <w:rFonts w:cstheme="minorHAnsi"/>
                    </w:rPr>
                  </w:rPrChange>
                </w:rPr>
                <w:t>29</w:t>
              </w:r>
            </w:ins>
          </w:p>
        </w:tc>
      </w:tr>
      <w:tr w:rsidR="008A6DAE" w14:paraId="45018DE8" w14:textId="77777777" w:rsidTr="008A6DAE">
        <w:trPr>
          <w:jc w:val="center"/>
          <w:ins w:id="3863" w:author="Στάθης Καπ" w:date="2023-02-02T17:27:00Z"/>
        </w:trPr>
        <w:tc>
          <w:tcPr>
            <w:tcW w:w="1427" w:type="dxa"/>
          </w:tcPr>
          <w:p w14:paraId="2D7B3F25" w14:textId="3B4A7DD0" w:rsidR="008A6DAE" w:rsidRPr="00A21C84" w:rsidRDefault="00DE0B51" w:rsidP="008A6DAE">
            <w:pPr>
              <w:rPr>
                <w:ins w:id="3864" w:author="Στάθης Καπ" w:date="2023-02-02T17:27:00Z"/>
                <w:rFonts w:cstheme="minorHAnsi"/>
                <w:sz w:val="20"/>
                <w:szCs w:val="20"/>
                <w:rPrChange w:id="3865" w:author="Στάθης Καπ" w:date="2023-02-02T17:47:00Z">
                  <w:rPr>
                    <w:ins w:id="3866" w:author="Στάθης Καπ" w:date="2023-02-02T17:27:00Z"/>
                    <w:rFonts w:cstheme="minorHAnsi"/>
                  </w:rPr>
                </w:rPrChange>
              </w:rPr>
            </w:pPr>
            <w:ins w:id="3867" w:author="Στάθης Καπ" w:date="2023-02-02T17:40:00Z">
              <w:r w:rsidRPr="00A21C84">
                <w:rPr>
                  <w:rFonts w:cstheme="minorHAnsi"/>
                  <w:sz w:val="20"/>
                  <w:szCs w:val="20"/>
                  <w:rPrChange w:id="3868" w:author="Στάθης Καπ" w:date="2023-02-02T17:47:00Z">
                    <w:rPr>
                      <w:rFonts w:cstheme="minorHAnsi"/>
                      <w:sz w:val="18"/>
                      <w:szCs w:val="18"/>
                    </w:rPr>
                  </w:rPrChange>
                </w:rPr>
                <w:t>p</w:t>
              </w:r>
            </w:ins>
            <w:ins w:id="3869" w:author="Στάθης Καπ" w:date="2023-02-02T17:28:00Z">
              <w:r w:rsidR="008A6DAE" w:rsidRPr="00A21C84">
                <w:rPr>
                  <w:rFonts w:cstheme="minorHAnsi"/>
                  <w:sz w:val="20"/>
                  <w:szCs w:val="20"/>
                  <w:rPrChange w:id="3870" w:author="Στάθης Καπ" w:date="2023-02-02T17:47:00Z">
                    <w:rPr>
                      <w:rFonts w:cstheme="minorHAnsi"/>
                    </w:rPr>
                  </w:rPrChange>
                </w:rPr>
                <w:t>r11</w:t>
              </w:r>
            </w:ins>
          </w:p>
        </w:tc>
        <w:tc>
          <w:tcPr>
            <w:tcW w:w="1427" w:type="dxa"/>
          </w:tcPr>
          <w:p w14:paraId="6C322F7A" w14:textId="23FB6507" w:rsidR="008A6DAE" w:rsidRPr="00A21C84" w:rsidRDefault="008A6DAE" w:rsidP="008A6DAE">
            <w:pPr>
              <w:rPr>
                <w:ins w:id="3871" w:author="Στάθης Καπ" w:date="2023-02-02T17:27:00Z"/>
                <w:rFonts w:cstheme="minorHAnsi"/>
                <w:sz w:val="20"/>
                <w:szCs w:val="20"/>
                <w:rPrChange w:id="3872" w:author="Στάθης Καπ" w:date="2023-02-02T17:47:00Z">
                  <w:rPr>
                    <w:ins w:id="3873" w:author="Στάθης Καπ" w:date="2023-02-02T17:27:00Z"/>
                    <w:rFonts w:cstheme="minorHAnsi"/>
                  </w:rPr>
                </w:rPrChange>
              </w:rPr>
            </w:pPr>
            <w:ins w:id="3874" w:author="Στάθης Καπ" w:date="2023-02-02T17:29:00Z">
              <w:r w:rsidRPr="00A21C84">
                <w:rPr>
                  <w:rFonts w:cstheme="minorHAnsi"/>
                  <w:sz w:val="20"/>
                  <w:szCs w:val="20"/>
                  <w:rPrChange w:id="3875" w:author="Στάθης Καπ" w:date="2023-02-02T17:47:00Z">
                    <w:rPr>
                      <w:rFonts w:cstheme="minorHAnsi"/>
                    </w:rPr>
                  </w:rPrChange>
                </w:rPr>
                <w:t>353</w:t>
              </w:r>
            </w:ins>
          </w:p>
        </w:tc>
        <w:tc>
          <w:tcPr>
            <w:tcW w:w="1690" w:type="dxa"/>
          </w:tcPr>
          <w:p w14:paraId="5C544EA2" w14:textId="416FABE7" w:rsidR="008A6DAE" w:rsidRPr="00A21C84" w:rsidRDefault="008A6DAE" w:rsidP="008A6DAE">
            <w:pPr>
              <w:rPr>
                <w:ins w:id="3876" w:author="Στάθης Καπ" w:date="2023-02-02T17:27:00Z"/>
                <w:rFonts w:cstheme="minorHAnsi"/>
                <w:sz w:val="20"/>
                <w:szCs w:val="20"/>
                <w:rPrChange w:id="3877" w:author="Στάθης Καπ" w:date="2023-02-02T17:47:00Z">
                  <w:rPr>
                    <w:ins w:id="3878" w:author="Στάθης Καπ" w:date="2023-02-02T17:27:00Z"/>
                    <w:rFonts w:cstheme="minorHAnsi"/>
                  </w:rPr>
                </w:rPrChange>
              </w:rPr>
            </w:pPr>
            <w:ins w:id="3879" w:author="Στάθης Καπ" w:date="2023-02-02T17:32:00Z">
              <w:r w:rsidRPr="00A21C84">
                <w:rPr>
                  <w:rFonts w:cstheme="minorHAnsi"/>
                  <w:sz w:val="20"/>
                  <w:szCs w:val="20"/>
                  <w:rPrChange w:id="3880" w:author="Στάθης Καπ" w:date="2023-02-02T17:47:00Z">
                    <w:rPr>
                      <w:rFonts w:cstheme="minorHAnsi"/>
                    </w:rPr>
                  </w:rPrChange>
                </w:rPr>
                <w:t>330</w:t>
              </w:r>
            </w:ins>
          </w:p>
        </w:tc>
        <w:tc>
          <w:tcPr>
            <w:tcW w:w="1428" w:type="dxa"/>
          </w:tcPr>
          <w:p w14:paraId="29598BAC" w14:textId="0C1E206B" w:rsidR="008A6DAE" w:rsidRPr="00A21C84" w:rsidRDefault="008A6DAE" w:rsidP="008A6DAE">
            <w:pPr>
              <w:rPr>
                <w:ins w:id="3881" w:author="Στάθης Καπ" w:date="2023-02-02T17:27:00Z"/>
                <w:rFonts w:cstheme="minorHAnsi"/>
                <w:sz w:val="20"/>
                <w:szCs w:val="20"/>
                <w:rPrChange w:id="3882" w:author="Στάθης Καπ" w:date="2023-02-02T17:47:00Z">
                  <w:rPr>
                    <w:ins w:id="3883" w:author="Στάθης Καπ" w:date="2023-02-02T17:27:00Z"/>
                    <w:rFonts w:cstheme="minorHAnsi"/>
                  </w:rPr>
                </w:rPrChange>
              </w:rPr>
            </w:pPr>
            <w:ins w:id="3884" w:author="Στάθης Καπ" w:date="2023-02-02T17:35:00Z">
              <w:r w:rsidRPr="00A21C84">
                <w:rPr>
                  <w:rFonts w:cstheme="minorHAnsi"/>
                  <w:sz w:val="20"/>
                  <w:szCs w:val="20"/>
                  <w:rPrChange w:id="3885" w:author="Στάθης Καπ" w:date="2023-02-02T17:47:00Z">
                    <w:rPr>
                      <w:rFonts w:cstheme="minorHAnsi"/>
                    </w:rPr>
                  </w:rPrChange>
                </w:rPr>
                <w:t>304</w:t>
              </w:r>
            </w:ins>
          </w:p>
        </w:tc>
        <w:tc>
          <w:tcPr>
            <w:tcW w:w="1428" w:type="dxa"/>
          </w:tcPr>
          <w:p w14:paraId="6B5011C2" w14:textId="7ACE5D3E" w:rsidR="008A6DAE" w:rsidRPr="00A21C84" w:rsidRDefault="008A6DAE" w:rsidP="008A6DAE">
            <w:pPr>
              <w:rPr>
                <w:ins w:id="3886" w:author="Στάθης Καπ" w:date="2023-02-02T17:27:00Z"/>
                <w:rFonts w:cstheme="minorHAnsi"/>
                <w:sz w:val="20"/>
                <w:szCs w:val="20"/>
                <w:rPrChange w:id="3887" w:author="Στάθης Καπ" w:date="2023-02-02T17:47:00Z">
                  <w:rPr>
                    <w:ins w:id="3888" w:author="Στάθης Καπ" w:date="2023-02-02T17:27:00Z"/>
                    <w:rFonts w:cstheme="minorHAnsi"/>
                  </w:rPr>
                </w:rPrChange>
              </w:rPr>
            </w:pPr>
            <w:ins w:id="3889" w:author="Στάθης Καπ" w:date="2023-02-02T17:35:00Z">
              <w:r w:rsidRPr="00A21C84">
                <w:rPr>
                  <w:rFonts w:cstheme="minorHAnsi"/>
                  <w:sz w:val="20"/>
                  <w:szCs w:val="20"/>
                  <w:rPrChange w:id="3890" w:author="Στάθης Καπ" w:date="2023-02-02T17:47:00Z">
                    <w:rPr>
                      <w:rFonts w:cstheme="minorHAnsi"/>
                    </w:rPr>
                  </w:rPrChange>
                </w:rPr>
                <w:t>0.07</w:t>
              </w:r>
            </w:ins>
          </w:p>
        </w:tc>
        <w:tc>
          <w:tcPr>
            <w:tcW w:w="1428" w:type="dxa"/>
          </w:tcPr>
          <w:p w14:paraId="79C63C3B" w14:textId="59DC1273" w:rsidR="008A6DAE" w:rsidRPr="00A21C84" w:rsidRDefault="008A6DAE" w:rsidP="008A6DAE">
            <w:pPr>
              <w:rPr>
                <w:ins w:id="3891" w:author="Στάθης Καπ" w:date="2023-02-02T17:27:00Z"/>
                <w:rFonts w:cstheme="minorHAnsi"/>
                <w:sz w:val="20"/>
                <w:szCs w:val="20"/>
                <w:rPrChange w:id="3892" w:author="Στάθης Καπ" w:date="2023-02-02T17:47:00Z">
                  <w:rPr>
                    <w:ins w:id="3893" w:author="Στάθης Καπ" w:date="2023-02-02T17:27:00Z"/>
                    <w:rFonts w:cstheme="minorHAnsi"/>
                  </w:rPr>
                </w:rPrChange>
              </w:rPr>
            </w:pPr>
            <w:ins w:id="3894" w:author="Στάθης Καπ" w:date="2023-02-02T17:35:00Z">
              <w:r w:rsidRPr="00A21C84">
                <w:rPr>
                  <w:rFonts w:cstheme="minorHAnsi"/>
                  <w:sz w:val="20"/>
                  <w:szCs w:val="20"/>
                  <w:rPrChange w:id="3895" w:author="Στάθης Καπ" w:date="2023-02-02T17:47:00Z">
                    <w:rPr>
                      <w:rFonts w:cstheme="minorHAnsi"/>
                    </w:rPr>
                  </w:rPrChange>
                </w:rPr>
                <w:t>21</w:t>
              </w:r>
            </w:ins>
          </w:p>
        </w:tc>
      </w:tr>
      <w:tr w:rsidR="008A6DAE" w14:paraId="6464C33B" w14:textId="77777777" w:rsidTr="008A6DAE">
        <w:trPr>
          <w:jc w:val="center"/>
          <w:ins w:id="3896" w:author="Στάθης Καπ" w:date="2023-02-02T17:27:00Z"/>
        </w:trPr>
        <w:tc>
          <w:tcPr>
            <w:tcW w:w="1427" w:type="dxa"/>
          </w:tcPr>
          <w:p w14:paraId="67ADDB77" w14:textId="42A29B45" w:rsidR="008A6DAE" w:rsidRPr="00A21C84" w:rsidRDefault="00DE0B51" w:rsidP="008A6DAE">
            <w:pPr>
              <w:rPr>
                <w:ins w:id="3897" w:author="Στάθης Καπ" w:date="2023-02-02T17:27:00Z"/>
                <w:rFonts w:cstheme="minorHAnsi"/>
                <w:sz w:val="20"/>
                <w:szCs w:val="20"/>
                <w:rPrChange w:id="3898" w:author="Στάθης Καπ" w:date="2023-02-02T17:47:00Z">
                  <w:rPr>
                    <w:ins w:id="3899" w:author="Στάθης Καπ" w:date="2023-02-02T17:27:00Z"/>
                    <w:rFonts w:cstheme="minorHAnsi"/>
                  </w:rPr>
                </w:rPrChange>
              </w:rPr>
            </w:pPr>
            <w:ins w:id="3900" w:author="Στάθης Καπ" w:date="2023-02-02T17:40:00Z">
              <w:r w:rsidRPr="00A21C84">
                <w:rPr>
                  <w:rFonts w:cstheme="minorHAnsi"/>
                  <w:sz w:val="20"/>
                  <w:szCs w:val="20"/>
                  <w:rPrChange w:id="3901" w:author="Στάθης Καπ" w:date="2023-02-02T17:47:00Z">
                    <w:rPr>
                      <w:rFonts w:cstheme="minorHAnsi"/>
                      <w:sz w:val="18"/>
                      <w:szCs w:val="18"/>
                    </w:rPr>
                  </w:rPrChange>
                </w:rPr>
                <w:t>p</w:t>
              </w:r>
            </w:ins>
            <w:ins w:id="3902" w:author="Στάθης Καπ" w:date="2023-02-02T17:28:00Z">
              <w:r w:rsidR="008A6DAE" w:rsidRPr="00A21C84">
                <w:rPr>
                  <w:rFonts w:cstheme="minorHAnsi"/>
                  <w:sz w:val="20"/>
                  <w:szCs w:val="20"/>
                  <w:rPrChange w:id="3903" w:author="Στάθης Καπ" w:date="2023-02-02T17:47:00Z">
                    <w:rPr>
                      <w:rFonts w:cstheme="minorHAnsi"/>
                    </w:rPr>
                  </w:rPrChange>
                </w:rPr>
                <w:t>r12</w:t>
              </w:r>
            </w:ins>
          </w:p>
        </w:tc>
        <w:tc>
          <w:tcPr>
            <w:tcW w:w="1427" w:type="dxa"/>
          </w:tcPr>
          <w:p w14:paraId="13C94A70" w14:textId="4DC2D786" w:rsidR="008A6DAE" w:rsidRPr="00A21C84" w:rsidRDefault="008A6DAE" w:rsidP="008A6DAE">
            <w:pPr>
              <w:rPr>
                <w:ins w:id="3904" w:author="Στάθης Καπ" w:date="2023-02-02T17:27:00Z"/>
                <w:rFonts w:cstheme="minorHAnsi"/>
                <w:sz w:val="20"/>
                <w:szCs w:val="20"/>
                <w:rPrChange w:id="3905" w:author="Στάθης Καπ" w:date="2023-02-02T17:47:00Z">
                  <w:rPr>
                    <w:ins w:id="3906" w:author="Στάθης Καπ" w:date="2023-02-02T17:27:00Z"/>
                    <w:rFonts w:cstheme="minorHAnsi"/>
                  </w:rPr>
                </w:rPrChange>
              </w:rPr>
            </w:pPr>
            <w:ins w:id="3907" w:author="Στάθης Καπ" w:date="2023-02-02T17:29:00Z">
              <w:r w:rsidRPr="00A21C84">
                <w:rPr>
                  <w:rFonts w:cstheme="minorHAnsi"/>
                  <w:sz w:val="20"/>
                  <w:szCs w:val="20"/>
                  <w:rPrChange w:id="3908" w:author="Στάθης Καπ" w:date="2023-02-02T17:47:00Z">
                    <w:rPr>
                      <w:rFonts w:cstheme="minorHAnsi"/>
                    </w:rPr>
                  </w:rPrChange>
                </w:rPr>
                <w:t>442</w:t>
              </w:r>
            </w:ins>
          </w:p>
        </w:tc>
        <w:tc>
          <w:tcPr>
            <w:tcW w:w="1690" w:type="dxa"/>
          </w:tcPr>
          <w:p w14:paraId="2C3954E0" w14:textId="383F90B1" w:rsidR="008A6DAE" w:rsidRPr="00A21C84" w:rsidRDefault="008A6DAE" w:rsidP="008A6DAE">
            <w:pPr>
              <w:rPr>
                <w:ins w:id="3909" w:author="Στάθης Καπ" w:date="2023-02-02T17:27:00Z"/>
                <w:rFonts w:cstheme="minorHAnsi"/>
                <w:sz w:val="20"/>
                <w:szCs w:val="20"/>
                <w:rPrChange w:id="3910" w:author="Στάθης Καπ" w:date="2023-02-02T17:47:00Z">
                  <w:rPr>
                    <w:ins w:id="3911" w:author="Στάθης Καπ" w:date="2023-02-02T17:27:00Z"/>
                    <w:rFonts w:cstheme="minorHAnsi"/>
                  </w:rPr>
                </w:rPrChange>
              </w:rPr>
            </w:pPr>
            <w:ins w:id="3912" w:author="Στάθης Καπ" w:date="2023-02-02T17:32:00Z">
              <w:r w:rsidRPr="00A21C84">
                <w:rPr>
                  <w:rFonts w:cstheme="minorHAnsi"/>
                  <w:sz w:val="20"/>
                  <w:szCs w:val="20"/>
                  <w:rPrChange w:id="3913" w:author="Στάθης Καπ" w:date="2023-02-02T17:47:00Z">
                    <w:rPr>
                      <w:rFonts w:cstheme="minorHAnsi"/>
                    </w:rPr>
                  </w:rPrChange>
                </w:rPr>
                <w:t>431</w:t>
              </w:r>
            </w:ins>
          </w:p>
        </w:tc>
        <w:tc>
          <w:tcPr>
            <w:tcW w:w="1428" w:type="dxa"/>
          </w:tcPr>
          <w:p w14:paraId="2E79D2F8" w14:textId="6ABCBA97" w:rsidR="008A6DAE" w:rsidRPr="00A21C84" w:rsidRDefault="008A6DAE" w:rsidP="008A6DAE">
            <w:pPr>
              <w:rPr>
                <w:ins w:id="3914" w:author="Στάθης Καπ" w:date="2023-02-02T17:27:00Z"/>
                <w:rFonts w:cstheme="minorHAnsi"/>
                <w:sz w:val="20"/>
                <w:szCs w:val="20"/>
                <w:rPrChange w:id="3915" w:author="Στάθης Καπ" w:date="2023-02-02T17:47:00Z">
                  <w:rPr>
                    <w:ins w:id="3916" w:author="Στάθης Καπ" w:date="2023-02-02T17:27:00Z"/>
                    <w:rFonts w:cstheme="minorHAnsi"/>
                  </w:rPr>
                </w:rPrChange>
              </w:rPr>
            </w:pPr>
            <w:ins w:id="3917" w:author="Στάθης Καπ" w:date="2023-02-02T17:35:00Z">
              <w:r w:rsidRPr="00A21C84">
                <w:rPr>
                  <w:rFonts w:cstheme="minorHAnsi"/>
                  <w:sz w:val="20"/>
                  <w:szCs w:val="20"/>
                  <w:rPrChange w:id="3918" w:author="Στάθης Καπ" w:date="2023-02-02T17:47:00Z">
                    <w:rPr>
                      <w:rFonts w:cstheme="minorHAnsi"/>
                    </w:rPr>
                  </w:rPrChange>
                </w:rPr>
                <w:t>427</w:t>
              </w:r>
            </w:ins>
          </w:p>
        </w:tc>
        <w:tc>
          <w:tcPr>
            <w:tcW w:w="1428" w:type="dxa"/>
          </w:tcPr>
          <w:p w14:paraId="129F3369" w14:textId="654F1383" w:rsidR="008A6DAE" w:rsidRPr="00A21C84" w:rsidRDefault="008A6DAE" w:rsidP="008A6DAE">
            <w:pPr>
              <w:rPr>
                <w:ins w:id="3919" w:author="Στάθης Καπ" w:date="2023-02-02T17:27:00Z"/>
                <w:rFonts w:cstheme="minorHAnsi"/>
                <w:sz w:val="20"/>
                <w:szCs w:val="20"/>
                <w:rPrChange w:id="3920" w:author="Στάθης Καπ" w:date="2023-02-02T17:47:00Z">
                  <w:rPr>
                    <w:ins w:id="3921" w:author="Στάθης Καπ" w:date="2023-02-02T17:27:00Z"/>
                    <w:rFonts w:cstheme="minorHAnsi"/>
                  </w:rPr>
                </w:rPrChange>
              </w:rPr>
            </w:pPr>
            <w:ins w:id="3922" w:author="Στάθης Καπ" w:date="2023-02-02T17:35:00Z">
              <w:r w:rsidRPr="00A21C84">
                <w:rPr>
                  <w:rFonts w:cstheme="minorHAnsi"/>
                  <w:sz w:val="20"/>
                  <w:szCs w:val="20"/>
                  <w:rPrChange w:id="3923" w:author="Στάθης Καπ" w:date="2023-02-02T17:47:00Z">
                    <w:rPr>
                      <w:rFonts w:cstheme="minorHAnsi"/>
                    </w:rPr>
                  </w:rPrChange>
                </w:rPr>
                <w:t>0.212</w:t>
              </w:r>
            </w:ins>
          </w:p>
        </w:tc>
        <w:tc>
          <w:tcPr>
            <w:tcW w:w="1428" w:type="dxa"/>
          </w:tcPr>
          <w:p w14:paraId="00840948" w14:textId="25AC6E92" w:rsidR="008A6DAE" w:rsidRPr="00A21C84" w:rsidRDefault="008A6DAE" w:rsidP="008A6DAE">
            <w:pPr>
              <w:rPr>
                <w:ins w:id="3924" w:author="Στάθης Καπ" w:date="2023-02-02T17:27:00Z"/>
                <w:rFonts w:cstheme="minorHAnsi"/>
                <w:sz w:val="20"/>
                <w:szCs w:val="20"/>
                <w:rPrChange w:id="3925" w:author="Στάθης Καπ" w:date="2023-02-02T17:47:00Z">
                  <w:rPr>
                    <w:ins w:id="3926" w:author="Στάθης Καπ" w:date="2023-02-02T17:27:00Z"/>
                    <w:rFonts w:cstheme="minorHAnsi"/>
                  </w:rPr>
                </w:rPrChange>
              </w:rPr>
            </w:pPr>
            <w:ins w:id="3927" w:author="Στάθης Καπ" w:date="2023-02-02T17:35:00Z">
              <w:r w:rsidRPr="00A21C84">
                <w:rPr>
                  <w:rFonts w:cstheme="minorHAnsi"/>
                  <w:sz w:val="20"/>
                  <w:szCs w:val="20"/>
                  <w:rPrChange w:id="3928" w:author="Στάθης Καπ" w:date="2023-02-02T17:47:00Z">
                    <w:rPr>
                      <w:rFonts w:cstheme="minorHAnsi"/>
                    </w:rPr>
                  </w:rPrChange>
                </w:rPr>
                <w:t>24</w:t>
              </w:r>
            </w:ins>
          </w:p>
        </w:tc>
      </w:tr>
      <w:tr w:rsidR="008A6DAE" w14:paraId="0EDF86EB" w14:textId="77777777" w:rsidTr="008A6DAE">
        <w:trPr>
          <w:jc w:val="center"/>
          <w:ins w:id="3929" w:author="Στάθης Καπ" w:date="2023-02-02T17:27:00Z"/>
        </w:trPr>
        <w:tc>
          <w:tcPr>
            <w:tcW w:w="1427" w:type="dxa"/>
          </w:tcPr>
          <w:p w14:paraId="08A2917E" w14:textId="185E9ADA" w:rsidR="008A6DAE" w:rsidRPr="00A21C84" w:rsidRDefault="00DE0B51" w:rsidP="008A6DAE">
            <w:pPr>
              <w:rPr>
                <w:ins w:id="3930" w:author="Στάθης Καπ" w:date="2023-02-02T17:27:00Z"/>
                <w:rFonts w:cstheme="minorHAnsi"/>
                <w:sz w:val="20"/>
                <w:szCs w:val="20"/>
                <w:rPrChange w:id="3931" w:author="Στάθης Καπ" w:date="2023-02-02T17:47:00Z">
                  <w:rPr>
                    <w:ins w:id="3932" w:author="Στάθης Καπ" w:date="2023-02-02T17:27:00Z"/>
                    <w:rFonts w:cstheme="minorHAnsi"/>
                  </w:rPr>
                </w:rPrChange>
              </w:rPr>
            </w:pPr>
            <w:ins w:id="3933" w:author="Στάθης Καπ" w:date="2023-02-02T17:40:00Z">
              <w:r w:rsidRPr="00A21C84">
                <w:rPr>
                  <w:rFonts w:cstheme="minorHAnsi"/>
                  <w:sz w:val="20"/>
                  <w:szCs w:val="20"/>
                  <w:rPrChange w:id="3934" w:author="Στάθης Καπ" w:date="2023-02-02T17:47:00Z">
                    <w:rPr>
                      <w:rFonts w:cstheme="minorHAnsi"/>
                      <w:sz w:val="18"/>
                      <w:szCs w:val="18"/>
                    </w:rPr>
                  </w:rPrChange>
                </w:rPr>
                <w:t>p</w:t>
              </w:r>
            </w:ins>
            <w:ins w:id="3935" w:author="Στάθης Καπ" w:date="2023-02-02T17:28:00Z">
              <w:r w:rsidR="008A6DAE" w:rsidRPr="00A21C84">
                <w:rPr>
                  <w:rFonts w:cstheme="minorHAnsi"/>
                  <w:sz w:val="20"/>
                  <w:szCs w:val="20"/>
                  <w:rPrChange w:id="3936" w:author="Στάθης Καπ" w:date="2023-02-02T17:47:00Z">
                    <w:rPr>
                      <w:rFonts w:cstheme="minorHAnsi"/>
                    </w:rPr>
                  </w:rPrChange>
                </w:rPr>
                <w:t>r13</w:t>
              </w:r>
            </w:ins>
          </w:p>
        </w:tc>
        <w:tc>
          <w:tcPr>
            <w:tcW w:w="1427" w:type="dxa"/>
          </w:tcPr>
          <w:p w14:paraId="5FB452A8" w14:textId="00E25F48" w:rsidR="008A6DAE" w:rsidRPr="00A21C84" w:rsidRDefault="008A6DAE" w:rsidP="008A6DAE">
            <w:pPr>
              <w:rPr>
                <w:ins w:id="3937" w:author="Στάθης Καπ" w:date="2023-02-02T17:27:00Z"/>
                <w:rFonts w:cstheme="minorHAnsi"/>
                <w:sz w:val="20"/>
                <w:szCs w:val="20"/>
                <w:rPrChange w:id="3938" w:author="Στάθης Καπ" w:date="2023-02-02T17:47:00Z">
                  <w:rPr>
                    <w:ins w:id="3939" w:author="Στάθης Καπ" w:date="2023-02-02T17:27:00Z"/>
                    <w:rFonts w:cstheme="minorHAnsi"/>
                  </w:rPr>
                </w:rPrChange>
              </w:rPr>
            </w:pPr>
            <w:ins w:id="3940" w:author="Στάθης Καπ" w:date="2023-02-02T17:29:00Z">
              <w:r w:rsidRPr="00A21C84">
                <w:rPr>
                  <w:rFonts w:cstheme="minorHAnsi"/>
                  <w:sz w:val="20"/>
                  <w:szCs w:val="20"/>
                  <w:rPrChange w:id="3941" w:author="Στάθης Καπ" w:date="2023-02-02T17:47:00Z">
                    <w:rPr>
                      <w:rFonts w:cstheme="minorHAnsi"/>
                    </w:rPr>
                  </w:rPrChange>
                </w:rPr>
                <w:t>467</w:t>
              </w:r>
            </w:ins>
          </w:p>
        </w:tc>
        <w:tc>
          <w:tcPr>
            <w:tcW w:w="1690" w:type="dxa"/>
          </w:tcPr>
          <w:p w14:paraId="23D3E69A" w14:textId="2CC0CB83" w:rsidR="008A6DAE" w:rsidRPr="00A21C84" w:rsidRDefault="008A6DAE" w:rsidP="008A6DAE">
            <w:pPr>
              <w:rPr>
                <w:ins w:id="3942" w:author="Στάθης Καπ" w:date="2023-02-02T17:27:00Z"/>
                <w:rFonts w:cstheme="minorHAnsi"/>
                <w:sz w:val="20"/>
                <w:szCs w:val="20"/>
                <w:rPrChange w:id="3943" w:author="Στάθης Καπ" w:date="2023-02-02T17:47:00Z">
                  <w:rPr>
                    <w:ins w:id="3944" w:author="Στάθης Καπ" w:date="2023-02-02T17:27:00Z"/>
                    <w:rFonts w:cstheme="minorHAnsi"/>
                  </w:rPr>
                </w:rPrChange>
              </w:rPr>
            </w:pPr>
            <w:ins w:id="3945" w:author="Στάθης Καπ" w:date="2023-02-02T17:32:00Z">
              <w:r w:rsidRPr="00A21C84">
                <w:rPr>
                  <w:rFonts w:cstheme="minorHAnsi"/>
                  <w:sz w:val="20"/>
                  <w:szCs w:val="20"/>
                  <w:rPrChange w:id="3946" w:author="Στάθης Καπ" w:date="2023-02-02T17:47:00Z">
                    <w:rPr>
                      <w:rFonts w:cstheme="minorHAnsi"/>
                    </w:rPr>
                  </w:rPrChange>
                </w:rPr>
                <w:t>450</w:t>
              </w:r>
            </w:ins>
          </w:p>
        </w:tc>
        <w:tc>
          <w:tcPr>
            <w:tcW w:w="1428" w:type="dxa"/>
          </w:tcPr>
          <w:p w14:paraId="1342672F" w14:textId="631A92AE" w:rsidR="008A6DAE" w:rsidRPr="00A21C84" w:rsidRDefault="008A6DAE" w:rsidP="008A6DAE">
            <w:pPr>
              <w:rPr>
                <w:ins w:id="3947" w:author="Στάθης Καπ" w:date="2023-02-02T17:27:00Z"/>
                <w:rFonts w:cstheme="minorHAnsi"/>
                <w:sz w:val="20"/>
                <w:szCs w:val="20"/>
                <w:rPrChange w:id="3948" w:author="Στάθης Καπ" w:date="2023-02-02T17:47:00Z">
                  <w:rPr>
                    <w:ins w:id="3949" w:author="Στάθης Καπ" w:date="2023-02-02T17:27:00Z"/>
                    <w:rFonts w:cstheme="minorHAnsi"/>
                  </w:rPr>
                </w:rPrChange>
              </w:rPr>
            </w:pPr>
            <w:ins w:id="3950" w:author="Στάθης Καπ" w:date="2023-02-02T17:35:00Z">
              <w:r w:rsidRPr="00A21C84">
                <w:rPr>
                  <w:rFonts w:cstheme="minorHAnsi"/>
                  <w:sz w:val="20"/>
                  <w:szCs w:val="20"/>
                  <w:rPrChange w:id="3951" w:author="Στάθης Καπ" w:date="2023-02-02T17:47:00Z">
                    <w:rPr>
                      <w:rFonts w:cstheme="minorHAnsi"/>
                    </w:rPr>
                  </w:rPrChange>
                </w:rPr>
                <w:t>444</w:t>
              </w:r>
            </w:ins>
          </w:p>
        </w:tc>
        <w:tc>
          <w:tcPr>
            <w:tcW w:w="1428" w:type="dxa"/>
          </w:tcPr>
          <w:p w14:paraId="757D2341" w14:textId="0D7A0D88" w:rsidR="008A6DAE" w:rsidRPr="00A21C84" w:rsidRDefault="008A6DAE" w:rsidP="008A6DAE">
            <w:pPr>
              <w:rPr>
                <w:ins w:id="3952" w:author="Στάθης Καπ" w:date="2023-02-02T17:27:00Z"/>
                <w:rFonts w:cstheme="minorHAnsi"/>
                <w:sz w:val="20"/>
                <w:szCs w:val="20"/>
                <w:rPrChange w:id="3953" w:author="Στάθης Καπ" w:date="2023-02-02T17:47:00Z">
                  <w:rPr>
                    <w:ins w:id="3954" w:author="Στάθης Καπ" w:date="2023-02-02T17:27:00Z"/>
                    <w:rFonts w:cstheme="minorHAnsi"/>
                  </w:rPr>
                </w:rPrChange>
              </w:rPr>
            </w:pPr>
            <w:ins w:id="3955" w:author="Στάθης Καπ" w:date="2023-02-02T17:35:00Z">
              <w:r w:rsidRPr="00A21C84">
                <w:rPr>
                  <w:rFonts w:cstheme="minorHAnsi"/>
                  <w:sz w:val="20"/>
                  <w:szCs w:val="20"/>
                  <w:rPrChange w:id="3956" w:author="Στάθης Καπ" w:date="2023-02-02T17:47:00Z">
                    <w:rPr>
                      <w:rFonts w:cstheme="minorHAnsi"/>
                    </w:rPr>
                  </w:rPrChange>
                </w:rPr>
                <w:t>0.354</w:t>
              </w:r>
            </w:ins>
          </w:p>
        </w:tc>
        <w:tc>
          <w:tcPr>
            <w:tcW w:w="1428" w:type="dxa"/>
          </w:tcPr>
          <w:p w14:paraId="5CBE62C2" w14:textId="1E65D899" w:rsidR="008A6DAE" w:rsidRPr="00A21C84" w:rsidRDefault="008A6DAE" w:rsidP="008A6DAE">
            <w:pPr>
              <w:rPr>
                <w:ins w:id="3957" w:author="Στάθης Καπ" w:date="2023-02-02T17:27:00Z"/>
                <w:rFonts w:cstheme="minorHAnsi"/>
                <w:sz w:val="20"/>
                <w:szCs w:val="20"/>
                <w:rPrChange w:id="3958" w:author="Στάθης Καπ" w:date="2023-02-02T17:47:00Z">
                  <w:rPr>
                    <w:ins w:id="3959" w:author="Στάθης Καπ" w:date="2023-02-02T17:27:00Z"/>
                    <w:rFonts w:cstheme="minorHAnsi"/>
                  </w:rPr>
                </w:rPrChange>
              </w:rPr>
            </w:pPr>
            <w:ins w:id="3960" w:author="Στάθης Καπ" w:date="2023-02-02T17:35:00Z">
              <w:r w:rsidRPr="00A21C84">
                <w:rPr>
                  <w:rFonts w:cstheme="minorHAnsi"/>
                  <w:sz w:val="20"/>
                  <w:szCs w:val="20"/>
                  <w:rPrChange w:id="3961" w:author="Στάθης Καπ" w:date="2023-02-02T17:47:00Z">
                    <w:rPr>
                      <w:rFonts w:cstheme="minorHAnsi"/>
                    </w:rPr>
                  </w:rPrChange>
                </w:rPr>
                <w:t>27</w:t>
              </w:r>
            </w:ins>
          </w:p>
        </w:tc>
      </w:tr>
      <w:tr w:rsidR="008A6DAE" w14:paraId="06BC582E" w14:textId="77777777" w:rsidTr="008A6DAE">
        <w:trPr>
          <w:jc w:val="center"/>
          <w:ins w:id="3962" w:author="Στάθης Καπ" w:date="2023-02-02T17:27:00Z"/>
        </w:trPr>
        <w:tc>
          <w:tcPr>
            <w:tcW w:w="1427" w:type="dxa"/>
          </w:tcPr>
          <w:p w14:paraId="3047A210" w14:textId="2E8371DA" w:rsidR="008A6DAE" w:rsidRPr="00A21C84" w:rsidRDefault="00DE0B51" w:rsidP="008A6DAE">
            <w:pPr>
              <w:rPr>
                <w:ins w:id="3963" w:author="Στάθης Καπ" w:date="2023-02-02T17:27:00Z"/>
                <w:rFonts w:cstheme="minorHAnsi"/>
                <w:sz w:val="20"/>
                <w:szCs w:val="20"/>
                <w:rPrChange w:id="3964" w:author="Στάθης Καπ" w:date="2023-02-02T17:47:00Z">
                  <w:rPr>
                    <w:ins w:id="3965" w:author="Στάθης Καπ" w:date="2023-02-02T17:27:00Z"/>
                    <w:rFonts w:cstheme="minorHAnsi"/>
                  </w:rPr>
                </w:rPrChange>
              </w:rPr>
            </w:pPr>
            <w:ins w:id="3966" w:author="Στάθης Καπ" w:date="2023-02-02T17:40:00Z">
              <w:r w:rsidRPr="00A21C84">
                <w:rPr>
                  <w:rFonts w:cstheme="minorHAnsi"/>
                  <w:sz w:val="20"/>
                  <w:szCs w:val="20"/>
                  <w:rPrChange w:id="3967" w:author="Στάθης Καπ" w:date="2023-02-02T17:47:00Z">
                    <w:rPr>
                      <w:rFonts w:cstheme="minorHAnsi"/>
                      <w:sz w:val="18"/>
                      <w:szCs w:val="18"/>
                    </w:rPr>
                  </w:rPrChange>
                </w:rPr>
                <w:t>p</w:t>
              </w:r>
            </w:ins>
            <w:ins w:id="3968" w:author="Στάθης Καπ" w:date="2023-02-02T17:28:00Z">
              <w:r w:rsidR="008A6DAE" w:rsidRPr="00A21C84">
                <w:rPr>
                  <w:rFonts w:cstheme="minorHAnsi"/>
                  <w:sz w:val="20"/>
                  <w:szCs w:val="20"/>
                  <w:rPrChange w:id="3969" w:author="Στάθης Καπ" w:date="2023-02-02T17:47:00Z">
                    <w:rPr>
                      <w:rFonts w:cstheme="minorHAnsi"/>
                    </w:rPr>
                  </w:rPrChange>
                </w:rPr>
                <w:t>r14</w:t>
              </w:r>
            </w:ins>
          </w:p>
        </w:tc>
        <w:tc>
          <w:tcPr>
            <w:tcW w:w="1427" w:type="dxa"/>
          </w:tcPr>
          <w:p w14:paraId="47211E99" w14:textId="39BB648F" w:rsidR="008A6DAE" w:rsidRPr="00A21C84" w:rsidRDefault="008A6DAE" w:rsidP="008A6DAE">
            <w:pPr>
              <w:rPr>
                <w:ins w:id="3970" w:author="Στάθης Καπ" w:date="2023-02-02T17:27:00Z"/>
                <w:rFonts w:cstheme="minorHAnsi"/>
                <w:sz w:val="20"/>
                <w:szCs w:val="20"/>
                <w:rPrChange w:id="3971" w:author="Στάθης Καπ" w:date="2023-02-02T17:47:00Z">
                  <w:rPr>
                    <w:ins w:id="3972" w:author="Στάθης Καπ" w:date="2023-02-02T17:27:00Z"/>
                    <w:rFonts w:cstheme="minorHAnsi"/>
                  </w:rPr>
                </w:rPrChange>
              </w:rPr>
            </w:pPr>
            <w:ins w:id="3973" w:author="Στάθης Καπ" w:date="2023-02-02T17:29:00Z">
              <w:r w:rsidRPr="00A21C84">
                <w:rPr>
                  <w:rFonts w:cstheme="minorHAnsi"/>
                  <w:sz w:val="20"/>
                  <w:szCs w:val="20"/>
                  <w:rPrChange w:id="3974" w:author="Στάθης Καπ" w:date="2023-02-02T17:47:00Z">
                    <w:rPr>
                      <w:rFonts w:cstheme="minorHAnsi"/>
                    </w:rPr>
                  </w:rPrChange>
                </w:rPr>
                <w:t>567</w:t>
              </w:r>
            </w:ins>
          </w:p>
        </w:tc>
        <w:tc>
          <w:tcPr>
            <w:tcW w:w="1690" w:type="dxa"/>
          </w:tcPr>
          <w:p w14:paraId="5C9FA4CE" w14:textId="798822F1" w:rsidR="008A6DAE" w:rsidRPr="00A21C84" w:rsidRDefault="008A6DAE" w:rsidP="008A6DAE">
            <w:pPr>
              <w:rPr>
                <w:ins w:id="3975" w:author="Στάθης Καπ" w:date="2023-02-02T17:27:00Z"/>
                <w:rFonts w:cstheme="minorHAnsi"/>
                <w:sz w:val="20"/>
                <w:szCs w:val="20"/>
                <w:rPrChange w:id="3976" w:author="Στάθης Καπ" w:date="2023-02-02T17:47:00Z">
                  <w:rPr>
                    <w:ins w:id="3977" w:author="Στάθης Καπ" w:date="2023-02-02T17:27:00Z"/>
                    <w:rFonts w:cstheme="minorHAnsi"/>
                  </w:rPr>
                </w:rPrChange>
              </w:rPr>
            </w:pPr>
            <w:ins w:id="3978" w:author="Στάθης Καπ" w:date="2023-02-02T17:32:00Z">
              <w:r w:rsidRPr="00A21C84">
                <w:rPr>
                  <w:rFonts w:cstheme="minorHAnsi"/>
                  <w:sz w:val="20"/>
                  <w:szCs w:val="20"/>
                  <w:rPrChange w:id="3979" w:author="Στάθης Καπ" w:date="2023-02-02T17:47:00Z">
                    <w:rPr>
                      <w:rFonts w:cstheme="minorHAnsi"/>
                    </w:rPr>
                  </w:rPrChange>
                </w:rPr>
                <w:t>482</w:t>
              </w:r>
            </w:ins>
          </w:p>
        </w:tc>
        <w:tc>
          <w:tcPr>
            <w:tcW w:w="1428" w:type="dxa"/>
          </w:tcPr>
          <w:p w14:paraId="738248C7" w14:textId="44333648" w:rsidR="008A6DAE" w:rsidRPr="00A21C84" w:rsidRDefault="008A6DAE" w:rsidP="008A6DAE">
            <w:pPr>
              <w:rPr>
                <w:ins w:id="3980" w:author="Στάθης Καπ" w:date="2023-02-02T17:27:00Z"/>
                <w:rFonts w:cstheme="minorHAnsi"/>
                <w:sz w:val="20"/>
                <w:szCs w:val="20"/>
                <w:rPrChange w:id="3981" w:author="Στάθης Καπ" w:date="2023-02-02T17:47:00Z">
                  <w:rPr>
                    <w:ins w:id="3982" w:author="Στάθης Καπ" w:date="2023-02-02T17:27:00Z"/>
                    <w:rFonts w:cstheme="minorHAnsi"/>
                  </w:rPr>
                </w:rPrChange>
              </w:rPr>
            </w:pPr>
            <w:ins w:id="3983" w:author="Στάθης Καπ" w:date="2023-02-02T17:35:00Z">
              <w:r w:rsidRPr="00A21C84">
                <w:rPr>
                  <w:rFonts w:cstheme="minorHAnsi"/>
                  <w:sz w:val="20"/>
                  <w:szCs w:val="20"/>
                  <w:rPrChange w:id="3984" w:author="Στάθης Καπ" w:date="2023-02-02T17:47:00Z">
                    <w:rPr>
                      <w:rFonts w:cstheme="minorHAnsi"/>
                    </w:rPr>
                  </w:rPrChange>
                </w:rPr>
                <w:t>498</w:t>
              </w:r>
            </w:ins>
          </w:p>
        </w:tc>
        <w:tc>
          <w:tcPr>
            <w:tcW w:w="1428" w:type="dxa"/>
          </w:tcPr>
          <w:p w14:paraId="682EE13E" w14:textId="7BB633AE" w:rsidR="008A6DAE" w:rsidRPr="00A21C84" w:rsidRDefault="008A6DAE" w:rsidP="008A6DAE">
            <w:pPr>
              <w:rPr>
                <w:ins w:id="3985" w:author="Στάθης Καπ" w:date="2023-02-02T17:27:00Z"/>
                <w:rFonts w:cstheme="minorHAnsi"/>
                <w:sz w:val="20"/>
                <w:szCs w:val="20"/>
                <w:rPrChange w:id="3986" w:author="Στάθης Καπ" w:date="2023-02-02T17:47:00Z">
                  <w:rPr>
                    <w:ins w:id="3987" w:author="Στάθης Καπ" w:date="2023-02-02T17:27:00Z"/>
                    <w:rFonts w:cstheme="minorHAnsi"/>
                  </w:rPr>
                </w:rPrChange>
              </w:rPr>
            </w:pPr>
            <w:ins w:id="3988" w:author="Στάθης Καπ" w:date="2023-02-02T17:35:00Z">
              <w:r w:rsidRPr="00A21C84">
                <w:rPr>
                  <w:rFonts w:cstheme="minorHAnsi"/>
                  <w:sz w:val="20"/>
                  <w:szCs w:val="20"/>
                  <w:rPrChange w:id="3989" w:author="Στάθης Καπ" w:date="2023-02-02T17:47:00Z">
                    <w:rPr>
                      <w:rFonts w:cstheme="minorHAnsi"/>
                    </w:rPr>
                  </w:rPrChange>
                </w:rPr>
                <w:t>0.503</w:t>
              </w:r>
            </w:ins>
          </w:p>
        </w:tc>
        <w:tc>
          <w:tcPr>
            <w:tcW w:w="1428" w:type="dxa"/>
          </w:tcPr>
          <w:p w14:paraId="6983F78A" w14:textId="17E99E03" w:rsidR="008A6DAE" w:rsidRPr="00A21C84" w:rsidRDefault="008A6DAE" w:rsidP="008A6DAE">
            <w:pPr>
              <w:rPr>
                <w:ins w:id="3990" w:author="Στάθης Καπ" w:date="2023-02-02T17:27:00Z"/>
                <w:rFonts w:cstheme="minorHAnsi"/>
                <w:sz w:val="20"/>
                <w:szCs w:val="20"/>
                <w:rPrChange w:id="3991" w:author="Στάθης Καπ" w:date="2023-02-02T17:47:00Z">
                  <w:rPr>
                    <w:ins w:id="3992" w:author="Στάθης Καπ" w:date="2023-02-02T17:27:00Z"/>
                    <w:rFonts w:cstheme="minorHAnsi"/>
                  </w:rPr>
                </w:rPrChange>
              </w:rPr>
            </w:pPr>
            <w:ins w:id="3993" w:author="Στάθης Καπ" w:date="2023-02-02T17:35:00Z">
              <w:r w:rsidRPr="00A21C84">
                <w:rPr>
                  <w:rFonts w:cstheme="minorHAnsi"/>
                  <w:sz w:val="20"/>
                  <w:szCs w:val="20"/>
                  <w:rPrChange w:id="3994" w:author="Στάθης Καπ" w:date="2023-02-02T17:47:00Z">
                    <w:rPr>
                      <w:rFonts w:cstheme="minorHAnsi"/>
                    </w:rPr>
                  </w:rPrChange>
                </w:rPr>
                <w:t>29</w:t>
              </w:r>
            </w:ins>
          </w:p>
        </w:tc>
      </w:tr>
      <w:tr w:rsidR="008A6DAE" w14:paraId="09D277CA" w14:textId="77777777" w:rsidTr="008A6DAE">
        <w:trPr>
          <w:jc w:val="center"/>
          <w:ins w:id="3995" w:author="Στάθης Καπ" w:date="2023-02-02T17:28:00Z"/>
        </w:trPr>
        <w:tc>
          <w:tcPr>
            <w:tcW w:w="1427" w:type="dxa"/>
          </w:tcPr>
          <w:p w14:paraId="05EB43B6" w14:textId="01B4D956" w:rsidR="008A6DAE" w:rsidRPr="00A21C84" w:rsidRDefault="00DE0B51" w:rsidP="008A6DAE">
            <w:pPr>
              <w:rPr>
                <w:ins w:id="3996" w:author="Στάθης Καπ" w:date="2023-02-02T17:28:00Z"/>
                <w:rFonts w:cstheme="minorHAnsi"/>
                <w:sz w:val="20"/>
                <w:szCs w:val="20"/>
                <w:rPrChange w:id="3997" w:author="Στάθης Καπ" w:date="2023-02-02T17:47:00Z">
                  <w:rPr>
                    <w:ins w:id="3998" w:author="Στάθης Καπ" w:date="2023-02-02T17:28:00Z"/>
                    <w:rFonts w:cstheme="minorHAnsi"/>
                  </w:rPr>
                </w:rPrChange>
              </w:rPr>
            </w:pPr>
            <w:ins w:id="3999" w:author="Στάθης Καπ" w:date="2023-02-02T17:40:00Z">
              <w:r w:rsidRPr="00A21C84">
                <w:rPr>
                  <w:rFonts w:cstheme="minorHAnsi"/>
                  <w:sz w:val="20"/>
                  <w:szCs w:val="20"/>
                  <w:rPrChange w:id="4000" w:author="Στάθης Καπ" w:date="2023-02-02T17:47:00Z">
                    <w:rPr>
                      <w:rFonts w:cstheme="minorHAnsi"/>
                      <w:sz w:val="18"/>
                      <w:szCs w:val="18"/>
                    </w:rPr>
                  </w:rPrChange>
                </w:rPr>
                <w:t>p</w:t>
              </w:r>
            </w:ins>
            <w:ins w:id="4001" w:author="Στάθης Καπ" w:date="2023-02-02T17:28:00Z">
              <w:r w:rsidR="008A6DAE" w:rsidRPr="00A21C84">
                <w:rPr>
                  <w:rFonts w:cstheme="minorHAnsi"/>
                  <w:sz w:val="20"/>
                  <w:szCs w:val="20"/>
                  <w:rPrChange w:id="4002" w:author="Στάθης Καπ" w:date="2023-02-02T17:47:00Z">
                    <w:rPr>
                      <w:rFonts w:cstheme="minorHAnsi"/>
                    </w:rPr>
                  </w:rPrChange>
                </w:rPr>
                <w:t>r15</w:t>
              </w:r>
            </w:ins>
          </w:p>
        </w:tc>
        <w:tc>
          <w:tcPr>
            <w:tcW w:w="1427" w:type="dxa"/>
          </w:tcPr>
          <w:p w14:paraId="2D914BCD" w14:textId="0C6B7797" w:rsidR="008A6DAE" w:rsidRPr="00A21C84" w:rsidRDefault="008A6DAE" w:rsidP="008A6DAE">
            <w:pPr>
              <w:rPr>
                <w:ins w:id="4003" w:author="Στάθης Καπ" w:date="2023-02-02T17:28:00Z"/>
                <w:rFonts w:cstheme="minorHAnsi"/>
                <w:sz w:val="20"/>
                <w:szCs w:val="20"/>
                <w:rPrChange w:id="4004" w:author="Στάθης Καπ" w:date="2023-02-02T17:47:00Z">
                  <w:rPr>
                    <w:ins w:id="4005" w:author="Στάθης Καπ" w:date="2023-02-02T17:28:00Z"/>
                    <w:rFonts w:cstheme="minorHAnsi"/>
                  </w:rPr>
                </w:rPrChange>
              </w:rPr>
            </w:pPr>
            <w:ins w:id="4006" w:author="Στάθης Καπ" w:date="2023-02-02T17:29:00Z">
              <w:r w:rsidRPr="00A21C84">
                <w:rPr>
                  <w:rFonts w:cstheme="minorHAnsi"/>
                  <w:sz w:val="20"/>
                  <w:szCs w:val="20"/>
                  <w:rPrChange w:id="4007" w:author="Στάθης Καπ" w:date="2023-02-02T17:47:00Z">
                    <w:rPr>
                      <w:rFonts w:cstheme="minorHAnsi"/>
                    </w:rPr>
                  </w:rPrChange>
                </w:rPr>
                <w:t>708</w:t>
              </w:r>
            </w:ins>
          </w:p>
        </w:tc>
        <w:tc>
          <w:tcPr>
            <w:tcW w:w="1690" w:type="dxa"/>
          </w:tcPr>
          <w:p w14:paraId="3A15B12B" w14:textId="2C1C991E" w:rsidR="008A6DAE" w:rsidRPr="00A21C84" w:rsidRDefault="008A6DAE" w:rsidP="008A6DAE">
            <w:pPr>
              <w:rPr>
                <w:ins w:id="4008" w:author="Στάθης Καπ" w:date="2023-02-02T17:28:00Z"/>
                <w:rFonts w:cstheme="minorHAnsi"/>
                <w:sz w:val="20"/>
                <w:szCs w:val="20"/>
                <w:rPrChange w:id="4009" w:author="Στάθης Καπ" w:date="2023-02-02T17:47:00Z">
                  <w:rPr>
                    <w:ins w:id="4010" w:author="Στάθης Καπ" w:date="2023-02-02T17:28:00Z"/>
                    <w:rFonts w:cstheme="minorHAnsi"/>
                  </w:rPr>
                </w:rPrChange>
              </w:rPr>
            </w:pPr>
            <w:ins w:id="4011" w:author="Στάθης Καπ" w:date="2023-02-02T17:32:00Z">
              <w:r w:rsidRPr="00A21C84">
                <w:rPr>
                  <w:rFonts w:cstheme="minorHAnsi"/>
                  <w:sz w:val="20"/>
                  <w:szCs w:val="20"/>
                  <w:rPrChange w:id="4012" w:author="Στάθης Καπ" w:date="2023-02-02T17:47:00Z">
                    <w:rPr>
                      <w:rFonts w:cstheme="minorHAnsi"/>
                    </w:rPr>
                  </w:rPrChange>
                </w:rPr>
                <w:t>638</w:t>
              </w:r>
            </w:ins>
          </w:p>
        </w:tc>
        <w:tc>
          <w:tcPr>
            <w:tcW w:w="1428" w:type="dxa"/>
          </w:tcPr>
          <w:p w14:paraId="6D3A9336" w14:textId="785FA00B" w:rsidR="008A6DAE" w:rsidRPr="00A21C84" w:rsidRDefault="008A6DAE" w:rsidP="008A6DAE">
            <w:pPr>
              <w:rPr>
                <w:ins w:id="4013" w:author="Στάθης Καπ" w:date="2023-02-02T17:28:00Z"/>
                <w:rFonts w:cstheme="minorHAnsi"/>
                <w:sz w:val="20"/>
                <w:szCs w:val="20"/>
                <w:rPrChange w:id="4014" w:author="Στάθης Καπ" w:date="2023-02-02T17:47:00Z">
                  <w:rPr>
                    <w:ins w:id="4015" w:author="Στάθης Καπ" w:date="2023-02-02T17:28:00Z"/>
                    <w:rFonts w:cstheme="minorHAnsi"/>
                  </w:rPr>
                </w:rPrChange>
              </w:rPr>
            </w:pPr>
            <w:ins w:id="4016" w:author="Στάθης Καπ" w:date="2023-02-02T17:35:00Z">
              <w:r w:rsidRPr="00A21C84">
                <w:rPr>
                  <w:rFonts w:cstheme="minorHAnsi"/>
                  <w:sz w:val="20"/>
                  <w:szCs w:val="20"/>
                  <w:rPrChange w:id="4017" w:author="Στάθης Καπ" w:date="2023-02-02T17:47:00Z">
                    <w:rPr>
                      <w:rFonts w:cstheme="minorHAnsi"/>
                    </w:rPr>
                  </w:rPrChange>
                </w:rPr>
                <w:t>649</w:t>
              </w:r>
            </w:ins>
          </w:p>
        </w:tc>
        <w:tc>
          <w:tcPr>
            <w:tcW w:w="1428" w:type="dxa"/>
          </w:tcPr>
          <w:p w14:paraId="7B2E8197" w14:textId="078BC6BA" w:rsidR="008A6DAE" w:rsidRPr="00A21C84" w:rsidRDefault="008A6DAE" w:rsidP="008A6DAE">
            <w:pPr>
              <w:rPr>
                <w:ins w:id="4018" w:author="Στάθης Καπ" w:date="2023-02-02T17:28:00Z"/>
                <w:rFonts w:cstheme="minorHAnsi"/>
                <w:sz w:val="20"/>
                <w:szCs w:val="20"/>
                <w:rPrChange w:id="4019" w:author="Στάθης Καπ" w:date="2023-02-02T17:47:00Z">
                  <w:rPr>
                    <w:ins w:id="4020" w:author="Στάθης Καπ" w:date="2023-02-02T17:28:00Z"/>
                    <w:rFonts w:cstheme="minorHAnsi"/>
                  </w:rPr>
                </w:rPrChange>
              </w:rPr>
            </w:pPr>
            <w:ins w:id="4021" w:author="Στάθης Καπ" w:date="2023-02-02T17:35:00Z">
              <w:r w:rsidRPr="00A21C84">
                <w:rPr>
                  <w:rFonts w:cstheme="minorHAnsi"/>
                  <w:sz w:val="20"/>
                  <w:szCs w:val="20"/>
                  <w:rPrChange w:id="4022" w:author="Στάθης Καπ" w:date="2023-02-02T17:47:00Z">
                    <w:rPr>
                      <w:rFonts w:cstheme="minorHAnsi"/>
                    </w:rPr>
                  </w:rPrChange>
                </w:rPr>
                <w:t>0.833</w:t>
              </w:r>
            </w:ins>
          </w:p>
        </w:tc>
        <w:tc>
          <w:tcPr>
            <w:tcW w:w="1428" w:type="dxa"/>
          </w:tcPr>
          <w:p w14:paraId="422E6B2D" w14:textId="18538372" w:rsidR="008A6DAE" w:rsidRPr="00A21C84" w:rsidRDefault="008A6DAE" w:rsidP="008A6DAE">
            <w:pPr>
              <w:rPr>
                <w:ins w:id="4023" w:author="Στάθης Καπ" w:date="2023-02-02T17:28:00Z"/>
                <w:rFonts w:cstheme="minorHAnsi"/>
                <w:sz w:val="20"/>
                <w:szCs w:val="20"/>
                <w:rPrChange w:id="4024" w:author="Στάθης Καπ" w:date="2023-02-02T17:47:00Z">
                  <w:rPr>
                    <w:ins w:id="4025" w:author="Στάθης Καπ" w:date="2023-02-02T17:28:00Z"/>
                    <w:rFonts w:cstheme="minorHAnsi"/>
                  </w:rPr>
                </w:rPrChange>
              </w:rPr>
            </w:pPr>
            <w:ins w:id="4026" w:author="Στάθης Καπ" w:date="2023-02-02T17:35:00Z">
              <w:r w:rsidRPr="00A21C84">
                <w:rPr>
                  <w:rFonts w:cstheme="minorHAnsi"/>
                  <w:sz w:val="20"/>
                  <w:szCs w:val="20"/>
                  <w:rPrChange w:id="4027" w:author="Στάθης Καπ" w:date="2023-02-02T17:47:00Z">
                    <w:rPr>
                      <w:rFonts w:cstheme="minorHAnsi"/>
                    </w:rPr>
                  </w:rPrChange>
                </w:rPr>
                <w:t>38</w:t>
              </w:r>
            </w:ins>
          </w:p>
        </w:tc>
      </w:tr>
      <w:tr w:rsidR="008A6DAE" w14:paraId="3B792BCE" w14:textId="77777777" w:rsidTr="008A6DAE">
        <w:trPr>
          <w:jc w:val="center"/>
          <w:ins w:id="4028" w:author="Στάθης Καπ" w:date="2023-02-02T17:28:00Z"/>
        </w:trPr>
        <w:tc>
          <w:tcPr>
            <w:tcW w:w="1427" w:type="dxa"/>
          </w:tcPr>
          <w:p w14:paraId="6A4A3D13" w14:textId="73BFF9C3" w:rsidR="008A6DAE" w:rsidRPr="00A21C84" w:rsidRDefault="00DE0B51" w:rsidP="008A6DAE">
            <w:pPr>
              <w:rPr>
                <w:ins w:id="4029" w:author="Στάθης Καπ" w:date="2023-02-02T17:28:00Z"/>
                <w:rFonts w:cstheme="minorHAnsi"/>
                <w:sz w:val="20"/>
                <w:szCs w:val="20"/>
                <w:rPrChange w:id="4030" w:author="Στάθης Καπ" w:date="2023-02-02T17:47:00Z">
                  <w:rPr>
                    <w:ins w:id="4031" w:author="Στάθης Καπ" w:date="2023-02-02T17:28:00Z"/>
                    <w:rFonts w:cstheme="minorHAnsi"/>
                  </w:rPr>
                </w:rPrChange>
              </w:rPr>
            </w:pPr>
            <w:ins w:id="4032" w:author="Στάθης Καπ" w:date="2023-02-02T17:40:00Z">
              <w:r w:rsidRPr="00A21C84">
                <w:rPr>
                  <w:rFonts w:cstheme="minorHAnsi"/>
                  <w:sz w:val="20"/>
                  <w:szCs w:val="20"/>
                  <w:rPrChange w:id="4033" w:author="Στάθης Καπ" w:date="2023-02-02T17:47:00Z">
                    <w:rPr>
                      <w:rFonts w:cstheme="minorHAnsi"/>
                      <w:sz w:val="18"/>
                      <w:szCs w:val="18"/>
                    </w:rPr>
                  </w:rPrChange>
                </w:rPr>
                <w:t>p</w:t>
              </w:r>
            </w:ins>
            <w:ins w:id="4034" w:author="Στάθης Καπ" w:date="2023-02-02T17:28:00Z">
              <w:r w:rsidR="008A6DAE" w:rsidRPr="00A21C84">
                <w:rPr>
                  <w:rFonts w:cstheme="minorHAnsi"/>
                  <w:sz w:val="20"/>
                  <w:szCs w:val="20"/>
                  <w:rPrChange w:id="4035" w:author="Στάθης Καπ" w:date="2023-02-02T17:47:00Z">
                    <w:rPr>
                      <w:rFonts w:cstheme="minorHAnsi"/>
                    </w:rPr>
                  </w:rPrChange>
                </w:rPr>
                <w:t>r16</w:t>
              </w:r>
            </w:ins>
          </w:p>
        </w:tc>
        <w:tc>
          <w:tcPr>
            <w:tcW w:w="1427" w:type="dxa"/>
          </w:tcPr>
          <w:p w14:paraId="3D15E0B0" w14:textId="67CEA2E7" w:rsidR="008A6DAE" w:rsidRPr="00A21C84" w:rsidRDefault="008A6DAE" w:rsidP="008A6DAE">
            <w:pPr>
              <w:rPr>
                <w:ins w:id="4036" w:author="Στάθης Καπ" w:date="2023-02-02T17:28:00Z"/>
                <w:rFonts w:cstheme="minorHAnsi"/>
                <w:sz w:val="20"/>
                <w:szCs w:val="20"/>
                <w:rPrChange w:id="4037" w:author="Στάθης Καπ" w:date="2023-02-02T17:47:00Z">
                  <w:rPr>
                    <w:ins w:id="4038" w:author="Στάθης Καπ" w:date="2023-02-02T17:28:00Z"/>
                    <w:rFonts w:cstheme="minorHAnsi"/>
                  </w:rPr>
                </w:rPrChange>
              </w:rPr>
            </w:pPr>
            <w:ins w:id="4039" w:author="Στάθης Καπ" w:date="2023-02-02T17:29:00Z">
              <w:r w:rsidRPr="00A21C84">
                <w:rPr>
                  <w:rFonts w:cstheme="minorHAnsi"/>
                  <w:sz w:val="20"/>
                  <w:szCs w:val="20"/>
                  <w:rPrChange w:id="4040" w:author="Στάθης Καπ" w:date="2023-02-02T17:47:00Z">
                    <w:rPr>
                      <w:rFonts w:cstheme="minorHAnsi"/>
                    </w:rPr>
                  </w:rPrChange>
                </w:rPr>
                <w:t>674</w:t>
              </w:r>
            </w:ins>
          </w:p>
        </w:tc>
        <w:tc>
          <w:tcPr>
            <w:tcW w:w="1690" w:type="dxa"/>
          </w:tcPr>
          <w:p w14:paraId="0B59912A" w14:textId="16836EE8" w:rsidR="008A6DAE" w:rsidRPr="00A21C84" w:rsidRDefault="008A6DAE" w:rsidP="008A6DAE">
            <w:pPr>
              <w:rPr>
                <w:ins w:id="4041" w:author="Στάθης Καπ" w:date="2023-02-02T17:28:00Z"/>
                <w:rFonts w:cstheme="minorHAnsi"/>
                <w:sz w:val="20"/>
                <w:szCs w:val="20"/>
                <w:rPrChange w:id="4042" w:author="Στάθης Καπ" w:date="2023-02-02T17:47:00Z">
                  <w:rPr>
                    <w:ins w:id="4043" w:author="Στάθης Καπ" w:date="2023-02-02T17:28:00Z"/>
                    <w:rFonts w:cstheme="minorHAnsi"/>
                  </w:rPr>
                </w:rPrChange>
              </w:rPr>
            </w:pPr>
            <w:ins w:id="4044" w:author="Στάθης Καπ" w:date="2023-02-02T17:32:00Z">
              <w:r w:rsidRPr="00A21C84">
                <w:rPr>
                  <w:rFonts w:cstheme="minorHAnsi"/>
                  <w:sz w:val="20"/>
                  <w:szCs w:val="20"/>
                  <w:rPrChange w:id="4045" w:author="Στάθης Καπ" w:date="2023-02-02T17:47:00Z">
                    <w:rPr>
                      <w:rFonts w:cstheme="minorHAnsi"/>
                    </w:rPr>
                  </w:rPrChange>
                </w:rPr>
                <w:t>559</w:t>
              </w:r>
            </w:ins>
          </w:p>
        </w:tc>
        <w:tc>
          <w:tcPr>
            <w:tcW w:w="1428" w:type="dxa"/>
          </w:tcPr>
          <w:p w14:paraId="0622A7D7" w14:textId="56E676E4" w:rsidR="008A6DAE" w:rsidRPr="00A21C84" w:rsidRDefault="008A6DAE" w:rsidP="008A6DAE">
            <w:pPr>
              <w:rPr>
                <w:ins w:id="4046" w:author="Στάθης Καπ" w:date="2023-02-02T17:28:00Z"/>
                <w:rFonts w:cstheme="minorHAnsi"/>
                <w:sz w:val="20"/>
                <w:szCs w:val="20"/>
                <w:rPrChange w:id="4047" w:author="Στάθης Καπ" w:date="2023-02-02T17:47:00Z">
                  <w:rPr>
                    <w:ins w:id="4048" w:author="Στάθης Καπ" w:date="2023-02-02T17:28:00Z"/>
                    <w:rFonts w:cstheme="minorHAnsi"/>
                  </w:rPr>
                </w:rPrChange>
              </w:rPr>
            </w:pPr>
            <w:ins w:id="4049" w:author="Στάθης Καπ" w:date="2023-02-02T17:35:00Z">
              <w:r w:rsidRPr="00A21C84">
                <w:rPr>
                  <w:rFonts w:cstheme="minorHAnsi"/>
                  <w:sz w:val="20"/>
                  <w:szCs w:val="20"/>
                  <w:rPrChange w:id="4050" w:author="Στάθης Καπ" w:date="2023-02-02T17:47:00Z">
                    <w:rPr>
                      <w:rFonts w:cstheme="minorHAnsi"/>
                    </w:rPr>
                  </w:rPrChange>
                </w:rPr>
                <w:t>577</w:t>
              </w:r>
            </w:ins>
          </w:p>
        </w:tc>
        <w:tc>
          <w:tcPr>
            <w:tcW w:w="1428" w:type="dxa"/>
          </w:tcPr>
          <w:p w14:paraId="7A8DA3B1" w14:textId="626BF7CC" w:rsidR="008A6DAE" w:rsidRPr="00A21C84" w:rsidRDefault="008A6DAE" w:rsidP="008A6DAE">
            <w:pPr>
              <w:rPr>
                <w:ins w:id="4051" w:author="Στάθης Καπ" w:date="2023-02-02T17:28:00Z"/>
                <w:rFonts w:cstheme="minorHAnsi"/>
                <w:sz w:val="20"/>
                <w:szCs w:val="20"/>
                <w:rPrChange w:id="4052" w:author="Στάθης Καπ" w:date="2023-02-02T17:47:00Z">
                  <w:rPr>
                    <w:ins w:id="4053" w:author="Στάθης Καπ" w:date="2023-02-02T17:28:00Z"/>
                    <w:rFonts w:cstheme="minorHAnsi"/>
                  </w:rPr>
                </w:rPrChange>
              </w:rPr>
            </w:pPr>
            <w:ins w:id="4054" w:author="Στάθης Καπ" w:date="2023-02-02T17:35:00Z">
              <w:r w:rsidRPr="00A21C84">
                <w:rPr>
                  <w:rFonts w:cstheme="minorHAnsi"/>
                  <w:sz w:val="20"/>
                  <w:szCs w:val="20"/>
                  <w:rPrChange w:id="4055" w:author="Στάθης Καπ" w:date="2023-02-02T17:47:00Z">
                    <w:rPr>
                      <w:rFonts w:cstheme="minorHAnsi"/>
                    </w:rPr>
                  </w:rPrChange>
                </w:rPr>
                <w:t>0.948</w:t>
              </w:r>
            </w:ins>
          </w:p>
        </w:tc>
        <w:tc>
          <w:tcPr>
            <w:tcW w:w="1428" w:type="dxa"/>
          </w:tcPr>
          <w:p w14:paraId="26CDAD2C" w14:textId="630E2752" w:rsidR="008A6DAE" w:rsidRPr="00A21C84" w:rsidRDefault="008A6DAE" w:rsidP="008A6DAE">
            <w:pPr>
              <w:rPr>
                <w:ins w:id="4056" w:author="Στάθης Καπ" w:date="2023-02-02T17:28:00Z"/>
                <w:rFonts w:cstheme="minorHAnsi"/>
                <w:sz w:val="20"/>
                <w:szCs w:val="20"/>
                <w:rPrChange w:id="4057" w:author="Στάθης Καπ" w:date="2023-02-02T17:47:00Z">
                  <w:rPr>
                    <w:ins w:id="4058" w:author="Στάθης Καπ" w:date="2023-02-02T17:28:00Z"/>
                    <w:rFonts w:cstheme="minorHAnsi"/>
                  </w:rPr>
                </w:rPrChange>
              </w:rPr>
            </w:pPr>
            <w:ins w:id="4059" w:author="Στάθης Καπ" w:date="2023-02-02T17:35:00Z">
              <w:r w:rsidRPr="00A21C84">
                <w:rPr>
                  <w:rFonts w:cstheme="minorHAnsi"/>
                  <w:sz w:val="20"/>
                  <w:szCs w:val="20"/>
                  <w:rPrChange w:id="4060" w:author="Στάθης Καπ" w:date="2023-02-02T17:47:00Z">
                    <w:rPr>
                      <w:rFonts w:cstheme="minorHAnsi"/>
                    </w:rPr>
                  </w:rPrChange>
                </w:rPr>
                <w:t>33</w:t>
              </w:r>
            </w:ins>
          </w:p>
        </w:tc>
      </w:tr>
      <w:tr w:rsidR="008A6DAE" w14:paraId="68673170" w14:textId="77777777" w:rsidTr="008A6DAE">
        <w:trPr>
          <w:jc w:val="center"/>
          <w:ins w:id="4061" w:author="Στάθης Καπ" w:date="2023-02-02T17:28:00Z"/>
        </w:trPr>
        <w:tc>
          <w:tcPr>
            <w:tcW w:w="1427" w:type="dxa"/>
          </w:tcPr>
          <w:p w14:paraId="329247DE" w14:textId="405C6700" w:rsidR="008A6DAE" w:rsidRPr="00A21C84" w:rsidRDefault="00DE0B51" w:rsidP="008A6DAE">
            <w:pPr>
              <w:rPr>
                <w:ins w:id="4062" w:author="Στάθης Καπ" w:date="2023-02-02T17:28:00Z"/>
                <w:rFonts w:cstheme="minorHAnsi"/>
                <w:sz w:val="20"/>
                <w:szCs w:val="20"/>
                <w:rPrChange w:id="4063" w:author="Στάθης Καπ" w:date="2023-02-02T17:47:00Z">
                  <w:rPr>
                    <w:ins w:id="4064" w:author="Στάθης Καπ" w:date="2023-02-02T17:28:00Z"/>
                    <w:rFonts w:cstheme="minorHAnsi"/>
                  </w:rPr>
                </w:rPrChange>
              </w:rPr>
            </w:pPr>
            <w:ins w:id="4065" w:author="Στάθης Καπ" w:date="2023-02-02T17:40:00Z">
              <w:r w:rsidRPr="00A21C84">
                <w:rPr>
                  <w:rFonts w:cstheme="minorHAnsi"/>
                  <w:sz w:val="20"/>
                  <w:szCs w:val="20"/>
                  <w:rPrChange w:id="4066" w:author="Στάθης Καπ" w:date="2023-02-02T17:47:00Z">
                    <w:rPr>
                      <w:rFonts w:cstheme="minorHAnsi"/>
                      <w:sz w:val="18"/>
                      <w:szCs w:val="18"/>
                    </w:rPr>
                  </w:rPrChange>
                </w:rPr>
                <w:t>p</w:t>
              </w:r>
            </w:ins>
            <w:ins w:id="4067" w:author="Στάθης Καπ" w:date="2023-02-02T17:28:00Z">
              <w:r w:rsidR="008A6DAE" w:rsidRPr="00A21C84">
                <w:rPr>
                  <w:rFonts w:cstheme="minorHAnsi"/>
                  <w:sz w:val="20"/>
                  <w:szCs w:val="20"/>
                  <w:rPrChange w:id="4068" w:author="Στάθης Καπ" w:date="2023-02-02T17:47:00Z">
                    <w:rPr>
                      <w:rFonts w:cstheme="minorHAnsi"/>
                    </w:rPr>
                  </w:rPrChange>
                </w:rPr>
                <w:t>r17</w:t>
              </w:r>
            </w:ins>
          </w:p>
        </w:tc>
        <w:tc>
          <w:tcPr>
            <w:tcW w:w="1427" w:type="dxa"/>
          </w:tcPr>
          <w:p w14:paraId="30DBD4CF" w14:textId="4840B3A9" w:rsidR="008A6DAE" w:rsidRPr="00A21C84" w:rsidRDefault="008A6DAE" w:rsidP="008A6DAE">
            <w:pPr>
              <w:rPr>
                <w:ins w:id="4069" w:author="Στάθης Καπ" w:date="2023-02-02T17:28:00Z"/>
                <w:rFonts w:cstheme="minorHAnsi"/>
                <w:sz w:val="20"/>
                <w:szCs w:val="20"/>
                <w:rPrChange w:id="4070" w:author="Στάθης Καπ" w:date="2023-02-02T17:47:00Z">
                  <w:rPr>
                    <w:ins w:id="4071" w:author="Στάθης Καπ" w:date="2023-02-02T17:28:00Z"/>
                    <w:rFonts w:cstheme="minorHAnsi"/>
                  </w:rPr>
                </w:rPrChange>
              </w:rPr>
            </w:pPr>
            <w:ins w:id="4072" w:author="Στάθης Καπ" w:date="2023-02-02T17:29:00Z">
              <w:r w:rsidRPr="00A21C84">
                <w:rPr>
                  <w:rFonts w:cstheme="minorHAnsi"/>
                  <w:sz w:val="20"/>
                  <w:szCs w:val="20"/>
                  <w:rPrChange w:id="4073" w:author="Στάθης Καπ" w:date="2023-02-02T17:47:00Z">
                    <w:rPr>
                      <w:rFonts w:cstheme="minorHAnsi"/>
                    </w:rPr>
                  </w:rPrChange>
                </w:rPr>
                <w:t>362</w:t>
              </w:r>
            </w:ins>
          </w:p>
        </w:tc>
        <w:tc>
          <w:tcPr>
            <w:tcW w:w="1690" w:type="dxa"/>
          </w:tcPr>
          <w:p w14:paraId="7C7FD5C6" w14:textId="4A1CF6B7" w:rsidR="008A6DAE" w:rsidRPr="00A21C84" w:rsidRDefault="008A6DAE" w:rsidP="008A6DAE">
            <w:pPr>
              <w:rPr>
                <w:ins w:id="4074" w:author="Στάθης Καπ" w:date="2023-02-02T17:28:00Z"/>
                <w:rFonts w:cstheme="minorHAnsi"/>
                <w:sz w:val="20"/>
                <w:szCs w:val="20"/>
                <w:rPrChange w:id="4075" w:author="Στάθης Καπ" w:date="2023-02-02T17:47:00Z">
                  <w:rPr>
                    <w:ins w:id="4076" w:author="Στάθης Καπ" w:date="2023-02-02T17:28:00Z"/>
                    <w:rFonts w:cstheme="minorHAnsi"/>
                  </w:rPr>
                </w:rPrChange>
              </w:rPr>
            </w:pPr>
            <w:ins w:id="4077" w:author="Στάθης Καπ" w:date="2023-02-02T17:32:00Z">
              <w:r w:rsidRPr="00A21C84">
                <w:rPr>
                  <w:rFonts w:cstheme="minorHAnsi"/>
                  <w:sz w:val="20"/>
                  <w:szCs w:val="20"/>
                  <w:rPrChange w:id="4078" w:author="Στάθης Καπ" w:date="2023-02-02T17:47:00Z">
                    <w:rPr>
                      <w:rFonts w:cstheme="minorHAnsi"/>
                    </w:rPr>
                  </w:rPrChange>
                </w:rPr>
                <w:t>3</w:t>
              </w:r>
            </w:ins>
            <w:ins w:id="4079" w:author="Στάθης Καπ" w:date="2023-02-02T17:33:00Z">
              <w:r w:rsidRPr="00A21C84">
                <w:rPr>
                  <w:rFonts w:cstheme="minorHAnsi"/>
                  <w:sz w:val="20"/>
                  <w:szCs w:val="20"/>
                  <w:rPrChange w:id="4080" w:author="Στάθης Καπ" w:date="2023-02-02T17:47:00Z">
                    <w:rPr>
                      <w:rFonts w:cstheme="minorHAnsi"/>
                    </w:rPr>
                  </w:rPrChange>
                </w:rPr>
                <w:t>46</w:t>
              </w:r>
            </w:ins>
          </w:p>
        </w:tc>
        <w:tc>
          <w:tcPr>
            <w:tcW w:w="1428" w:type="dxa"/>
          </w:tcPr>
          <w:p w14:paraId="4F38FF32" w14:textId="3107694E" w:rsidR="008A6DAE" w:rsidRPr="00A21C84" w:rsidRDefault="008A6DAE" w:rsidP="008A6DAE">
            <w:pPr>
              <w:rPr>
                <w:ins w:id="4081" w:author="Στάθης Καπ" w:date="2023-02-02T17:28:00Z"/>
                <w:rFonts w:cstheme="minorHAnsi"/>
                <w:sz w:val="20"/>
                <w:szCs w:val="20"/>
                <w:rPrChange w:id="4082" w:author="Στάθης Καπ" w:date="2023-02-02T17:47:00Z">
                  <w:rPr>
                    <w:ins w:id="4083" w:author="Στάθης Καπ" w:date="2023-02-02T17:28:00Z"/>
                    <w:rFonts w:cstheme="minorHAnsi"/>
                  </w:rPr>
                </w:rPrChange>
              </w:rPr>
            </w:pPr>
            <w:ins w:id="4084" w:author="Στάθης Καπ" w:date="2023-02-02T17:35:00Z">
              <w:r w:rsidRPr="00A21C84">
                <w:rPr>
                  <w:rFonts w:cstheme="minorHAnsi"/>
                  <w:sz w:val="20"/>
                  <w:szCs w:val="20"/>
                  <w:rPrChange w:id="4085" w:author="Στάθης Καπ" w:date="2023-02-02T17:47:00Z">
                    <w:rPr>
                      <w:rFonts w:cstheme="minorHAnsi"/>
                    </w:rPr>
                  </w:rPrChange>
                </w:rPr>
                <w:t>346</w:t>
              </w:r>
            </w:ins>
          </w:p>
        </w:tc>
        <w:tc>
          <w:tcPr>
            <w:tcW w:w="1428" w:type="dxa"/>
          </w:tcPr>
          <w:p w14:paraId="58A2FB27" w14:textId="045F9A20" w:rsidR="008A6DAE" w:rsidRPr="00A21C84" w:rsidRDefault="008A6DAE" w:rsidP="008A6DAE">
            <w:pPr>
              <w:rPr>
                <w:ins w:id="4086" w:author="Στάθης Καπ" w:date="2023-02-02T17:28:00Z"/>
                <w:rFonts w:cstheme="minorHAnsi"/>
                <w:sz w:val="20"/>
                <w:szCs w:val="20"/>
                <w:rPrChange w:id="4087" w:author="Στάθης Καπ" w:date="2023-02-02T17:47:00Z">
                  <w:rPr>
                    <w:ins w:id="4088" w:author="Στάθης Καπ" w:date="2023-02-02T17:28:00Z"/>
                    <w:rFonts w:cstheme="minorHAnsi"/>
                  </w:rPr>
                </w:rPrChange>
              </w:rPr>
            </w:pPr>
            <w:ins w:id="4089" w:author="Στάθης Καπ" w:date="2023-02-02T17:35:00Z">
              <w:r w:rsidRPr="00A21C84">
                <w:rPr>
                  <w:rFonts w:cstheme="minorHAnsi"/>
                  <w:sz w:val="20"/>
                  <w:szCs w:val="20"/>
                  <w:rPrChange w:id="4090" w:author="Στάθης Καπ" w:date="2023-02-02T17:47:00Z">
                    <w:rPr>
                      <w:rFonts w:cstheme="minorHAnsi"/>
                    </w:rPr>
                  </w:rPrChange>
                </w:rPr>
                <w:t>0.129</w:t>
              </w:r>
            </w:ins>
          </w:p>
        </w:tc>
        <w:tc>
          <w:tcPr>
            <w:tcW w:w="1428" w:type="dxa"/>
          </w:tcPr>
          <w:p w14:paraId="7F89E6C6" w14:textId="62A8675C" w:rsidR="008A6DAE" w:rsidRPr="00A21C84" w:rsidRDefault="008A6DAE" w:rsidP="008A6DAE">
            <w:pPr>
              <w:rPr>
                <w:ins w:id="4091" w:author="Στάθης Καπ" w:date="2023-02-02T17:28:00Z"/>
                <w:rFonts w:cstheme="minorHAnsi"/>
                <w:sz w:val="20"/>
                <w:szCs w:val="20"/>
                <w:rPrChange w:id="4092" w:author="Στάθης Καπ" w:date="2023-02-02T17:47:00Z">
                  <w:rPr>
                    <w:ins w:id="4093" w:author="Στάθης Καπ" w:date="2023-02-02T17:28:00Z"/>
                    <w:rFonts w:cstheme="minorHAnsi"/>
                  </w:rPr>
                </w:rPrChange>
              </w:rPr>
            </w:pPr>
            <w:ins w:id="4094" w:author="Στάθης Καπ" w:date="2023-02-02T17:35:00Z">
              <w:r w:rsidRPr="00A21C84">
                <w:rPr>
                  <w:rFonts w:cstheme="minorHAnsi"/>
                  <w:sz w:val="20"/>
                  <w:szCs w:val="20"/>
                  <w:rPrChange w:id="4095" w:author="Στάθης Καπ" w:date="2023-02-02T17:47:00Z">
                    <w:rPr>
                      <w:rFonts w:cstheme="minorHAnsi"/>
                    </w:rPr>
                  </w:rPrChange>
                </w:rPr>
                <w:t>21</w:t>
              </w:r>
            </w:ins>
          </w:p>
        </w:tc>
      </w:tr>
      <w:tr w:rsidR="008A6DAE" w14:paraId="4055B524" w14:textId="77777777" w:rsidTr="008A6DAE">
        <w:trPr>
          <w:jc w:val="center"/>
          <w:ins w:id="4096" w:author="Στάθης Καπ" w:date="2023-02-02T17:28:00Z"/>
        </w:trPr>
        <w:tc>
          <w:tcPr>
            <w:tcW w:w="1427" w:type="dxa"/>
          </w:tcPr>
          <w:p w14:paraId="59E08B19" w14:textId="2891FB45" w:rsidR="008A6DAE" w:rsidRPr="00A21C84" w:rsidRDefault="00DE0B51" w:rsidP="008A6DAE">
            <w:pPr>
              <w:rPr>
                <w:ins w:id="4097" w:author="Στάθης Καπ" w:date="2023-02-02T17:28:00Z"/>
                <w:rFonts w:cstheme="minorHAnsi"/>
                <w:sz w:val="20"/>
                <w:szCs w:val="20"/>
                <w:rPrChange w:id="4098" w:author="Στάθης Καπ" w:date="2023-02-02T17:47:00Z">
                  <w:rPr>
                    <w:ins w:id="4099" w:author="Στάθης Καπ" w:date="2023-02-02T17:28:00Z"/>
                    <w:rFonts w:cstheme="minorHAnsi"/>
                  </w:rPr>
                </w:rPrChange>
              </w:rPr>
            </w:pPr>
            <w:ins w:id="4100" w:author="Στάθης Καπ" w:date="2023-02-02T17:40:00Z">
              <w:r w:rsidRPr="00A21C84">
                <w:rPr>
                  <w:rFonts w:cstheme="minorHAnsi"/>
                  <w:sz w:val="20"/>
                  <w:szCs w:val="20"/>
                  <w:rPrChange w:id="4101" w:author="Στάθης Καπ" w:date="2023-02-02T17:47:00Z">
                    <w:rPr>
                      <w:rFonts w:cstheme="minorHAnsi"/>
                      <w:sz w:val="18"/>
                      <w:szCs w:val="18"/>
                    </w:rPr>
                  </w:rPrChange>
                </w:rPr>
                <w:t>p</w:t>
              </w:r>
            </w:ins>
            <w:ins w:id="4102" w:author="Στάθης Καπ" w:date="2023-02-02T17:28:00Z">
              <w:r w:rsidR="008A6DAE" w:rsidRPr="00A21C84">
                <w:rPr>
                  <w:rFonts w:cstheme="minorHAnsi"/>
                  <w:sz w:val="20"/>
                  <w:szCs w:val="20"/>
                  <w:rPrChange w:id="4103" w:author="Στάθης Καπ" w:date="2023-02-02T17:47:00Z">
                    <w:rPr>
                      <w:rFonts w:cstheme="minorHAnsi"/>
                    </w:rPr>
                  </w:rPrChange>
                </w:rPr>
                <w:t>r18</w:t>
              </w:r>
            </w:ins>
          </w:p>
        </w:tc>
        <w:tc>
          <w:tcPr>
            <w:tcW w:w="1427" w:type="dxa"/>
          </w:tcPr>
          <w:p w14:paraId="16453020" w14:textId="495B9E09" w:rsidR="008A6DAE" w:rsidRPr="00A21C84" w:rsidRDefault="008A6DAE" w:rsidP="008A6DAE">
            <w:pPr>
              <w:rPr>
                <w:ins w:id="4104" w:author="Στάθης Καπ" w:date="2023-02-02T17:28:00Z"/>
                <w:rFonts w:cstheme="minorHAnsi"/>
                <w:sz w:val="20"/>
                <w:szCs w:val="20"/>
                <w:rPrChange w:id="4105" w:author="Στάθης Καπ" w:date="2023-02-02T17:47:00Z">
                  <w:rPr>
                    <w:ins w:id="4106" w:author="Στάθης Καπ" w:date="2023-02-02T17:28:00Z"/>
                    <w:rFonts w:cstheme="minorHAnsi"/>
                  </w:rPr>
                </w:rPrChange>
              </w:rPr>
            </w:pPr>
            <w:ins w:id="4107" w:author="Στάθης Καπ" w:date="2023-02-02T17:29:00Z">
              <w:r w:rsidRPr="00A21C84">
                <w:rPr>
                  <w:rFonts w:cstheme="minorHAnsi"/>
                  <w:sz w:val="20"/>
                  <w:szCs w:val="20"/>
                  <w:rPrChange w:id="4108" w:author="Στάθης Καπ" w:date="2023-02-02T17:47:00Z">
                    <w:rPr>
                      <w:rFonts w:cstheme="minorHAnsi"/>
                    </w:rPr>
                  </w:rPrChange>
                </w:rPr>
                <w:t>539</w:t>
              </w:r>
            </w:ins>
          </w:p>
        </w:tc>
        <w:tc>
          <w:tcPr>
            <w:tcW w:w="1690" w:type="dxa"/>
          </w:tcPr>
          <w:p w14:paraId="775400A2" w14:textId="03AD63F5" w:rsidR="008A6DAE" w:rsidRPr="00A21C84" w:rsidRDefault="008A6DAE" w:rsidP="008A6DAE">
            <w:pPr>
              <w:rPr>
                <w:ins w:id="4109" w:author="Στάθης Καπ" w:date="2023-02-02T17:28:00Z"/>
                <w:rFonts w:cstheme="minorHAnsi"/>
                <w:sz w:val="20"/>
                <w:szCs w:val="20"/>
                <w:rPrChange w:id="4110" w:author="Στάθης Καπ" w:date="2023-02-02T17:47:00Z">
                  <w:rPr>
                    <w:ins w:id="4111" w:author="Στάθης Καπ" w:date="2023-02-02T17:28:00Z"/>
                    <w:rFonts w:cstheme="minorHAnsi"/>
                  </w:rPr>
                </w:rPrChange>
              </w:rPr>
            </w:pPr>
            <w:ins w:id="4112" w:author="Στάθης Καπ" w:date="2023-02-02T17:33:00Z">
              <w:r w:rsidRPr="00A21C84">
                <w:rPr>
                  <w:rFonts w:cstheme="minorHAnsi"/>
                  <w:sz w:val="20"/>
                  <w:szCs w:val="20"/>
                  <w:rPrChange w:id="4113" w:author="Στάθης Καπ" w:date="2023-02-02T17:47:00Z">
                    <w:rPr>
                      <w:rFonts w:cstheme="minorHAnsi"/>
                    </w:rPr>
                  </w:rPrChange>
                </w:rPr>
                <w:t>479</w:t>
              </w:r>
            </w:ins>
          </w:p>
        </w:tc>
        <w:tc>
          <w:tcPr>
            <w:tcW w:w="1428" w:type="dxa"/>
          </w:tcPr>
          <w:p w14:paraId="6CA92BDA" w14:textId="719214ED" w:rsidR="008A6DAE" w:rsidRPr="00A21C84" w:rsidRDefault="008A6DAE" w:rsidP="008A6DAE">
            <w:pPr>
              <w:rPr>
                <w:ins w:id="4114" w:author="Στάθης Καπ" w:date="2023-02-02T17:28:00Z"/>
                <w:rFonts w:cstheme="minorHAnsi"/>
                <w:sz w:val="20"/>
                <w:szCs w:val="20"/>
                <w:rPrChange w:id="4115" w:author="Στάθης Καπ" w:date="2023-02-02T17:47:00Z">
                  <w:rPr>
                    <w:ins w:id="4116" w:author="Στάθης Καπ" w:date="2023-02-02T17:28:00Z"/>
                    <w:rFonts w:cstheme="minorHAnsi"/>
                  </w:rPr>
                </w:rPrChange>
              </w:rPr>
            </w:pPr>
            <w:ins w:id="4117" w:author="Στάθης Καπ" w:date="2023-02-02T17:35:00Z">
              <w:r w:rsidRPr="00A21C84">
                <w:rPr>
                  <w:rFonts w:cstheme="minorHAnsi"/>
                  <w:sz w:val="20"/>
                  <w:szCs w:val="20"/>
                  <w:rPrChange w:id="4118" w:author="Στάθης Καπ" w:date="2023-02-02T17:47:00Z">
                    <w:rPr>
                      <w:rFonts w:cstheme="minorHAnsi"/>
                    </w:rPr>
                  </w:rPrChange>
                </w:rPr>
                <w:t>461</w:t>
              </w:r>
            </w:ins>
          </w:p>
        </w:tc>
        <w:tc>
          <w:tcPr>
            <w:tcW w:w="1428" w:type="dxa"/>
          </w:tcPr>
          <w:p w14:paraId="310444B4" w14:textId="0C39C681" w:rsidR="008A6DAE" w:rsidRPr="00A21C84" w:rsidRDefault="008A6DAE" w:rsidP="008A6DAE">
            <w:pPr>
              <w:rPr>
                <w:ins w:id="4119" w:author="Στάθης Καπ" w:date="2023-02-02T17:28:00Z"/>
                <w:rFonts w:cstheme="minorHAnsi"/>
                <w:sz w:val="20"/>
                <w:szCs w:val="20"/>
                <w:rPrChange w:id="4120" w:author="Στάθης Καπ" w:date="2023-02-02T17:47:00Z">
                  <w:rPr>
                    <w:ins w:id="4121" w:author="Στάθης Καπ" w:date="2023-02-02T17:28:00Z"/>
                    <w:rFonts w:cstheme="minorHAnsi"/>
                  </w:rPr>
                </w:rPrChange>
              </w:rPr>
            </w:pPr>
            <w:ins w:id="4122" w:author="Στάθης Καπ" w:date="2023-02-02T17:35:00Z">
              <w:r w:rsidRPr="00A21C84">
                <w:rPr>
                  <w:rFonts w:cstheme="minorHAnsi"/>
                  <w:sz w:val="20"/>
                  <w:szCs w:val="20"/>
                  <w:rPrChange w:id="4123" w:author="Στάθης Καπ" w:date="2023-02-02T17:47:00Z">
                    <w:rPr>
                      <w:rFonts w:cstheme="minorHAnsi"/>
                    </w:rPr>
                  </w:rPrChange>
                </w:rPr>
                <w:t>0.409</w:t>
              </w:r>
            </w:ins>
          </w:p>
        </w:tc>
        <w:tc>
          <w:tcPr>
            <w:tcW w:w="1428" w:type="dxa"/>
          </w:tcPr>
          <w:p w14:paraId="0BCC86A2" w14:textId="1F8106D3" w:rsidR="008A6DAE" w:rsidRPr="00A21C84" w:rsidRDefault="008A6DAE" w:rsidP="008A6DAE">
            <w:pPr>
              <w:rPr>
                <w:ins w:id="4124" w:author="Στάθης Καπ" w:date="2023-02-02T17:28:00Z"/>
                <w:rFonts w:cstheme="minorHAnsi"/>
                <w:sz w:val="20"/>
                <w:szCs w:val="20"/>
                <w:rPrChange w:id="4125" w:author="Στάθης Καπ" w:date="2023-02-02T17:47:00Z">
                  <w:rPr>
                    <w:ins w:id="4126" w:author="Στάθης Καπ" w:date="2023-02-02T17:28:00Z"/>
                    <w:rFonts w:cstheme="minorHAnsi"/>
                  </w:rPr>
                </w:rPrChange>
              </w:rPr>
            </w:pPr>
            <w:ins w:id="4127" w:author="Στάθης Καπ" w:date="2023-02-02T17:35:00Z">
              <w:r w:rsidRPr="00A21C84">
                <w:rPr>
                  <w:rFonts w:cstheme="minorHAnsi"/>
                  <w:sz w:val="20"/>
                  <w:szCs w:val="20"/>
                  <w:rPrChange w:id="4128" w:author="Στάθης Καπ" w:date="2023-02-02T17:47:00Z">
                    <w:rPr>
                      <w:rFonts w:cstheme="minorHAnsi"/>
                    </w:rPr>
                  </w:rPrChange>
                </w:rPr>
                <w:t>25</w:t>
              </w:r>
            </w:ins>
          </w:p>
        </w:tc>
      </w:tr>
      <w:tr w:rsidR="008A6DAE" w14:paraId="54ADBA6D" w14:textId="77777777" w:rsidTr="008A6DAE">
        <w:trPr>
          <w:jc w:val="center"/>
          <w:ins w:id="4129" w:author="Στάθης Καπ" w:date="2023-02-02T17:28:00Z"/>
        </w:trPr>
        <w:tc>
          <w:tcPr>
            <w:tcW w:w="1427" w:type="dxa"/>
          </w:tcPr>
          <w:p w14:paraId="3312FA13" w14:textId="74C12E1F" w:rsidR="008A6DAE" w:rsidRPr="00A21C84" w:rsidRDefault="00DE0B51" w:rsidP="008A6DAE">
            <w:pPr>
              <w:rPr>
                <w:ins w:id="4130" w:author="Στάθης Καπ" w:date="2023-02-02T17:28:00Z"/>
                <w:rFonts w:cstheme="minorHAnsi"/>
                <w:sz w:val="20"/>
                <w:szCs w:val="20"/>
                <w:rPrChange w:id="4131" w:author="Στάθης Καπ" w:date="2023-02-02T17:47:00Z">
                  <w:rPr>
                    <w:ins w:id="4132" w:author="Στάθης Καπ" w:date="2023-02-02T17:28:00Z"/>
                    <w:rFonts w:cstheme="minorHAnsi"/>
                  </w:rPr>
                </w:rPrChange>
              </w:rPr>
            </w:pPr>
            <w:ins w:id="4133" w:author="Στάθης Καπ" w:date="2023-02-02T17:40:00Z">
              <w:r w:rsidRPr="00A21C84">
                <w:rPr>
                  <w:rFonts w:cstheme="minorHAnsi"/>
                  <w:sz w:val="20"/>
                  <w:szCs w:val="20"/>
                  <w:rPrChange w:id="4134" w:author="Στάθης Καπ" w:date="2023-02-02T17:47:00Z">
                    <w:rPr>
                      <w:rFonts w:cstheme="minorHAnsi"/>
                      <w:sz w:val="18"/>
                      <w:szCs w:val="18"/>
                    </w:rPr>
                  </w:rPrChange>
                </w:rPr>
                <w:t>p</w:t>
              </w:r>
            </w:ins>
            <w:ins w:id="4135" w:author="Στάθης Καπ" w:date="2023-02-02T17:28:00Z">
              <w:r w:rsidR="008A6DAE" w:rsidRPr="00A21C84">
                <w:rPr>
                  <w:rFonts w:cstheme="minorHAnsi"/>
                  <w:sz w:val="20"/>
                  <w:szCs w:val="20"/>
                  <w:rPrChange w:id="4136" w:author="Στάθης Καπ" w:date="2023-02-02T17:47:00Z">
                    <w:rPr>
                      <w:rFonts w:cstheme="minorHAnsi"/>
                    </w:rPr>
                  </w:rPrChange>
                </w:rPr>
                <w:t>r19</w:t>
              </w:r>
            </w:ins>
          </w:p>
        </w:tc>
        <w:tc>
          <w:tcPr>
            <w:tcW w:w="1427" w:type="dxa"/>
          </w:tcPr>
          <w:p w14:paraId="7A107621" w14:textId="1C2AC0C1" w:rsidR="008A6DAE" w:rsidRPr="00A21C84" w:rsidRDefault="008A6DAE" w:rsidP="008A6DAE">
            <w:pPr>
              <w:rPr>
                <w:ins w:id="4137" w:author="Στάθης Καπ" w:date="2023-02-02T17:28:00Z"/>
                <w:rFonts w:cstheme="minorHAnsi"/>
                <w:sz w:val="20"/>
                <w:szCs w:val="20"/>
                <w:rPrChange w:id="4138" w:author="Στάθης Καπ" w:date="2023-02-02T17:47:00Z">
                  <w:rPr>
                    <w:ins w:id="4139" w:author="Στάθης Καπ" w:date="2023-02-02T17:28:00Z"/>
                    <w:rFonts w:cstheme="minorHAnsi"/>
                  </w:rPr>
                </w:rPrChange>
              </w:rPr>
            </w:pPr>
            <w:ins w:id="4140" w:author="Στάθης Καπ" w:date="2023-02-02T17:29:00Z">
              <w:r w:rsidRPr="00A21C84">
                <w:rPr>
                  <w:rFonts w:cstheme="minorHAnsi"/>
                  <w:sz w:val="20"/>
                  <w:szCs w:val="20"/>
                  <w:rPrChange w:id="4141" w:author="Στάθης Καπ" w:date="2023-02-02T17:47:00Z">
                    <w:rPr>
                      <w:rFonts w:cstheme="minorHAnsi"/>
                    </w:rPr>
                  </w:rPrChange>
                </w:rPr>
                <w:t>562</w:t>
              </w:r>
            </w:ins>
          </w:p>
        </w:tc>
        <w:tc>
          <w:tcPr>
            <w:tcW w:w="1690" w:type="dxa"/>
          </w:tcPr>
          <w:p w14:paraId="6490B7E9" w14:textId="3C2B4344" w:rsidR="008A6DAE" w:rsidRPr="00A21C84" w:rsidRDefault="008A6DAE" w:rsidP="008A6DAE">
            <w:pPr>
              <w:rPr>
                <w:ins w:id="4142" w:author="Στάθης Καπ" w:date="2023-02-02T17:28:00Z"/>
                <w:rFonts w:cstheme="minorHAnsi"/>
                <w:sz w:val="20"/>
                <w:szCs w:val="20"/>
                <w:rPrChange w:id="4143" w:author="Στάθης Καπ" w:date="2023-02-02T17:47:00Z">
                  <w:rPr>
                    <w:ins w:id="4144" w:author="Στάθης Καπ" w:date="2023-02-02T17:28:00Z"/>
                    <w:rFonts w:cstheme="minorHAnsi"/>
                  </w:rPr>
                </w:rPrChange>
              </w:rPr>
            </w:pPr>
            <w:ins w:id="4145" w:author="Στάθης Καπ" w:date="2023-02-02T17:33:00Z">
              <w:r w:rsidRPr="00A21C84">
                <w:rPr>
                  <w:rFonts w:cstheme="minorHAnsi"/>
                  <w:sz w:val="20"/>
                  <w:szCs w:val="20"/>
                  <w:rPrChange w:id="4146" w:author="Στάθης Καπ" w:date="2023-02-02T17:47:00Z">
                    <w:rPr>
                      <w:rFonts w:cstheme="minorHAnsi"/>
                    </w:rPr>
                  </w:rPrChange>
                </w:rPr>
                <w:t>499</w:t>
              </w:r>
            </w:ins>
          </w:p>
        </w:tc>
        <w:tc>
          <w:tcPr>
            <w:tcW w:w="1428" w:type="dxa"/>
          </w:tcPr>
          <w:p w14:paraId="1EEC6374" w14:textId="33EF9CD4" w:rsidR="008A6DAE" w:rsidRPr="00A21C84" w:rsidRDefault="008A6DAE" w:rsidP="008A6DAE">
            <w:pPr>
              <w:rPr>
                <w:ins w:id="4147" w:author="Στάθης Καπ" w:date="2023-02-02T17:28:00Z"/>
                <w:rFonts w:cstheme="minorHAnsi"/>
                <w:sz w:val="20"/>
                <w:szCs w:val="20"/>
                <w:rPrChange w:id="4148" w:author="Στάθης Καπ" w:date="2023-02-02T17:47:00Z">
                  <w:rPr>
                    <w:ins w:id="4149" w:author="Στάθης Καπ" w:date="2023-02-02T17:28:00Z"/>
                    <w:rFonts w:cstheme="minorHAnsi"/>
                  </w:rPr>
                </w:rPrChange>
              </w:rPr>
            </w:pPr>
            <w:ins w:id="4150" w:author="Στάθης Καπ" w:date="2023-02-02T17:35:00Z">
              <w:r w:rsidRPr="00A21C84">
                <w:rPr>
                  <w:rFonts w:cstheme="minorHAnsi"/>
                  <w:sz w:val="20"/>
                  <w:szCs w:val="20"/>
                  <w:rPrChange w:id="4151" w:author="Στάθης Καπ" w:date="2023-02-02T17:47:00Z">
                    <w:rPr>
                      <w:rFonts w:cstheme="minorHAnsi"/>
                    </w:rPr>
                  </w:rPrChange>
                </w:rPr>
                <w:t>449</w:t>
              </w:r>
            </w:ins>
          </w:p>
        </w:tc>
        <w:tc>
          <w:tcPr>
            <w:tcW w:w="1428" w:type="dxa"/>
          </w:tcPr>
          <w:p w14:paraId="6DB00BA4" w14:textId="0A603222" w:rsidR="008A6DAE" w:rsidRPr="00A21C84" w:rsidRDefault="008A6DAE" w:rsidP="008A6DAE">
            <w:pPr>
              <w:rPr>
                <w:ins w:id="4152" w:author="Στάθης Καπ" w:date="2023-02-02T17:28:00Z"/>
                <w:rFonts w:cstheme="minorHAnsi"/>
                <w:sz w:val="20"/>
                <w:szCs w:val="20"/>
                <w:rPrChange w:id="4153" w:author="Στάθης Καπ" w:date="2023-02-02T17:47:00Z">
                  <w:rPr>
                    <w:ins w:id="4154" w:author="Στάθης Καπ" w:date="2023-02-02T17:28:00Z"/>
                    <w:rFonts w:cstheme="minorHAnsi"/>
                  </w:rPr>
                </w:rPrChange>
              </w:rPr>
            </w:pPr>
            <w:ins w:id="4155" w:author="Στάθης Καπ" w:date="2023-02-02T17:35:00Z">
              <w:r w:rsidRPr="00A21C84">
                <w:rPr>
                  <w:rFonts w:cstheme="minorHAnsi"/>
                  <w:sz w:val="20"/>
                  <w:szCs w:val="20"/>
                  <w:rPrChange w:id="4156" w:author="Στάθης Καπ" w:date="2023-02-02T17:47:00Z">
                    <w:rPr>
                      <w:rFonts w:cstheme="minorHAnsi"/>
                    </w:rPr>
                  </w:rPrChange>
                </w:rPr>
                <w:t>0.547</w:t>
              </w:r>
            </w:ins>
          </w:p>
        </w:tc>
        <w:tc>
          <w:tcPr>
            <w:tcW w:w="1428" w:type="dxa"/>
          </w:tcPr>
          <w:p w14:paraId="15BB7CC1" w14:textId="276FEFE9" w:rsidR="008A6DAE" w:rsidRPr="00A21C84" w:rsidRDefault="008A6DAE" w:rsidP="008A6DAE">
            <w:pPr>
              <w:rPr>
                <w:ins w:id="4157" w:author="Στάθης Καπ" w:date="2023-02-02T17:28:00Z"/>
                <w:rFonts w:cstheme="minorHAnsi"/>
                <w:sz w:val="20"/>
                <w:szCs w:val="20"/>
                <w:rPrChange w:id="4158" w:author="Στάθης Καπ" w:date="2023-02-02T17:47:00Z">
                  <w:rPr>
                    <w:ins w:id="4159" w:author="Στάθης Καπ" w:date="2023-02-02T17:28:00Z"/>
                    <w:rFonts w:cstheme="minorHAnsi"/>
                  </w:rPr>
                </w:rPrChange>
              </w:rPr>
            </w:pPr>
            <w:ins w:id="4160" w:author="Στάθης Καπ" w:date="2023-02-02T17:35:00Z">
              <w:r w:rsidRPr="00A21C84">
                <w:rPr>
                  <w:rFonts w:cstheme="minorHAnsi"/>
                  <w:sz w:val="20"/>
                  <w:szCs w:val="20"/>
                  <w:rPrChange w:id="4161" w:author="Στάθης Καπ" w:date="2023-02-02T17:47:00Z">
                    <w:rPr>
                      <w:rFonts w:cstheme="minorHAnsi"/>
                    </w:rPr>
                  </w:rPrChange>
                </w:rPr>
                <w:t>26</w:t>
              </w:r>
            </w:ins>
          </w:p>
        </w:tc>
      </w:tr>
      <w:tr w:rsidR="008A6DAE" w14:paraId="6CC29891" w14:textId="77777777" w:rsidTr="008A6DAE">
        <w:trPr>
          <w:jc w:val="center"/>
          <w:ins w:id="4162" w:author="Στάθης Καπ" w:date="2023-02-02T17:28:00Z"/>
        </w:trPr>
        <w:tc>
          <w:tcPr>
            <w:tcW w:w="1427" w:type="dxa"/>
          </w:tcPr>
          <w:p w14:paraId="27D5B7EC" w14:textId="72F939BA" w:rsidR="008A6DAE" w:rsidRPr="00A21C84" w:rsidRDefault="00DE0B51" w:rsidP="008A6DAE">
            <w:pPr>
              <w:rPr>
                <w:ins w:id="4163" w:author="Στάθης Καπ" w:date="2023-02-02T17:28:00Z"/>
                <w:rFonts w:cstheme="minorHAnsi"/>
                <w:sz w:val="20"/>
                <w:szCs w:val="20"/>
                <w:rPrChange w:id="4164" w:author="Στάθης Καπ" w:date="2023-02-02T17:47:00Z">
                  <w:rPr>
                    <w:ins w:id="4165" w:author="Στάθης Καπ" w:date="2023-02-02T17:28:00Z"/>
                    <w:rFonts w:cstheme="minorHAnsi"/>
                  </w:rPr>
                </w:rPrChange>
              </w:rPr>
            </w:pPr>
            <w:ins w:id="4166" w:author="Στάθης Καπ" w:date="2023-02-02T17:40:00Z">
              <w:r w:rsidRPr="00A21C84">
                <w:rPr>
                  <w:rFonts w:cstheme="minorHAnsi"/>
                  <w:sz w:val="20"/>
                  <w:szCs w:val="20"/>
                  <w:rPrChange w:id="4167" w:author="Στάθης Καπ" w:date="2023-02-02T17:47:00Z">
                    <w:rPr>
                      <w:rFonts w:cstheme="minorHAnsi"/>
                      <w:sz w:val="18"/>
                      <w:szCs w:val="18"/>
                    </w:rPr>
                  </w:rPrChange>
                </w:rPr>
                <w:t>p</w:t>
              </w:r>
            </w:ins>
            <w:ins w:id="4168" w:author="Στάθης Καπ" w:date="2023-02-02T17:28:00Z">
              <w:r w:rsidR="008A6DAE" w:rsidRPr="00A21C84">
                <w:rPr>
                  <w:rFonts w:cstheme="minorHAnsi"/>
                  <w:sz w:val="20"/>
                  <w:szCs w:val="20"/>
                  <w:rPrChange w:id="4169" w:author="Στάθης Καπ" w:date="2023-02-02T17:47:00Z">
                    <w:rPr>
                      <w:rFonts w:cstheme="minorHAnsi"/>
                    </w:rPr>
                  </w:rPrChange>
                </w:rPr>
                <w:t>r20</w:t>
              </w:r>
            </w:ins>
          </w:p>
        </w:tc>
        <w:tc>
          <w:tcPr>
            <w:tcW w:w="1427" w:type="dxa"/>
          </w:tcPr>
          <w:p w14:paraId="4CFDA7C9" w14:textId="1C863C00" w:rsidR="008A6DAE" w:rsidRPr="00A21C84" w:rsidRDefault="008A6DAE" w:rsidP="008A6DAE">
            <w:pPr>
              <w:rPr>
                <w:ins w:id="4170" w:author="Στάθης Καπ" w:date="2023-02-02T17:28:00Z"/>
                <w:rFonts w:cstheme="minorHAnsi"/>
                <w:sz w:val="20"/>
                <w:szCs w:val="20"/>
                <w:rPrChange w:id="4171" w:author="Στάθης Καπ" w:date="2023-02-02T17:47:00Z">
                  <w:rPr>
                    <w:ins w:id="4172" w:author="Στάθης Καπ" w:date="2023-02-02T17:28:00Z"/>
                    <w:rFonts w:cstheme="minorHAnsi"/>
                  </w:rPr>
                </w:rPrChange>
              </w:rPr>
            </w:pPr>
            <w:ins w:id="4173" w:author="Στάθης Καπ" w:date="2023-02-02T17:29:00Z">
              <w:r w:rsidRPr="00A21C84">
                <w:rPr>
                  <w:rFonts w:cstheme="minorHAnsi"/>
                  <w:sz w:val="20"/>
                  <w:szCs w:val="20"/>
                  <w:rPrChange w:id="4174" w:author="Στάθης Καπ" w:date="2023-02-02T17:47:00Z">
                    <w:rPr>
                      <w:rFonts w:cstheme="minorHAnsi"/>
                    </w:rPr>
                  </w:rPrChange>
                </w:rPr>
                <w:t>667</w:t>
              </w:r>
            </w:ins>
          </w:p>
        </w:tc>
        <w:tc>
          <w:tcPr>
            <w:tcW w:w="1690" w:type="dxa"/>
          </w:tcPr>
          <w:p w14:paraId="3A1A95B3" w14:textId="027D692E" w:rsidR="008A6DAE" w:rsidRPr="00A21C84" w:rsidRDefault="008A6DAE" w:rsidP="008A6DAE">
            <w:pPr>
              <w:rPr>
                <w:ins w:id="4175" w:author="Στάθης Καπ" w:date="2023-02-02T17:28:00Z"/>
                <w:rFonts w:cstheme="minorHAnsi"/>
                <w:sz w:val="20"/>
                <w:szCs w:val="20"/>
                <w:rPrChange w:id="4176" w:author="Στάθης Καπ" w:date="2023-02-02T17:47:00Z">
                  <w:rPr>
                    <w:ins w:id="4177" w:author="Στάθης Καπ" w:date="2023-02-02T17:28:00Z"/>
                    <w:rFonts w:cstheme="minorHAnsi"/>
                  </w:rPr>
                </w:rPrChange>
              </w:rPr>
            </w:pPr>
            <w:ins w:id="4178" w:author="Στάθης Καπ" w:date="2023-02-02T17:33:00Z">
              <w:r w:rsidRPr="00A21C84">
                <w:rPr>
                  <w:rFonts w:cstheme="minorHAnsi"/>
                  <w:sz w:val="20"/>
                  <w:szCs w:val="20"/>
                  <w:rPrChange w:id="4179" w:author="Στάθης Καπ" w:date="2023-02-02T17:47:00Z">
                    <w:rPr>
                      <w:rFonts w:cstheme="minorHAnsi"/>
                    </w:rPr>
                  </w:rPrChange>
                </w:rPr>
                <w:t>570</w:t>
              </w:r>
            </w:ins>
          </w:p>
        </w:tc>
        <w:tc>
          <w:tcPr>
            <w:tcW w:w="1428" w:type="dxa"/>
          </w:tcPr>
          <w:p w14:paraId="28EDB90A" w14:textId="0C5381E8" w:rsidR="008A6DAE" w:rsidRPr="00A21C84" w:rsidRDefault="008A6DAE" w:rsidP="008A6DAE">
            <w:pPr>
              <w:rPr>
                <w:ins w:id="4180" w:author="Στάθης Καπ" w:date="2023-02-02T17:28:00Z"/>
                <w:rFonts w:cstheme="minorHAnsi"/>
                <w:sz w:val="20"/>
                <w:szCs w:val="20"/>
                <w:rPrChange w:id="4181" w:author="Στάθης Καπ" w:date="2023-02-02T17:47:00Z">
                  <w:rPr>
                    <w:ins w:id="4182" w:author="Στάθης Καπ" w:date="2023-02-02T17:28:00Z"/>
                    <w:rFonts w:cstheme="minorHAnsi"/>
                  </w:rPr>
                </w:rPrChange>
              </w:rPr>
            </w:pPr>
            <w:ins w:id="4183" w:author="Στάθης Καπ" w:date="2023-02-02T17:35:00Z">
              <w:r w:rsidRPr="00A21C84">
                <w:rPr>
                  <w:rFonts w:cstheme="minorHAnsi"/>
                  <w:sz w:val="20"/>
                  <w:szCs w:val="20"/>
                  <w:rPrChange w:id="4184" w:author="Στάθης Καπ" w:date="2023-02-02T17:47:00Z">
                    <w:rPr>
                      <w:rFonts w:cstheme="minorHAnsi"/>
                    </w:rPr>
                  </w:rPrChange>
                </w:rPr>
                <w:t>571</w:t>
              </w:r>
            </w:ins>
          </w:p>
        </w:tc>
        <w:tc>
          <w:tcPr>
            <w:tcW w:w="1428" w:type="dxa"/>
          </w:tcPr>
          <w:p w14:paraId="42E07346" w14:textId="7AAB66F6" w:rsidR="008A6DAE" w:rsidRPr="00A21C84" w:rsidRDefault="008A6DAE" w:rsidP="008A6DAE">
            <w:pPr>
              <w:rPr>
                <w:ins w:id="4185" w:author="Στάθης Καπ" w:date="2023-02-02T17:28:00Z"/>
                <w:rFonts w:cstheme="minorHAnsi"/>
                <w:sz w:val="20"/>
                <w:szCs w:val="20"/>
                <w:rPrChange w:id="4186" w:author="Στάθης Καπ" w:date="2023-02-02T17:47:00Z">
                  <w:rPr>
                    <w:ins w:id="4187" w:author="Στάθης Καπ" w:date="2023-02-02T17:28:00Z"/>
                    <w:rFonts w:cstheme="minorHAnsi"/>
                  </w:rPr>
                </w:rPrChange>
              </w:rPr>
            </w:pPr>
            <w:ins w:id="4188" w:author="Στάθης Καπ" w:date="2023-02-02T17:35:00Z">
              <w:r w:rsidRPr="00A21C84">
                <w:rPr>
                  <w:rFonts w:cstheme="minorHAnsi"/>
                  <w:sz w:val="20"/>
                  <w:szCs w:val="20"/>
                  <w:rPrChange w:id="4189" w:author="Στάθης Καπ" w:date="2023-02-02T17:47:00Z">
                    <w:rPr>
                      <w:rFonts w:cstheme="minorHAnsi"/>
                    </w:rPr>
                  </w:rPrChange>
                </w:rPr>
                <w:t>1.306</w:t>
              </w:r>
            </w:ins>
          </w:p>
        </w:tc>
        <w:tc>
          <w:tcPr>
            <w:tcW w:w="1428" w:type="dxa"/>
          </w:tcPr>
          <w:p w14:paraId="37B31893" w14:textId="1C99E8BA" w:rsidR="008A6DAE" w:rsidRPr="00A21C84" w:rsidRDefault="008A6DAE" w:rsidP="008A6DAE">
            <w:pPr>
              <w:rPr>
                <w:ins w:id="4190" w:author="Στάθης Καπ" w:date="2023-02-02T17:28:00Z"/>
                <w:rFonts w:cstheme="minorHAnsi"/>
                <w:sz w:val="20"/>
                <w:szCs w:val="20"/>
                <w:rPrChange w:id="4191" w:author="Στάθης Καπ" w:date="2023-02-02T17:47:00Z">
                  <w:rPr>
                    <w:ins w:id="4192" w:author="Στάθης Καπ" w:date="2023-02-02T17:28:00Z"/>
                    <w:rFonts w:cstheme="minorHAnsi"/>
                  </w:rPr>
                </w:rPrChange>
              </w:rPr>
            </w:pPr>
            <w:ins w:id="4193" w:author="Στάθης Καπ" w:date="2023-02-02T17:35:00Z">
              <w:r w:rsidRPr="00A21C84">
                <w:rPr>
                  <w:rFonts w:cstheme="minorHAnsi"/>
                  <w:sz w:val="20"/>
                  <w:szCs w:val="20"/>
                  <w:rPrChange w:id="4194" w:author="Στάθης Καπ" w:date="2023-02-02T17:47:00Z">
                    <w:rPr>
                      <w:rFonts w:cstheme="minorHAnsi"/>
                    </w:rPr>
                  </w:rPrChange>
                </w:rPr>
                <w:t>33</w:t>
              </w:r>
            </w:ins>
          </w:p>
        </w:tc>
      </w:tr>
    </w:tbl>
    <w:p w14:paraId="4DE0FAD9" w14:textId="5C8B5C5E" w:rsidR="00047198" w:rsidRDefault="00047198" w:rsidP="002D19F0">
      <w:pPr>
        <w:rPr>
          <w:ins w:id="4195" w:author="Στάθης Καπ" w:date="2023-02-01T06:01:00Z"/>
        </w:rPr>
      </w:pPr>
    </w:p>
    <w:p w14:paraId="17FA1B53" w14:textId="56A98B7F" w:rsidR="000D5020" w:rsidRPr="00346577" w:rsidRDefault="000D5020" w:rsidP="00346577">
      <w:pPr>
        <w:rPr>
          <w:ins w:id="4196" w:author="Στάθης Καπ" w:date="2023-02-01T06:01:00Z"/>
        </w:rPr>
      </w:pPr>
    </w:p>
    <w:p w14:paraId="506A4670" w14:textId="77777777" w:rsidR="00A44DBB" w:rsidRDefault="000841B0">
      <w:pPr>
        <w:rPr>
          <w:ins w:id="4197" w:author="Στάθης Καπ" w:date="2023-02-02T17:38:00Z"/>
        </w:rPr>
      </w:pPr>
      <w:ins w:id="4198" w:author="Στάθης Καπ" w:date="2023-02-02T17:38:00Z">
        <w:r>
          <w:rPr>
            <w:lang w:val="el-GR"/>
          </w:rPr>
          <w:t xml:space="preserve">Για </w:t>
        </w:r>
        <w:r>
          <w:t>m = 2</w:t>
        </w:r>
      </w:ins>
    </w:p>
    <w:tbl>
      <w:tblPr>
        <w:tblStyle w:val="TableGrid"/>
        <w:tblW w:w="5000" w:type="pct"/>
        <w:jc w:val="center"/>
        <w:tblLook w:val="04A0" w:firstRow="1" w:lastRow="0" w:firstColumn="1" w:lastColumn="0" w:noHBand="0" w:noVBand="1"/>
      </w:tblPr>
      <w:tblGrid>
        <w:gridCol w:w="1427"/>
        <w:gridCol w:w="1427"/>
        <w:gridCol w:w="1690"/>
        <w:gridCol w:w="1428"/>
        <w:gridCol w:w="1428"/>
        <w:gridCol w:w="1428"/>
      </w:tblGrid>
      <w:tr w:rsidR="003079BD" w14:paraId="48C96FE0" w14:textId="77777777" w:rsidTr="00AA2735">
        <w:trPr>
          <w:jc w:val="center"/>
          <w:ins w:id="4199" w:author="Στάθης Καπ" w:date="2023-02-02T17:38:00Z"/>
        </w:trPr>
        <w:tc>
          <w:tcPr>
            <w:tcW w:w="1427" w:type="dxa"/>
          </w:tcPr>
          <w:p w14:paraId="0308CCFE" w14:textId="4AD5A8AF" w:rsidR="003079BD" w:rsidRPr="00A21C84" w:rsidRDefault="00971CCF" w:rsidP="00AA2735">
            <w:pPr>
              <w:rPr>
                <w:ins w:id="4200" w:author="Στάθης Καπ" w:date="2023-02-02T17:38:00Z"/>
                <w:rFonts w:cstheme="minorHAnsi"/>
                <w:sz w:val="20"/>
                <w:szCs w:val="20"/>
                <w:rPrChange w:id="4201" w:author="Στάθης Καπ" w:date="2023-02-02T17:47:00Z">
                  <w:rPr>
                    <w:ins w:id="4202" w:author="Στάθης Καπ" w:date="2023-02-02T17:38:00Z"/>
                    <w:rFonts w:cstheme="minorHAnsi"/>
                    <w:sz w:val="18"/>
                    <w:szCs w:val="18"/>
                  </w:rPr>
                </w:rPrChange>
              </w:rPr>
            </w:pPr>
            <w:ins w:id="4203" w:author="Στάθης Καπ" w:date="2023-02-02T17:57:00Z">
              <w:r>
                <w:rPr>
                  <w:rFonts w:cstheme="minorHAnsi"/>
                  <w:sz w:val="20"/>
                  <w:szCs w:val="20"/>
                </w:rPr>
                <w:t>Name</w:t>
              </w:r>
            </w:ins>
          </w:p>
        </w:tc>
        <w:tc>
          <w:tcPr>
            <w:tcW w:w="1427" w:type="dxa"/>
          </w:tcPr>
          <w:p w14:paraId="03ACD590" w14:textId="77777777" w:rsidR="003079BD" w:rsidRPr="00A21C84" w:rsidRDefault="003079BD" w:rsidP="00AA2735">
            <w:pPr>
              <w:rPr>
                <w:ins w:id="4204" w:author="Στάθης Καπ" w:date="2023-02-02T17:38:00Z"/>
                <w:rFonts w:cstheme="minorHAnsi"/>
                <w:sz w:val="20"/>
                <w:szCs w:val="20"/>
                <w:rPrChange w:id="4205" w:author="Στάθης Καπ" w:date="2023-02-02T17:47:00Z">
                  <w:rPr>
                    <w:ins w:id="4206" w:author="Στάθης Καπ" w:date="2023-02-02T17:38:00Z"/>
                    <w:rFonts w:cstheme="minorHAnsi"/>
                    <w:sz w:val="18"/>
                    <w:szCs w:val="18"/>
                  </w:rPr>
                </w:rPrChange>
              </w:rPr>
            </w:pPr>
            <w:ins w:id="4207" w:author="Στάθης Καπ" w:date="2023-02-02T17:38:00Z">
              <w:r w:rsidRPr="00A21C84">
                <w:rPr>
                  <w:rFonts w:cstheme="minorHAnsi"/>
                  <w:sz w:val="20"/>
                  <w:szCs w:val="20"/>
                  <w:rPrChange w:id="4208" w:author="Στάθης Καπ" w:date="2023-02-02T17:47:00Z">
                    <w:rPr>
                      <w:rFonts w:cstheme="minorHAnsi"/>
                      <w:sz w:val="18"/>
                      <w:szCs w:val="18"/>
                    </w:rPr>
                  </w:rPrChange>
                </w:rPr>
                <w:t>BK</w:t>
              </w:r>
            </w:ins>
          </w:p>
        </w:tc>
        <w:tc>
          <w:tcPr>
            <w:tcW w:w="1690" w:type="dxa"/>
          </w:tcPr>
          <w:p w14:paraId="1889AC04" w14:textId="77777777" w:rsidR="003079BD" w:rsidRPr="00A21C84" w:rsidRDefault="003079BD" w:rsidP="00AA2735">
            <w:pPr>
              <w:rPr>
                <w:ins w:id="4209" w:author="Στάθης Καπ" w:date="2023-02-02T17:38:00Z"/>
                <w:rFonts w:cstheme="minorHAnsi"/>
                <w:sz w:val="20"/>
                <w:szCs w:val="20"/>
                <w:rPrChange w:id="4210" w:author="Στάθης Καπ" w:date="2023-02-02T17:47:00Z">
                  <w:rPr>
                    <w:ins w:id="4211" w:author="Στάθης Καπ" w:date="2023-02-02T17:38:00Z"/>
                    <w:rFonts w:cstheme="minorHAnsi"/>
                    <w:sz w:val="18"/>
                    <w:szCs w:val="18"/>
                  </w:rPr>
                </w:rPrChange>
              </w:rPr>
            </w:pPr>
            <w:ins w:id="4212" w:author="Στάθης Καπ" w:date="2023-02-02T17:38:00Z">
              <w:r w:rsidRPr="00A21C84">
                <w:rPr>
                  <w:rFonts w:cstheme="minorHAnsi"/>
                  <w:sz w:val="20"/>
                  <w:szCs w:val="20"/>
                  <w:rPrChange w:id="4213" w:author="Στάθης Καπ" w:date="2023-02-02T17:47:00Z">
                    <w:rPr>
                      <w:rFonts w:cstheme="minorHAnsi"/>
                      <w:sz w:val="18"/>
                      <w:szCs w:val="18"/>
                    </w:rPr>
                  </w:rPrChange>
                </w:rPr>
                <w:t>ILS(2009)</w:t>
              </w:r>
            </w:ins>
          </w:p>
        </w:tc>
        <w:tc>
          <w:tcPr>
            <w:tcW w:w="1428" w:type="dxa"/>
          </w:tcPr>
          <w:p w14:paraId="7498D07C" w14:textId="77777777" w:rsidR="003079BD" w:rsidRPr="00A21C84" w:rsidRDefault="003079BD" w:rsidP="00AA2735">
            <w:pPr>
              <w:rPr>
                <w:ins w:id="4214" w:author="Στάθης Καπ" w:date="2023-02-02T17:38:00Z"/>
                <w:rFonts w:cstheme="minorHAnsi"/>
                <w:sz w:val="20"/>
                <w:szCs w:val="20"/>
                <w:rPrChange w:id="4215" w:author="Στάθης Καπ" w:date="2023-02-02T17:47:00Z">
                  <w:rPr>
                    <w:ins w:id="4216" w:author="Στάθης Καπ" w:date="2023-02-02T17:38:00Z"/>
                    <w:rFonts w:cstheme="minorHAnsi"/>
                    <w:sz w:val="18"/>
                    <w:szCs w:val="18"/>
                  </w:rPr>
                </w:rPrChange>
              </w:rPr>
            </w:pPr>
            <w:ins w:id="4217" w:author="Στάθης Καπ" w:date="2023-02-02T17:38:00Z">
              <w:r w:rsidRPr="00A21C84">
                <w:rPr>
                  <w:rFonts w:cstheme="minorHAnsi"/>
                  <w:sz w:val="20"/>
                  <w:szCs w:val="20"/>
                  <w:rPrChange w:id="4218" w:author="Στάθης Καπ" w:date="2023-02-02T17:47:00Z">
                    <w:rPr>
                      <w:rFonts w:cstheme="minorHAnsi"/>
                      <w:sz w:val="18"/>
                      <w:szCs w:val="18"/>
                    </w:rPr>
                  </w:rPrChange>
                </w:rPr>
                <w:t>ILS</w:t>
              </w:r>
            </w:ins>
          </w:p>
        </w:tc>
        <w:tc>
          <w:tcPr>
            <w:tcW w:w="1428" w:type="dxa"/>
          </w:tcPr>
          <w:p w14:paraId="25831B19" w14:textId="77777777" w:rsidR="003079BD" w:rsidRPr="00A21C84" w:rsidRDefault="003079BD" w:rsidP="00AA2735">
            <w:pPr>
              <w:rPr>
                <w:ins w:id="4219" w:author="Στάθης Καπ" w:date="2023-02-02T17:38:00Z"/>
                <w:rFonts w:cstheme="minorHAnsi"/>
                <w:sz w:val="20"/>
                <w:szCs w:val="20"/>
                <w:rPrChange w:id="4220" w:author="Στάθης Καπ" w:date="2023-02-02T17:47:00Z">
                  <w:rPr>
                    <w:ins w:id="4221" w:author="Στάθης Καπ" w:date="2023-02-02T17:38:00Z"/>
                    <w:rFonts w:cstheme="minorHAnsi"/>
                    <w:sz w:val="18"/>
                    <w:szCs w:val="18"/>
                  </w:rPr>
                </w:rPrChange>
              </w:rPr>
            </w:pPr>
            <w:ins w:id="4222" w:author="Στάθης Καπ" w:date="2023-02-02T17:38:00Z">
              <w:r w:rsidRPr="00A21C84">
                <w:rPr>
                  <w:rFonts w:cstheme="minorHAnsi"/>
                  <w:sz w:val="20"/>
                  <w:szCs w:val="20"/>
                  <w:rPrChange w:id="4223" w:author="Στάθης Καπ" w:date="2023-02-02T17:47:00Z">
                    <w:rPr>
                      <w:rFonts w:cstheme="minorHAnsi"/>
                      <w:sz w:val="18"/>
                      <w:szCs w:val="18"/>
                    </w:rPr>
                  </w:rPrChange>
                </w:rPr>
                <w:t>CPU(s)</w:t>
              </w:r>
            </w:ins>
          </w:p>
        </w:tc>
        <w:tc>
          <w:tcPr>
            <w:tcW w:w="1428" w:type="dxa"/>
          </w:tcPr>
          <w:p w14:paraId="31B35B7C" w14:textId="77777777" w:rsidR="003079BD" w:rsidRPr="00A21C84" w:rsidRDefault="003079BD" w:rsidP="00AA2735">
            <w:pPr>
              <w:rPr>
                <w:ins w:id="4224" w:author="Στάθης Καπ" w:date="2023-02-02T17:38:00Z"/>
                <w:rFonts w:cstheme="minorHAnsi"/>
                <w:sz w:val="20"/>
                <w:szCs w:val="20"/>
                <w:rPrChange w:id="4225" w:author="Στάθης Καπ" w:date="2023-02-02T17:47:00Z">
                  <w:rPr>
                    <w:ins w:id="4226" w:author="Στάθης Καπ" w:date="2023-02-02T17:38:00Z"/>
                    <w:rFonts w:cstheme="minorHAnsi"/>
                    <w:sz w:val="18"/>
                    <w:szCs w:val="18"/>
                  </w:rPr>
                </w:rPrChange>
              </w:rPr>
            </w:pPr>
            <w:ins w:id="4227" w:author="Στάθης Καπ" w:date="2023-02-02T17:38:00Z">
              <w:r w:rsidRPr="00A21C84">
                <w:rPr>
                  <w:rFonts w:cstheme="minorHAnsi"/>
                  <w:sz w:val="20"/>
                  <w:szCs w:val="20"/>
                  <w:rPrChange w:id="4228" w:author="Στάθης Καπ" w:date="2023-02-02T17:47:00Z">
                    <w:rPr>
                      <w:rFonts w:cstheme="minorHAnsi"/>
                      <w:sz w:val="18"/>
                      <w:szCs w:val="18"/>
                    </w:rPr>
                  </w:rPrChange>
                </w:rPr>
                <w:t>Visits</w:t>
              </w:r>
            </w:ins>
          </w:p>
        </w:tc>
      </w:tr>
      <w:tr w:rsidR="007456DB" w14:paraId="059EEC26" w14:textId="77777777" w:rsidTr="00AA2735">
        <w:trPr>
          <w:jc w:val="center"/>
          <w:ins w:id="4229" w:author="Στάθης Καπ" w:date="2023-02-02T17:38:00Z"/>
        </w:trPr>
        <w:tc>
          <w:tcPr>
            <w:tcW w:w="1427" w:type="dxa"/>
          </w:tcPr>
          <w:p w14:paraId="72D5B751" w14:textId="1B38A358" w:rsidR="007456DB" w:rsidRPr="00A21C84" w:rsidRDefault="007456DB" w:rsidP="007456DB">
            <w:pPr>
              <w:rPr>
                <w:ins w:id="4230" w:author="Στάθης Καπ" w:date="2023-02-02T17:38:00Z"/>
                <w:rFonts w:cstheme="minorHAnsi"/>
                <w:sz w:val="20"/>
                <w:szCs w:val="20"/>
                <w:rPrChange w:id="4231" w:author="Στάθης Καπ" w:date="2023-02-02T17:47:00Z">
                  <w:rPr>
                    <w:ins w:id="4232" w:author="Στάθης Καπ" w:date="2023-02-02T17:38:00Z"/>
                    <w:rFonts w:cstheme="minorHAnsi"/>
                    <w:sz w:val="18"/>
                    <w:szCs w:val="18"/>
                  </w:rPr>
                </w:rPrChange>
              </w:rPr>
            </w:pPr>
            <w:ins w:id="4233" w:author="Στάθης Καπ" w:date="2023-02-02T17:39:00Z">
              <w:r w:rsidRPr="00A21C84">
                <w:rPr>
                  <w:rFonts w:cstheme="minorHAnsi"/>
                  <w:sz w:val="20"/>
                  <w:szCs w:val="20"/>
                  <w:rPrChange w:id="4234" w:author="Στάθης Καπ" w:date="2023-02-02T17:47:00Z">
                    <w:rPr>
                      <w:rFonts w:cstheme="minorHAnsi"/>
                      <w:sz w:val="18"/>
                      <w:szCs w:val="18"/>
                    </w:rPr>
                  </w:rPrChange>
                </w:rPr>
                <w:t>p</w:t>
              </w:r>
            </w:ins>
            <w:ins w:id="4235" w:author="Στάθης Καπ" w:date="2023-02-02T17:38:00Z">
              <w:r w:rsidRPr="00A21C84">
                <w:rPr>
                  <w:rFonts w:cstheme="minorHAnsi"/>
                  <w:sz w:val="20"/>
                  <w:szCs w:val="20"/>
                  <w:rPrChange w:id="4236" w:author="Στάθης Καπ" w:date="2023-02-02T17:47:00Z">
                    <w:rPr>
                      <w:rFonts w:cstheme="minorHAnsi"/>
                      <w:sz w:val="18"/>
                      <w:szCs w:val="18"/>
                    </w:rPr>
                  </w:rPrChange>
                </w:rPr>
                <w:t>r01</w:t>
              </w:r>
            </w:ins>
          </w:p>
        </w:tc>
        <w:tc>
          <w:tcPr>
            <w:tcW w:w="1427" w:type="dxa"/>
          </w:tcPr>
          <w:p w14:paraId="0BE6A18E" w14:textId="74AFBE37" w:rsidR="007456DB" w:rsidRPr="00A21C84" w:rsidRDefault="007456DB" w:rsidP="007456DB">
            <w:pPr>
              <w:rPr>
                <w:ins w:id="4237" w:author="Στάθης Καπ" w:date="2023-02-02T17:38:00Z"/>
                <w:rFonts w:cstheme="minorHAnsi"/>
                <w:sz w:val="20"/>
                <w:szCs w:val="20"/>
                <w:rPrChange w:id="4238" w:author="Στάθης Καπ" w:date="2023-02-02T17:47:00Z">
                  <w:rPr>
                    <w:ins w:id="4239" w:author="Στάθης Καπ" w:date="2023-02-02T17:38:00Z"/>
                    <w:rFonts w:cstheme="minorHAnsi"/>
                    <w:sz w:val="18"/>
                    <w:szCs w:val="18"/>
                  </w:rPr>
                </w:rPrChange>
              </w:rPr>
            </w:pPr>
            <w:ins w:id="4240" w:author="Στάθης Καπ" w:date="2023-02-02T17:40:00Z">
              <w:r w:rsidRPr="00A21C84">
                <w:rPr>
                  <w:sz w:val="20"/>
                  <w:szCs w:val="20"/>
                  <w:rPrChange w:id="4241" w:author="Στάθης Καπ" w:date="2023-02-02T17:47:00Z">
                    <w:rPr/>
                  </w:rPrChange>
                </w:rPr>
                <w:t>502</w:t>
              </w:r>
            </w:ins>
          </w:p>
        </w:tc>
        <w:tc>
          <w:tcPr>
            <w:tcW w:w="1690" w:type="dxa"/>
          </w:tcPr>
          <w:p w14:paraId="29D07345" w14:textId="2210AF43" w:rsidR="007456DB" w:rsidRPr="00A21C84" w:rsidRDefault="007456DB" w:rsidP="007456DB">
            <w:pPr>
              <w:rPr>
                <w:ins w:id="4242" w:author="Στάθης Καπ" w:date="2023-02-02T17:38:00Z"/>
                <w:rFonts w:cstheme="minorHAnsi"/>
                <w:sz w:val="20"/>
                <w:szCs w:val="20"/>
                <w:rPrChange w:id="4243" w:author="Στάθης Καπ" w:date="2023-02-02T17:47:00Z">
                  <w:rPr>
                    <w:ins w:id="4244" w:author="Στάθης Καπ" w:date="2023-02-02T17:38:00Z"/>
                    <w:rFonts w:cstheme="minorHAnsi"/>
                    <w:sz w:val="18"/>
                    <w:szCs w:val="18"/>
                  </w:rPr>
                </w:rPrChange>
              </w:rPr>
            </w:pPr>
            <w:ins w:id="4245" w:author="Στάθης Καπ" w:date="2023-02-02T17:43:00Z">
              <w:r w:rsidRPr="00A21C84">
                <w:rPr>
                  <w:sz w:val="20"/>
                  <w:szCs w:val="20"/>
                  <w:rPrChange w:id="4246" w:author="Στάθης Καπ" w:date="2023-02-02T17:47:00Z">
                    <w:rPr/>
                  </w:rPrChange>
                </w:rPr>
                <w:t>471</w:t>
              </w:r>
            </w:ins>
          </w:p>
        </w:tc>
        <w:tc>
          <w:tcPr>
            <w:tcW w:w="1428" w:type="dxa"/>
          </w:tcPr>
          <w:p w14:paraId="3CE2D7C3" w14:textId="776BA3F7" w:rsidR="007456DB" w:rsidRPr="00A21C84" w:rsidRDefault="007456DB" w:rsidP="007456DB">
            <w:pPr>
              <w:rPr>
                <w:ins w:id="4247" w:author="Στάθης Καπ" w:date="2023-02-02T17:38:00Z"/>
                <w:rFonts w:cstheme="minorHAnsi"/>
                <w:sz w:val="20"/>
                <w:szCs w:val="20"/>
                <w:rPrChange w:id="4248" w:author="Στάθης Καπ" w:date="2023-02-02T17:47:00Z">
                  <w:rPr>
                    <w:ins w:id="4249" w:author="Στάθης Καπ" w:date="2023-02-02T17:38:00Z"/>
                    <w:rFonts w:cstheme="minorHAnsi"/>
                    <w:sz w:val="18"/>
                    <w:szCs w:val="18"/>
                  </w:rPr>
                </w:rPrChange>
              </w:rPr>
            </w:pPr>
            <w:ins w:id="4250" w:author="Στάθης Καπ" w:date="2023-02-02T17:46:00Z">
              <w:r w:rsidRPr="00A21C84">
                <w:rPr>
                  <w:sz w:val="20"/>
                  <w:szCs w:val="20"/>
                  <w:rPrChange w:id="4251" w:author="Στάθης Καπ" w:date="2023-02-02T17:47:00Z">
                    <w:rPr/>
                  </w:rPrChange>
                </w:rPr>
                <w:t>450</w:t>
              </w:r>
            </w:ins>
          </w:p>
        </w:tc>
        <w:tc>
          <w:tcPr>
            <w:tcW w:w="1428" w:type="dxa"/>
          </w:tcPr>
          <w:p w14:paraId="657C286F" w14:textId="777E2FC4" w:rsidR="007456DB" w:rsidRPr="00A21C84" w:rsidRDefault="007456DB" w:rsidP="007456DB">
            <w:pPr>
              <w:rPr>
                <w:ins w:id="4252" w:author="Στάθης Καπ" w:date="2023-02-02T17:38:00Z"/>
                <w:rFonts w:cstheme="minorHAnsi"/>
                <w:sz w:val="20"/>
                <w:szCs w:val="20"/>
                <w:rPrChange w:id="4253" w:author="Στάθης Καπ" w:date="2023-02-02T17:47:00Z">
                  <w:rPr>
                    <w:ins w:id="4254" w:author="Στάθης Καπ" w:date="2023-02-02T17:38:00Z"/>
                    <w:rFonts w:cstheme="minorHAnsi"/>
                    <w:sz w:val="18"/>
                    <w:szCs w:val="18"/>
                  </w:rPr>
                </w:rPrChange>
              </w:rPr>
            </w:pPr>
            <w:ins w:id="4255" w:author="Στάθης Καπ" w:date="2023-02-02T17:46:00Z">
              <w:r w:rsidRPr="00A21C84">
                <w:rPr>
                  <w:sz w:val="20"/>
                  <w:szCs w:val="20"/>
                  <w:rPrChange w:id="4256" w:author="Στάθης Καπ" w:date="2023-02-02T17:47:00Z">
                    <w:rPr/>
                  </w:rPrChange>
                </w:rPr>
                <w:t>0.089</w:t>
              </w:r>
            </w:ins>
          </w:p>
        </w:tc>
        <w:tc>
          <w:tcPr>
            <w:tcW w:w="1428" w:type="dxa"/>
          </w:tcPr>
          <w:p w14:paraId="672806EF" w14:textId="3EFB67EA" w:rsidR="007456DB" w:rsidRPr="00A21C84" w:rsidRDefault="007456DB" w:rsidP="007456DB">
            <w:pPr>
              <w:rPr>
                <w:ins w:id="4257" w:author="Στάθης Καπ" w:date="2023-02-02T17:38:00Z"/>
                <w:rFonts w:cstheme="minorHAnsi"/>
                <w:sz w:val="20"/>
                <w:szCs w:val="20"/>
                <w:rPrChange w:id="4258" w:author="Στάθης Καπ" w:date="2023-02-02T17:47:00Z">
                  <w:rPr>
                    <w:ins w:id="4259" w:author="Στάθης Καπ" w:date="2023-02-02T17:38:00Z"/>
                    <w:rFonts w:cstheme="minorHAnsi"/>
                    <w:sz w:val="18"/>
                    <w:szCs w:val="18"/>
                  </w:rPr>
                </w:rPrChange>
              </w:rPr>
            </w:pPr>
            <w:ins w:id="4260" w:author="Στάθης Καπ" w:date="2023-02-02T17:46:00Z">
              <w:r w:rsidRPr="00A21C84">
                <w:rPr>
                  <w:sz w:val="20"/>
                  <w:szCs w:val="20"/>
                  <w:rPrChange w:id="4261" w:author="Στάθης Καπ" w:date="2023-02-02T17:47:00Z">
                    <w:rPr/>
                  </w:rPrChange>
                </w:rPr>
                <w:t>33</w:t>
              </w:r>
            </w:ins>
          </w:p>
        </w:tc>
      </w:tr>
      <w:tr w:rsidR="007456DB" w14:paraId="0E067341" w14:textId="77777777" w:rsidTr="00AA2735">
        <w:trPr>
          <w:jc w:val="center"/>
          <w:ins w:id="4262" w:author="Στάθης Καπ" w:date="2023-02-02T17:38:00Z"/>
        </w:trPr>
        <w:tc>
          <w:tcPr>
            <w:tcW w:w="1427" w:type="dxa"/>
          </w:tcPr>
          <w:p w14:paraId="3CD621CE" w14:textId="0D5F4B9E" w:rsidR="007456DB" w:rsidRPr="00A21C84" w:rsidRDefault="007456DB" w:rsidP="007456DB">
            <w:pPr>
              <w:rPr>
                <w:ins w:id="4263" w:author="Στάθης Καπ" w:date="2023-02-02T17:38:00Z"/>
                <w:rFonts w:cstheme="minorHAnsi"/>
                <w:sz w:val="20"/>
                <w:szCs w:val="20"/>
                <w:rPrChange w:id="4264" w:author="Στάθης Καπ" w:date="2023-02-02T17:47:00Z">
                  <w:rPr>
                    <w:ins w:id="4265" w:author="Στάθης Καπ" w:date="2023-02-02T17:38:00Z"/>
                    <w:rFonts w:cstheme="minorHAnsi"/>
                    <w:sz w:val="18"/>
                    <w:szCs w:val="18"/>
                  </w:rPr>
                </w:rPrChange>
              </w:rPr>
            </w:pPr>
            <w:ins w:id="4266" w:author="Στάθης Καπ" w:date="2023-02-02T17:39:00Z">
              <w:r w:rsidRPr="00A21C84">
                <w:rPr>
                  <w:rFonts w:cstheme="minorHAnsi"/>
                  <w:sz w:val="20"/>
                  <w:szCs w:val="20"/>
                  <w:rPrChange w:id="4267" w:author="Στάθης Καπ" w:date="2023-02-02T17:47:00Z">
                    <w:rPr>
                      <w:rFonts w:cstheme="minorHAnsi"/>
                      <w:sz w:val="18"/>
                      <w:szCs w:val="18"/>
                    </w:rPr>
                  </w:rPrChange>
                </w:rPr>
                <w:t>p</w:t>
              </w:r>
            </w:ins>
            <w:ins w:id="4268" w:author="Στάθης Καπ" w:date="2023-02-02T17:38:00Z">
              <w:r w:rsidRPr="00A21C84">
                <w:rPr>
                  <w:rFonts w:cstheme="minorHAnsi"/>
                  <w:sz w:val="20"/>
                  <w:szCs w:val="20"/>
                  <w:rPrChange w:id="4269" w:author="Στάθης Καπ" w:date="2023-02-02T17:47:00Z">
                    <w:rPr>
                      <w:rFonts w:cstheme="minorHAnsi"/>
                      <w:sz w:val="18"/>
                      <w:szCs w:val="18"/>
                    </w:rPr>
                  </w:rPrChange>
                </w:rPr>
                <w:t>r02</w:t>
              </w:r>
            </w:ins>
          </w:p>
        </w:tc>
        <w:tc>
          <w:tcPr>
            <w:tcW w:w="1427" w:type="dxa"/>
          </w:tcPr>
          <w:p w14:paraId="7DDBB7EB" w14:textId="0E4A69E2" w:rsidR="007456DB" w:rsidRPr="00A21C84" w:rsidRDefault="007456DB" w:rsidP="007456DB">
            <w:pPr>
              <w:rPr>
                <w:ins w:id="4270" w:author="Στάθης Καπ" w:date="2023-02-02T17:38:00Z"/>
                <w:rFonts w:cstheme="minorHAnsi"/>
                <w:sz w:val="20"/>
                <w:szCs w:val="20"/>
                <w:rPrChange w:id="4271" w:author="Στάθης Καπ" w:date="2023-02-02T17:47:00Z">
                  <w:rPr>
                    <w:ins w:id="4272" w:author="Στάθης Καπ" w:date="2023-02-02T17:38:00Z"/>
                    <w:rFonts w:cstheme="minorHAnsi"/>
                    <w:sz w:val="18"/>
                    <w:szCs w:val="18"/>
                  </w:rPr>
                </w:rPrChange>
              </w:rPr>
            </w:pPr>
            <w:ins w:id="4273" w:author="Στάθης Καπ" w:date="2023-02-02T17:40:00Z">
              <w:r w:rsidRPr="00A21C84">
                <w:rPr>
                  <w:sz w:val="20"/>
                  <w:szCs w:val="20"/>
                  <w:rPrChange w:id="4274" w:author="Στάθης Καπ" w:date="2023-02-02T17:47:00Z">
                    <w:rPr/>
                  </w:rPrChange>
                </w:rPr>
                <w:t>715</w:t>
              </w:r>
            </w:ins>
          </w:p>
        </w:tc>
        <w:tc>
          <w:tcPr>
            <w:tcW w:w="1690" w:type="dxa"/>
          </w:tcPr>
          <w:p w14:paraId="712BBBA3" w14:textId="1091F676" w:rsidR="007456DB" w:rsidRPr="00A21C84" w:rsidRDefault="007456DB" w:rsidP="007456DB">
            <w:pPr>
              <w:rPr>
                <w:ins w:id="4275" w:author="Στάθης Καπ" w:date="2023-02-02T17:38:00Z"/>
                <w:rFonts w:cstheme="minorHAnsi"/>
                <w:sz w:val="20"/>
                <w:szCs w:val="20"/>
                <w:rPrChange w:id="4276" w:author="Στάθης Καπ" w:date="2023-02-02T17:47:00Z">
                  <w:rPr>
                    <w:ins w:id="4277" w:author="Στάθης Καπ" w:date="2023-02-02T17:38:00Z"/>
                    <w:rFonts w:cstheme="minorHAnsi"/>
                    <w:sz w:val="18"/>
                    <w:szCs w:val="18"/>
                  </w:rPr>
                </w:rPrChange>
              </w:rPr>
            </w:pPr>
            <w:ins w:id="4278" w:author="Στάθης Καπ" w:date="2023-02-02T17:43:00Z">
              <w:r w:rsidRPr="00A21C84">
                <w:rPr>
                  <w:sz w:val="20"/>
                  <w:szCs w:val="20"/>
                  <w:rPrChange w:id="4279" w:author="Στάθης Καπ" w:date="2023-02-02T17:47:00Z">
                    <w:rPr/>
                  </w:rPrChange>
                </w:rPr>
                <w:t>660</w:t>
              </w:r>
            </w:ins>
          </w:p>
        </w:tc>
        <w:tc>
          <w:tcPr>
            <w:tcW w:w="1428" w:type="dxa"/>
          </w:tcPr>
          <w:p w14:paraId="35CA536D" w14:textId="4DCE63A2" w:rsidR="007456DB" w:rsidRPr="00A21C84" w:rsidRDefault="007456DB" w:rsidP="007456DB">
            <w:pPr>
              <w:rPr>
                <w:ins w:id="4280" w:author="Στάθης Καπ" w:date="2023-02-02T17:38:00Z"/>
                <w:rFonts w:cstheme="minorHAnsi"/>
                <w:sz w:val="20"/>
                <w:szCs w:val="20"/>
                <w:rPrChange w:id="4281" w:author="Στάθης Καπ" w:date="2023-02-02T17:47:00Z">
                  <w:rPr>
                    <w:ins w:id="4282" w:author="Στάθης Καπ" w:date="2023-02-02T17:38:00Z"/>
                    <w:rFonts w:cstheme="minorHAnsi"/>
                    <w:sz w:val="18"/>
                    <w:szCs w:val="18"/>
                  </w:rPr>
                </w:rPrChange>
              </w:rPr>
            </w:pPr>
            <w:ins w:id="4283" w:author="Στάθης Καπ" w:date="2023-02-02T17:46:00Z">
              <w:r w:rsidRPr="00A21C84">
                <w:rPr>
                  <w:sz w:val="20"/>
                  <w:szCs w:val="20"/>
                  <w:rPrChange w:id="4284" w:author="Στάθης Καπ" w:date="2023-02-02T17:47:00Z">
                    <w:rPr/>
                  </w:rPrChange>
                </w:rPr>
                <w:t>668</w:t>
              </w:r>
            </w:ins>
          </w:p>
        </w:tc>
        <w:tc>
          <w:tcPr>
            <w:tcW w:w="1428" w:type="dxa"/>
          </w:tcPr>
          <w:p w14:paraId="2DEF5623" w14:textId="01D11FB6" w:rsidR="007456DB" w:rsidRPr="00A21C84" w:rsidRDefault="007456DB" w:rsidP="007456DB">
            <w:pPr>
              <w:rPr>
                <w:ins w:id="4285" w:author="Στάθης Καπ" w:date="2023-02-02T17:38:00Z"/>
                <w:rFonts w:cstheme="minorHAnsi"/>
                <w:sz w:val="20"/>
                <w:szCs w:val="20"/>
                <w:rPrChange w:id="4286" w:author="Στάθης Καπ" w:date="2023-02-02T17:47:00Z">
                  <w:rPr>
                    <w:ins w:id="4287" w:author="Στάθης Καπ" w:date="2023-02-02T17:38:00Z"/>
                    <w:rFonts w:cstheme="minorHAnsi"/>
                    <w:sz w:val="18"/>
                    <w:szCs w:val="18"/>
                  </w:rPr>
                </w:rPrChange>
              </w:rPr>
            </w:pPr>
            <w:ins w:id="4288" w:author="Στάθης Καπ" w:date="2023-02-02T17:46:00Z">
              <w:r w:rsidRPr="00A21C84">
                <w:rPr>
                  <w:sz w:val="20"/>
                  <w:szCs w:val="20"/>
                  <w:rPrChange w:id="4289" w:author="Στάθης Καπ" w:date="2023-02-02T17:47:00Z">
                    <w:rPr/>
                  </w:rPrChange>
                </w:rPr>
                <w:t>0.308</w:t>
              </w:r>
            </w:ins>
          </w:p>
        </w:tc>
        <w:tc>
          <w:tcPr>
            <w:tcW w:w="1428" w:type="dxa"/>
          </w:tcPr>
          <w:p w14:paraId="51C858E0" w14:textId="4EBA4522" w:rsidR="007456DB" w:rsidRPr="00A21C84" w:rsidRDefault="007456DB" w:rsidP="007456DB">
            <w:pPr>
              <w:rPr>
                <w:ins w:id="4290" w:author="Στάθης Καπ" w:date="2023-02-02T17:38:00Z"/>
                <w:rFonts w:cstheme="minorHAnsi"/>
                <w:sz w:val="20"/>
                <w:szCs w:val="20"/>
                <w:rPrChange w:id="4291" w:author="Στάθης Καπ" w:date="2023-02-02T17:47:00Z">
                  <w:rPr>
                    <w:ins w:id="4292" w:author="Στάθης Καπ" w:date="2023-02-02T17:38:00Z"/>
                    <w:rFonts w:cstheme="minorHAnsi"/>
                    <w:sz w:val="18"/>
                    <w:szCs w:val="18"/>
                  </w:rPr>
                </w:rPrChange>
              </w:rPr>
            </w:pPr>
            <w:ins w:id="4293" w:author="Στάθης Καπ" w:date="2023-02-02T17:46:00Z">
              <w:r w:rsidRPr="00A21C84">
                <w:rPr>
                  <w:sz w:val="20"/>
                  <w:szCs w:val="20"/>
                  <w:rPrChange w:id="4294" w:author="Στάθης Καπ" w:date="2023-02-02T17:47:00Z">
                    <w:rPr/>
                  </w:rPrChange>
                </w:rPr>
                <w:t>42</w:t>
              </w:r>
            </w:ins>
          </w:p>
        </w:tc>
      </w:tr>
      <w:tr w:rsidR="007456DB" w14:paraId="22AED78A" w14:textId="77777777" w:rsidTr="00AA2735">
        <w:trPr>
          <w:jc w:val="center"/>
          <w:ins w:id="4295" w:author="Στάθης Καπ" w:date="2023-02-02T17:38:00Z"/>
        </w:trPr>
        <w:tc>
          <w:tcPr>
            <w:tcW w:w="1427" w:type="dxa"/>
          </w:tcPr>
          <w:p w14:paraId="28802AFA" w14:textId="031BF188" w:rsidR="007456DB" w:rsidRPr="00A21C84" w:rsidRDefault="007456DB" w:rsidP="007456DB">
            <w:pPr>
              <w:rPr>
                <w:ins w:id="4296" w:author="Στάθης Καπ" w:date="2023-02-02T17:38:00Z"/>
                <w:rFonts w:cstheme="minorHAnsi"/>
                <w:sz w:val="20"/>
                <w:szCs w:val="20"/>
                <w:rPrChange w:id="4297" w:author="Στάθης Καπ" w:date="2023-02-02T17:47:00Z">
                  <w:rPr>
                    <w:ins w:id="4298" w:author="Στάθης Καπ" w:date="2023-02-02T17:38:00Z"/>
                    <w:rFonts w:cstheme="minorHAnsi"/>
                    <w:sz w:val="18"/>
                    <w:szCs w:val="18"/>
                  </w:rPr>
                </w:rPrChange>
              </w:rPr>
            </w:pPr>
            <w:ins w:id="4299" w:author="Στάθης Καπ" w:date="2023-02-02T17:39:00Z">
              <w:r w:rsidRPr="00A21C84">
                <w:rPr>
                  <w:rFonts w:cstheme="minorHAnsi"/>
                  <w:sz w:val="20"/>
                  <w:szCs w:val="20"/>
                  <w:rPrChange w:id="4300" w:author="Στάθης Καπ" w:date="2023-02-02T17:47:00Z">
                    <w:rPr>
                      <w:rFonts w:cstheme="minorHAnsi"/>
                      <w:sz w:val="18"/>
                      <w:szCs w:val="18"/>
                    </w:rPr>
                  </w:rPrChange>
                </w:rPr>
                <w:t>p</w:t>
              </w:r>
            </w:ins>
            <w:ins w:id="4301" w:author="Στάθης Καπ" w:date="2023-02-02T17:38:00Z">
              <w:r w:rsidRPr="00A21C84">
                <w:rPr>
                  <w:rFonts w:cstheme="minorHAnsi"/>
                  <w:sz w:val="20"/>
                  <w:szCs w:val="20"/>
                  <w:rPrChange w:id="4302" w:author="Στάθης Καπ" w:date="2023-02-02T17:47:00Z">
                    <w:rPr>
                      <w:rFonts w:cstheme="minorHAnsi"/>
                      <w:sz w:val="18"/>
                      <w:szCs w:val="18"/>
                    </w:rPr>
                  </w:rPrChange>
                </w:rPr>
                <w:t>r03</w:t>
              </w:r>
            </w:ins>
          </w:p>
        </w:tc>
        <w:tc>
          <w:tcPr>
            <w:tcW w:w="1427" w:type="dxa"/>
          </w:tcPr>
          <w:p w14:paraId="57FD92A8" w14:textId="248BA956" w:rsidR="007456DB" w:rsidRPr="00A21C84" w:rsidRDefault="007456DB" w:rsidP="007456DB">
            <w:pPr>
              <w:rPr>
                <w:ins w:id="4303" w:author="Στάθης Καπ" w:date="2023-02-02T17:38:00Z"/>
                <w:rFonts w:cstheme="minorHAnsi"/>
                <w:sz w:val="20"/>
                <w:szCs w:val="20"/>
                <w:rPrChange w:id="4304" w:author="Στάθης Καπ" w:date="2023-02-02T17:47:00Z">
                  <w:rPr>
                    <w:ins w:id="4305" w:author="Στάθης Καπ" w:date="2023-02-02T17:38:00Z"/>
                    <w:rFonts w:cstheme="minorHAnsi"/>
                    <w:sz w:val="18"/>
                    <w:szCs w:val="18"/>
                  </w:rPr>
                </w:rPrChange>
              </w:rPr>
            </w:pPr>
            <w:ins w:id="4306" w:author="Στάθης Καπ" w:date="2023-02-02T17:40:00Z">
              <w:r w:rsidRPr="00A21C84">
                <w:rPr>
                  <w:sz w:val="20"/>
                  <w:szCs w:val="20"/>
                  <w:rPrChange w:id="4307" w:author="Στάθης Καπ" w:date="2023-02-02T17:47:00Z">
                    <w:rPr/>
                  </w:rPrChange>
                </w:rPr>
                <w:t>742</w:t>
              </w:r>
            </w:ins>
          </w:p>
        </w:tc>
        <w:tc>
          <w:tcPr>
            <w:tcW w:w="1690" w:type="dxa"/>
          </w:tcPr>
          <w:p w14:paraId="35F02F11" w14:textId="612EA338" w:rsidR="007456DB" w:rsidRPr="00A21C84" w:rsidRDefault="007456DB" w:rsidP="007456DB">
            <w:pPr>
              <w:rPr>
                <w:ins w:id="4308" w:author="Στάθης Καπ" w:date="2023-02-02T17:38:00Z"/>
                <w:rFonts w:cstheme="minorHAnsi"/>
                <w:sz w:val="20"/>
                <w:szCs w:val="20"/>
                <w:rPrChange w:id="4309" w:author="Στάθης Καπ" w:date="2023-02-02T17:47:00Z">
                  <w:rPr>
                    <w:ins w:id="4310" w:author="Στάθης Καπ" w:date="2023-02-02T17:38:00Z"/>
                    <w:rFonts w:cstheme="minorHAnsi"/>
                    <w:sz w:val="18"/>
                    <w:szCs w:val="18"/>
                  </w:rPr>
                </w:rPrChange>
              </w:rPr>
            </w:pPr>
            <w:ins w:id="4311" w:author="Στάθης Καπ" w:date="2023-02-02T17:43:00Z">
              <w:r w:rsidRPr="00A21C84">
                <w:rPr>
                  <w:sz w:val="20"/>
                  <w:szCs w:val="20"/>
                  <w:rPrChange w:id="4312" w:author="Στάθης Καπ" w:date="2023-02-02T17:47:00Z">
                    <w:rPr/>
                  </w:rPrChange>
                </w:rPr>
                <w:t>714</w:t>
              </w:r>
            </w:ins>
          </w:p>
        </w:tc>
        <w:tc>
          <w:tcPr>
            <w:tcW w:w="1428" w:type="dxa"/>
          </w:tcPr>
          <w:p w14:paraId="5A4A7890" w14:textId="5AFB1626" w:rsidR="007456DB" w:rsidRPr="00A21C84" w:rsidRDefault="007456DB" w:rsidP="007456DB">
            <w:pPr>
              <w:rPr>
                <w:ins w:id="4313" w:author="Στάθης Καπ" w:date="2023-02-02T17:38:00Z"/>
                <w:rFonts w:cstheme="minorHAnsi"/>
                <w:sz w:val="20"/>
                <w:szCs w:val="20"/>
                <w:rPrChange w:id="4314" w:author="Στάθης Καπ" w:date="2023-02-02T17:47:00Z">
                  <w:rPr>
                    <w:ins w:id="4315" w:author="Στάθης Καπ" w:date="2023-02-02T17:38:00Z"/>
                    <w:rFonts w:cstheme="minorHAnsi"/>
                    <w:sz w:val="18"/>
                    <w:szCs w:val="18"/>
                  </w:rPr>
                </w:rPrChange>
              </w:rPr>
            </w:pPr>
            <w:ins w:id="4316" w:author="Στάθης Καπ" w:date="2023-02-02T17:46:00Z">
              <w:r w:rsidRPr="00A21C84">
                <w:rPr>
                  <w:sz w:val="20"/>
                  <w:szCs w:val="20"/>
                  <w:rPrChange w:id="4317" w:author="Στάθης Καπ" w:date="2023-02-02T17:47:00Z">
                    <w:rPr/>
                  </w:rPrChange>
                </w:rPr>
                <w:t>713</w:t>
              </w:r>
            </w:ins>
          </w:p>
        </w:tc>
        <w:tc>
          <w:tcPr>
            <w:tcW w:w="1428" w:type="dxa"/>
          </w:tcPr>
          <w:p w14:paraId="760020E6" w14:textId="6D8D96C1" w:rsidR="007456DB" w:rsidRPr="00A21C84" w:rsidRDefault="007456DB" w:rsidP="007456DB">
            <w:pPr>
              <w:rPr>
                <w:ins w:id="4318" w:author="Στάθης Καπ" w:date="2023-02-02T17:38:00Z"/>
                <w:rFonts w:cstheme="minorHAnsi"/>
                <w:sz w:val="20"/>
                <w:szCs w:val="20"/>
                <w:rPrChange w:id="4319" w:author="Στάθης Καπ" w:date="2023-02-02T17:47:00Z">
                  <w:rPr>
                    <w:ins w:id="4320" w:author="Στάθης Καπ" w:date="2023-02-02T17:38:00Z"/>
                    <w:rFonts w:cstheme="minorHAnsi"/>
                    <w:sz w:val="18"/>
                    <w:szCs w:val="18"/>
                  </w:rPr>
                </w:rPrChange>
              </w:rPr>
            </w:pPr>
            <w:ins w:id="4321" w:author="Στάθης Καπ" w:date="2023-02-02T17:46:00Z">
              <w:r w:rsidRPr="00A21C84">
                <w:rPr>
                  <w:sz w:val="20"/>
                  <w:szCs w:val="20"/>
                  <w:rPrChange w:id="4322" w:author="Στάθης Καπ" w:date="2023-02-02T17:47:00Z">
                    <w:rPr/>
                  </w:rPrChange>
                </w:rPr>
                <w:t>0.678</w:t>
              </w:r>
            </w:ins>
          </w:p>
        </w:tc>
        <w:tc>
          <w:tcPr>
            <w:tcW w:w="1428" w:type="dxa"/>
          </w:tcPr>
          <w:p w14:paraId="7DFB09AB" w14:textId="6BDD59FB" w:rsidR="007456DB" w:rsidRPr="00A21C84" w:rsidRDefault="007456DB" w:rsidP="007456DB">
            <w:pPr>
              <w:rPr>
                <w:ins w:id="4323" w:author="Στάθης Καπ" w:date="2023-02-02T17:38:00Z"/>
                <w:rFonts w:cstheme="minorHAnsi"/>
                <w:sz w:val="20"/>
                <w:szCs w:val="20"/>
                <w:rPrChange w:id="4324" w:author="Στάθης Καπ" w:date="2023-02-02T17:47:00Z">
                  <w:rPr>
                    <w:ins w:id="4325" w:author="Στάθης Καπ" w:date="2023-02-02T17:38:00Z"/>
                    <w:rFonts w:cstheme="minorHAnsi"/>
                    <w:sz w:val="18"/>
                    <w:szCs w:val="18"/>
                  </w:rPr>
                </w:rPrChange>
              </w:rPr>
            </w:pPr>
            <w:ins w:id="4326" w:author="Στάθης Καπ" w:date="2023-02-02T17:46:00Z">
              <w:r w:rsidRPr="00A21C84">
                <w:rPr>
                  <w:sz w:val="20"/>
                  <w:szCs w:val="20"/>
                  <w:rPrChange w:id="4327" w:author="Στάθης Καπ" w:date="2023-02-02T17:47:00Z">
                    <w:rPr/>
                  </w:rPrChange>
                </w:rPr>
                <w:t>40</w:t>
              </w:r>
            </w:ins>
          </w:p>
        </w:tc>
      </w:tr>
      <w:tr w:rsidR="007456DB" w14:paraId="275E1085" w14:textId="77777777" w:rsidTr="00AA2735">
        <w:trPr>
          <w:jc w:val="center"/>
          <w:ins w:id="4328" w:author="Στάθης Καπ" w:date="2023-02-02T17:38:00Z"/>
        </w:trPr>
        <w:tc>
          <w:tcPr>
            <w:tcW w:w="1427" w:type="dxa"/>
          </w:tcPr>
          <w:p w14:paraId="288F8AB2" w14:textId="76248235" w:rsidR="007456DB" w:rsidRPr="00A21C84" w:rsidRDefault="007456DB" w:rsidP="007456DB">
            <w:pPr>
              <w:rPr>
                <w:ins w:id="4329" w:author="Στάθης Καπ" w:date="2023-02-02T17:38:00Z"/>
                <w:rFonts w:cstheme="minorHAnsi"/>
                <w:sz w:val="20"/>
                <w:szCs w:val="20"/>
                <w:rPrChange w:id="4330" w:author="Στάθης Καπ" w:date="2023-02-02T17:47:00Z">
                  <w:rPr>
                    <w:ins w:id="4331" w:author="Στάθης Καπ" w:date="2023-02-02T17:38:00Z"/>
                    <w:rFonts w:cstheme="minorHAnsi"/>
                    <w:sz w:val="18"/>
                    <w:szCs w:val="18"/>
                  </w:rPr>
                </w:rPrChange>
              </w:rPr>
            </w:pPr>
            <w:ins w:id="4332" w:author="Στάθης Καπ" w:date="2023-02-02T17:39:00Z">
              <w:r w:rsidRPr="00A21C84">
                <w:rPr>
                  <w:rFonts w:cstheme="minorHAnsi"/>
                  <w:sz w:val="20"/>
                  <w:szCs w:val="20"/>
                  <w:rPrChange w:id="4333" w:author="Στάθης Καπ" w:date="2023-02-02T17:47:00Z">
                    <w:rPr>
                      <w:rFonts w:cstheme="minorHAnsi"/>
                      <w:sz w:val="18"/>
                      <w:szCs w:val="18"/>
                    </w:rPr>
                  </w:rPrChange>
                </w:rPr>
                <w:t>p</w:t>
              </w:r>
            </w:ins>
            <w:ins w:id="4334" w:author="Στάθης Καπ" w:date="2023-02-02T17:38:00Z">
              <w:r w:rsidRPr="00A21C84">
                <w:rPr>
                  <w:rFonts w:cstheme="minorHAnsi"/>
                  <w:sz w:val="20"/>
                  <w:szCs w:val="20"/>
                  <w:rPrChange w:id="4335" w:author="Στάθης Καπ" w:date="2023-02-02T17:47:00Z">
                    <w:rPr>
                      <w:rFonts w:cstheme="minorHAnsi"/>
                      <w:sz w:val="18"/>
                      <w:szCs w:val="18"/>
                    </w:rPr>
                  </w:rPrChange>
                </w:rPr>
                <w:t>r04</w:t>
              </w:r>
            </w:ins>
          </w:p>
        </w:tc>
        <w:tc>
          <w:tcPr>
            <w:tcW w:w="1427" w:type="dxa"/>
          </w:tcPr>
          <w:p w14:paraId="25C8A608" w14:textId="780DEEBD" w:rsidR="007456DB" w:rsidRPr="00A21C84" w:rsidRDefault="007456DB" w:rsidP="007456DB">
            <w:pPr>
              <w:rPr>
                <w:ins w:id="4336" w:author="Στάθης Καπ" w:date="2023-02-02T17:38:00Z"/>
                <w:rFonts w:cstheme="minorHAnsi"/>
                <w:sz w:val="20"/>
                <w:szCs w:val="20"/>
                <w:rPrChange w:id="4337" w:author="Στάθης Καπ" w:date="2023-02-02T17:47:00Z">
                  <w:rPr>
                    <w:ins w:id="4338" w:author="Στάθης Καπ" w:date="2023-02-02T17:38:00Z"/>
                    <w:rFonts w:cstheme="minorHAnsi"/>
                    <w:sz w:val="18"/>
                    <w:szCs w:val="18"/>
                  </w:rPr>
                </w:rPrChange>
              </w:rPr>
            </w:pPr>
            <w:ins w:id="4339" w:author="Στάθης Καπ" w:date="2023-02-02T17:40:00Z">
              <w:r w:rsidRPr="00A21C84">
                <w:rPr>
                  <w:sz w:val="20"/>
                  <w:szCs w:val="20"/>
                  <w:rPrChange w:id="4340" w:author="Στάθης Καπ" w:date="2023-02-02T17:47:00Z">
                    <w:rPr/>
                  </w:rPrChange>
                </w:rPr>
                <w:t>926</w:t>
              </w:r>
            </w:ins>
          </w:p>
        </w:tc>
        <w:tc>
          <w:tcPr>
            <w:tcW w:w="1690" w:type="dxa"/>
          </w:tcPr>
          <w:p w14:paraId="1D9652CE" w14:textId="2711831F" w:rsidR="007456DB" w:rsidRPr="00A21C84" w:rsidRDefault="007456DB" w:rsidP="007456DB">
            <w:pPr>
              <w:rPr>
                <w:ins w:id="4341" w:author="Στάθης Καπ" w:date="2023-02-02T17:38:00Z"/>
                <w:rFonts w:cstheme="minorHAnsi"/>
                <w:sz w:val="20"/>
                <w:szCs w:val="20"/>
                <w:rPrChange w:id="4342" w:author="Στάθης Καπ" w:date="2023-02-02T17:47:00Z">
                  <w:rPr>
                    <w:ins w:id="4343" w:author="Στάθης Καπ" w:date="2023-02-02T17:38:00Z"/>
                    <w:rFonts w:cstheme="minorHAnsi"/>
                    <w:sz w:val="18"/>
                    <w:szCs w:val="18"/>
                  </w:rPr>
                </w:rPrChange>
              </w:rPr>
            </w:pPr>
            <w:ins w:id="4344" w:author="Στάθης Καπ" w:date="2023-02-02T17:43:00Z">
              <w:r w:rsidRPr="00A21C84">
                <w:rPr>
                  <w:sz w:val="20"/>
                  <w:szCs w:val="20"/>
                  <w:rPrChange w:id="4345" w:author="Στάθης Καπ" w:date="2023-02-02T17:47:00Z">
                    <w:rPr/>
                  </w:rPrChange>
                </w:rPr>
                <w:t>863</w:t>
              </w:r>
            </w:ins>
          </w:p>
        </w:tc>
        <w:tc>
          <w:tcPr>
            <w:tcW w:w="1428" w:type="dxa"/>
          </w:tcPr>
          <w:p w14:paraId="2AF370C5" w14:textId="25D1D35E" w:rsidR="007456DB" w:rsidRPr="00A21C84" w:rsidRDefault="007456DB" w:rsidP="007456DB">
            <w:pPr>
              <w:rPr>
                <w:ins w:id="4346" w:author="Στάθης Καπ" w:date="2023-02-02T17:38:00Z"/>
                <w:rFonts w:cstheme="minorHAnsi"/>
                <w:sz w:val="20"/>
                <w:szCs w:val="20"/>
                <w:rPrChange w:id="4347" w:author="Στάθης Καπ" w:date="2023-02-02T17:47:00Z">
                  <w:rPr>
                    <w:ins w:id="4348" w:author="Στάθης Καπ" w:date="2023-02-02T17:38:00Z"/>
                    <w:rFonts w:cstheme="minorHAnsi"/>
                    <w:sz w:val="18"/>
                    <w:szCs w:val="18"/>
                  </w:rPr>
                </w:rPrChange>
              </w:rPr>
            </w:pPr>
            <w:ins w:id="4349" w:author="Στάθης Καπ" w:date="2023-02-02T17:46:00Z">
              <w:r w:rsidRPr="00A21C84">
                <w:rPr>
                  <w:sz w:val="20"/>
                  <w:szCs w:val="20"/>
                  <w:rPrChange w:id="4350" w:author="Στάθης Καπ" w:date="2023-02-02T17:47:00Z">
                    <w:rPr/>
                  </w:rPrChange>
                </w:rPr>
                <w:t>842</w:t>
              </w:r>
            </w:ins>
          </w:p>
        </w:tc>
        <w:tc>
          <w:tcPr>
            <w:tcW w:w="1428" w:type="dxa"/>
          </w:tcPr>
          <w:p w14:paraId="5839F76D" w14:textId="7DA68740" w:rsidR="007456DB" w:rsidRPr="00A21C84" w:rsidRDefault="007456DB" w:rsidP="007456DB">
            <w:pPr>
              <w:rPr>
                <w:ins w:id="4351" w:author="Στάθης Καπ" w:date="2023-02-02T17:38:00Z"/>
                <w:rFonts w:cstheme="minorHAnsi"/>
                <w:sz w:val="20"/>
                <w:szCs w:val="20"/>
                <w:rPrChange w:id="4352" w:author="Στάθης Καπ" w:date="2023-02-02T17:47:00Z">
                  <w:rPr>
                    <w:ins w:id="4353" w:author="Στάθης Καπ" w:date="2023-02-02T17:38:00Z"/>
                    <w:rFonts w:cstheme="minorHAnsi"/>
                    <w:sz w:val="18"/>
                    <w:szCs w:val="18"/>
                  </w:rPr>
                </w:rPrChange>
              </w:rPr>
            </w:pPr>
            <w:ins w:id="4354" w:author="Στάθης Καπ" w:date="2023-02-02T17:46:00Z">
              <w:r w:rsidRPr="00A21C84">
                <w:rPr>
                  <w:sz w:val="20"/>
                  <w:szCs w:val="20"/>
                  <w:rPrChange w:id="4355" w:author="Στάθης Καπ" w:date="2023-02-02T17:47:00Z">
                    <w:rPr/>
                  </w:rPrChange>
                </w:rPr>
                <w:t>1.362</w:t>
              </w:r>
            </w:ins>
          </w:p>
        </w:tc>
        <w:tc>
          <w:tcPr>
            <w:tcW w:w="1428" w:type="dxa"/>
          </w:tcPr>
          <w:p w14:paraId="42D603D6" w14:textId="789F94BD" w:rsidR="007456DB" w:rsidRPr="00A21C84" w:rsidRDefault="007456DB" w:rsidP="007456DB">
            <w:pPr>
              <w:rPr>
                <w:ins w:id="4356" w:author="Στάθης Καπ" w:date="2023-02-02T17:38:00Z"/>
                <w:rFonts w:cstheme="minorHAnsi"/>
                <w:sz w:val="20"/>
                <w:szCs w:val="20"/>
                <w:rPrChange w:id="4357" w:author="Στάθης Καπ" w:date="2023-02-02T17:47:00Z">
                  <w:rPr>
                    <w:ins w:id="4358" w:author="Στάθης Καπ" w:date="2023-02-02T17:38:00Z"/>
                    <w:rFonts w:cstheme="minorHAnsi"/>
                    <w:sz w:val="18"/>
                    <w:szCs w:val="18"/>
                  </w:rPr>
                </w:rPrChange>
              </w:rPr>
            </w:pPr>
            <w:ins w:id="4359" w:author="Στάθης Καπ" w:date="2023-02-02T17:46:00Z">
              <w:r w:rsidRPr="00A21C84">
                <w:rPr>
                  <w:sz w:val="20"/>
                  <w:szCs w:val="20"/>
                  <w:rPrChange w:id="4360" w:author="Στάθης Καπ" w:date="2023-02-02T17:47:00Z">
                    <w:rPr/>
                  </w:rPrChange>
                </w:rPr>
                <w:t>49</w:t>
              </w:r>
            </w:ins>
          </w:p>
        </w:tc>
      </w:tr>
      <w:tr w:rsidR="007456DB" w14:paraId="48560253" w14:textId="77777777" w:rsidTr="00AA2735">
        <w:trPr>
          <w:jc w:val="center"/>
          <w:ins w:id="4361" w:author="Στάθης Καπ" w:date="2023-02-02T17:38:00Z"/>
        </w:trPr>
        <w:tc>
          <w:tcPr>
            <w:tcW w:w="1427" w:type="dxa"/>
          </w:tcPr>
          <w:p w14:paraId="5EAC87BF" w14:textId="231422CB" w:rsidR="007456DB" w:rsidRPr="00A21C84" w:rsidRDefault="007456DB" w:rsidP="007456DB">
            <w:pPr>
              <w:rPr>
                <w:ins w:id="4362" w:author="Στάθης Καπ" w:date="2023-02-02T17:38:00Z"/>
                <w:rFonts w:cstheme="minorHAnsi"/>
                <w:sz w:val="20"/>
                <w:szCs w:val="20"/>
                <w:rPrChange w:id="4363" w:author="Στάθης Καπ" w:date="2023-02-02T17:47:00Z">
                  <w:rPr>
                    <w:ins w:id="4364" w:author="Στάθης Καπ" w:date="2023-02-02T17:38:00Z"/>
                    <w:rFonts w:cstheme="minorHAnsi"/>
                    <w:sz w:val="18"/>
                    <w:szCs w:val="18"/>
                  </w:rPr>
                </w:rPrChange>
              </w:rPr>
            </w:pPr>
            <w:ins w:id="4365" w:author="Στάθης Καπ" w:date="2023-02-02T17:39:00Z">
              <w:r w:rsidRPr="00A21C84">
                <w:rPr>
                  <w:rFonts w:cstheme="minorHAnsi"/>
                  <w:sz w:val="20"/>
                  <w:szCs w:val="20"/>
                  <w:rPrChange w:id="4366" w:author="Στάθης Καπ" w:date="2023-02-02T17:47:00Z">
                    <w:rPr>
                      <w:rFonts w:cstheme="minorHAnsi"/>
                      <w:sz w:val="18"/>
                      <w:szCs w:val="18"/>
                    </w:rPr>
                  </w:rPrChange>
                </w:rPr>
                <w:t>p</w:t>
              </w:r>
            </w:ins>
            <w:ins w:id="4367" w:author="Στάθης Καπ" w:date="2023-02-02T17:38:00Z">
              <w:r w:rsidRPr="00A21C84">
                <w:rPr>
                  <w:rFonts w:cstheme="minorHAnsi"/>
                  <w:sz w:val="20"/>
                  <w:szCs w:val="20"/>
                  <w:rPrChange w:id="4368" w:author="Στάθης Καπ" w:date="2023-02-02T17:47:00Z">
                    <w:rPr>
                      <w:rFonts w:cstheme="minorHAnsi"/>
                      <w:sz w:val="18"/>
                      <w:szCs w:val="18"/>
                    </w:rPr>
                  </w:rPrChange>
                </w:rPr>
                <w:t>r05</w:t>
              </w:r>
            </w:ins>
          </w:p>
        </w:tc>
        <w:tc>
          <w:tcPr>
            <w:tcW w:w="1427" w:type="dxa"/>
          </w:tcPr>
          <w:p w14:paraId="1BE08487" w14:textId="15EE5736" w:rsidR="007456DB" w:rsidRPr="00A21C84" w:rsidRDefault="007456DB" w:rsidP="007456DB">
            <w:pPr>
              <w:rPr>
                <w:ins w:id="4369" w:author="Στάθης Καπ" w:date="2023-02-02T17:38:00Z"/>
                <w:rFonts w:cstheme="minorHAnsi"/>
                <w:sz w:val="20"/>
                <w:szCs w:val="20"/>
                <w:rPrChange w:id="4370" w:author="Στάθης Καπ" w:date="2023-02-02T17:47:00Z">
                  <w:rPr>
                    <w:ins w:id="4371" w:author="Στάθης Καπ" w:date="2023-02-02T17:38:00Z"/>
                    <w:rFonts w:cstheme="minorHAnsi"/>
                    <w:sz w:val="18"/>
                    <w:szCs w:val="18"/>
                  </w:rPr>
                </w:rPrChange>
              </w:rPr>
            </w:pPr>
            <w:ins w:id="4372" w:author="Στάθης Καπ" w:date="2023-02-02T17:40:00Z">
              <w:r w:rsidRPr="00A21C84">
                <w:rPr>
                  <w:sz w:val="20"/>
                  <w:szCs w:val="20"/>
                  <w:rPrChange w:id="4373" w:author="Στάθης Καπ" w:date="2023-02-02T17:47:00Z">
                    <w:rPr/>
                  </w:rPrChange>
                </w:rPr>
                <w:t>1101</w:t>
              </w:r>
            </w:ins>
          </w:p>
        </w:tc>
        <w:tc>
          <w:tcPr>
            <w:tcW w:w="1690" w:type="dxa"/>
          </w:tcPr>
          <w:p w14:paraId="0F48F63A" w14:textId="615D3C53" w:rsidR="007456DB" w:rsidRPr="00A21C84" w:rsidRDefault="007456DB" w:rsidP="007456DB">
            <w:pPr>
              <w:rPr>
                <w:ins w:id="4374" w:author="Στάθης Καπ" w:date="2023-02-02T17:38:00Z"/>
                <w:rFonts w:cstheme="minorHAnsi"/>
                <w:sz w:val="20"/>
                <w:szCs w:val="20"/>
                <w:rPrChange w:id="4375" w:author="Στάθης Καπ" w:date="2023-02-02T17:47:00Z">
                  <w:rPr>
                    <w:ins w:id="4376" w:author="Στάθης Καπ" w:date="2023-02-02T17:38:00Z"/>
                    <w:rFonts w:cstheme="minorHAnsi"/>
                    <w:sz w:val="18"/>
                    <w:szCs w:val="18"/>
                  </w:rPr>
                </w:rPrChange>
              </w:rPr>
            </w:pPr>
            <w:ins w:id="4377" w:author="Στάθης Καπ" w:date="2023-02-02T17:43:00Z">
              <w:r w:rsidRPr="00A21C84">
                <w:rPr>
                  <w:sz w:val="20"/>
                  <w:szCs w:val="20"/>
                  <w:rPrChange w:id="4378" w:author="Στάθης Καπ" w:date="2023-02-02T17:47:00Z">
                    <w:rPr/>
                  </w:rPrChange>
                </w:rPr>
                <w:t>1011</w:t>
              </w:r>
            </w:ins>
          </w:p>
        </w:tc>
        <w:tc>
          <w:tcPr>
            <w:tcW w:w="1428" w:type="dxa"/>
          </w:tcPr>
          <w:p w14:paraId="7D1AD7F9" w14:textId="1D1A057B" w:rsidR="007456DB" w:rsidRPr="00A21C84" w:rsidRDefault="007456DB" w:rsidP="007456DB">
            <w:pPr>
              <w:rPr>
                <w:ins w:id="4379" w:author="Στάθης Καπ" w:date="2023-02-02T17:38:00Z"/>
                <w:rFonts w:cstheme="minorHAnsi"/>
                <w:sz w:val="20"/>
                <w:szCs w:val="20"/>
                <w:rPrChange w:id="4380" w:author="Στάθης Καπ" w:date="2023-02-02T17:47:00Z">
                  <w:rPr>
                    <w:ins w:id="4381" w:author="Στάθης Καπ" w:date="2023-02-02T17:38:00Z"/>
                    <w:rFonts w:cstheme="minorHAnsi"/>
                    <w:sz w:val="18"/>
                    <w:szCs w:val="18"/>
                  </w:rPr>
                </w:rPrChange>
              </w:rPr>
            </w:pPr>
            <w:ins w:id="4382" w:author="Στάθης Καπ" w:date="2023-02-02T17:46:00Z">
              <w:r w:rsidRPr="00A21C84">
                <w:rPr>
                  <w:sz w:val="20"/>
                  <w:szCs w:val="20"/>
                  <w:rPrChange w:id="4383" w:author="Στάθης Καπ" w:date="2023-02-02T17:47:00Z">
                    <w:rPr/>
                  </w:rPrChange>
                </w:rPr>
                <w:t>991</w:t>
              </w:r>
            </w:ins>
          </w:p>
        </w:tc>
        <w:tc>
          <w:tcPr>
            <w:tcW w:w="1428" w:type="dxa"/>
          </w:tcPr>
          <w:p w14:paraId="09DC618C" w14:textId="0A510C0A" w:rsidR="007456DB" w:rsidRPr="00A21C84" w:rsidRDefault="007456DB" w:rsidP="007456DB">
            <w:pPr>
              <w:rPr>
                <w:ins w:id="4384" w:author="Στάθης Καπ" w:date="2023-02-02T17:38:00Z"/>
                <w:rFonts w:cstheme="minorHAnsi"/>
                <w:sz w:val="20"/>
                <w:szCs w:val="20"/>
                <w:rPrChange w:id="4385" w:author="Στάθης Καπ" w:date="2023-02-02T17:47:00Z">
                  <w:rPr>
                    <w:ins w:id="4386" w:author="Στάθης Καπ" w:date="2023-02-02T17:38:00Z"/>
                    <w:rFonts w:cstheme="minorHAnsi"/>
                    <w:sz w:val="18"/>
                    <w:szCs w:val="18"/>
                  </w:rPr>
                </w:rPrChange>
              </w:rPr>
            </w:pPr>
            <w:ins w:id="4387" w:author="Στάθης Καπ" w:date="2023-02-02T17:46:00Z">
              <w:r w:rsidRPr="00A21C84">
                <w:rPr>
                  <w:sz w:val="20"/>
                  <w:szCs w:val="20"/>
                  <w:rPrChange w:id="4388" w:author="Στάθης Καπ" w:date="2023-02-02T17:47:00Z">
                    <w:rPr/>
                  </w:rPrChange>
                </w:rPr>
                <w:t>1.844</w:t>
              </w:r>
            </w:ins>
          </w:p>
        </w:tc>
        <w:tc>
          <w:tcPr>
            <w:tcW w:w="1428" w:type="dxa"/>
          </w:tcPr>
          <w:p w14:paraId="6696F586" w14:textId="624792A1" w:rsidR="007456DB" w:rsidRPr="00A21C84" w:rsidRDefault="007456DB" w:rsidP="007456DB">
            <w:pPr>
              <w:rPr>
                <w:ins w:id="4389" w:author="Στάθης Καπ" w:date="2023-02-02T17:38:00Z"/>
                <w:rFonts w:cstheme="minorHAnsi"/>
                <w:sz w:val="20"/>
                <w:szCs w:val="20"/>
                <w:rPrChange w:id="4390" w:author="Στάθης Καπ" w:date="2023-02-02T17:47:00Z">
                  <w:rPr>
                    <w:ins w:id="4391" w:author="Στάθης Καπ" w:date="2023-02-02T17:38:00Z"/>
                    <w:rFonts w:cstheme="minorHAnsi"/>
                    <w:sz w:val="18"/>
                    <w:szCs w:val="18"/>
                  </w:rPr>
                </w:rPrChange>
              </w:rPr>
            </w:pPr>
            <w:ins w:id="4392" w:author="Στάθης Καπ" w:date="2023-02-02T17:46:00Z">
              <w:r w:rsidRPr="00A21C84">
                <w:rPr>
                  <w:sz w:val="20"/>
                  <w:szCs w:val="20"/>
                  <w:rPrChange w:id="4393" w:author="Στάθης Καπ" w:date="2023-02-02T17:47:00Z">
                    <w:rPr/>
                  </w:rPrChange>
                </w:rPr>
                <w:t>56</w:t>
              </w:r>
            </w:ins>
          </w:p>
        </w:tc>
      </w:tr>
      <w:tr w:rsidR="007456DB" w14:paraId="79177A08" w14:textId="77777777" w:rsidTr="00AA2735">
        <w:trPr>
          <w:jc w:val="center"/>
          <w:ins w:id="4394" w:author="Στάθης Καπ" w:date="2023-02-02T17:38:00Z"/>
        </w:trPr>
        <w:tc>
          <w:tcPr>
            <w:tcW w:w="1427" w:type="dxa"/>
          </w:tcPr>
          <w:p w14:paraId="26A41288" w14:textId="5BFC99FE" w:rsidR="007456DB" w:rsidRPr="00A21C84" w:rsidRDefault="007456DB" w:rsidP="007456DB">
            <w:pPr>
              <w:rPr>
                <w:ins w:id="4395" w:author="Στάθης Καπ" w:date="2023-02-02T17:38:00Z"/>
                <w:rFonts w:cstheme="minorHAnsi"/>
                <w:sz w:val="20"/>
                <w:szCs w:val="20"/>
                <w:rPrChange w:id="4396" w:author="Στάθης Καπ" w:date="2023-02-02T17:47:00Z">
                  <w:rPr>
                    <w:ins w:id="4397" w:author="Στάθης Καπ" w:date="2023-02-02T17:38:00Z"/>
                    <w:rFonts w:cstheme="minorHAnsi"/>
                    <w:sz w:val="18"/>
                    <w:szCs w:val="18"/>
                  </w:rPr>
                </w:rPrChange>
              </w:rPr>
            </w:pPr>
            <w:ins w:id="4398" w:author="Στάθης Καπ" w:date="2023-02-02T17:39:00Z">
              <w:r w:rsidRPr="00A21C84">
                <w:rPr>
                  <w:rFonts w:cstheme="minorHAnsi"/>
                  <w:sz w:val="20"/>
                  <w:szCs w:val="20"/>
                  <w:rPrChange w:id="4399" w:author="Στάθης Καπ" w:date="2023-02-02T17:47:00Z">
                    <w:rPr>
                      <w:rFonts w:cstheme="minorHAnsi"/>
                      <w:sz w:val="18"/>
                      <w:szCs w:val="18"/>
                    </w:rPr>
                  </w:rPrChange>
                </w:rPr>
                <w:t>p</w:t>
              </w:r>
            </w:ins>
            <w:ins w:id="4400" w:author="Στάθης Καπ" w:date="2023-02-02T17:38:00Z">
              <w:r w:rsidRPr="00A21C84">
                <w:rPr>
                  <w:rFonts w:cstheme="minorHAnsi"/>
                  <w:sz w:val="20"/>
                  <w:szCs w:val="20"/>
                  <w:rPrChange w:id="4401" w:author="Στάθης Καπ" w:date="2023-02-02T17:47:00Z">
                    <w:rPr>
                      <w:rFonts w:cstheme="minorHAnsi"/>
                      <w:sz w:val="18"/>
                      <w:szCs w:val="18"/>
                    </w:rPr>
                  </w:rPrChange>
                </w:rPr>
                <w:t>r06</w:t>
              </w:r>
            </w:ins>
          </w:p>
        </w:tc>
        <w:tc>
          <w:tcPr>
            <w:tcW w:w="1427" w:type="dxa"/>
          </w:tcPr>
          <w:p w14:paraId="7F679FDA" w14:textId="7FD95614" w:rsidR="007456DB" w:rsidRPr="00A21C84" w:rsidRDefault="007456DB" w:rsidP="007456DB">
            <w:pPr>
              <w:rPr>
                <w:ins w:id="4402" w:author="Στάθης Καπ" w:date="2023-02-02T17:38:00Z"/>
                <w:rFonts w:cstheme="minorHAnsi"/>
                <w:sz w:val="20"/>
                <w:szCs w:val="20"/>
                <w:rPrChange w:id="4403" w:author="Στάθης Καπ" w:date="2023-02-02T17:47:00Z">
                  <w:rPr>
                    <w:ins w:id="4404" w:author="Στάθης Καπ" w:date="2023-02-02T17:38:00Z"/>
                    <w:rFonts w:cstheme="minorHAnsi"/>
                    <w:sz w:val="18"/>
                    <w:szCs w:val="18"/>
                  </w:rPr>
                </w:rPrChange>
              </w:rPr>
            </w:pPr>
            <w:ins w:id="4405" w:author="Στάθης Καπ" w:date="2023-02-02T17:41:00Z">
              <w:r w:rsidRPr="00A21C84">
                <w:rPr>
                  <w:sz w:val="20"/>
                  <w:szCs w:val="20"/>
                  <w:rPrChange w:id="4406" w:author="Στάθης Καπ" w:date="2023-02-02T17:47:00Z">
                    <w:rPr/>
                  </w:rPrChange>
                </w:rPr>
                <w:t>1076</w:t>
              </w:r>
            </w:ins>
          </w:p>
        </w:tc>
        <w:tc>
          <w:tcPr>
            <w:tcW w:w="1690" w:type="dxa"/>
          </w:tcPr>
          <w:p w14:paraId="456C7418" w14:textId="10412232" w:rsidR="007456DB" w:rsidRPr="00A21C84" w:rsidRDefault="007456DB" w:rsidP="007456DB">
            <w:pPr>
              <w:rPr>
                <w:ins w:id="4407" w:author="Στάθης Καπ" w:date="2023-02-02T17:38:00Z"/>
                <w:rFonts w:cstheme="minorHAnsi"/>
                <w:sz w:val="20"/>
                <w:szCs w:val="20"/>
                <w:rPrChange w:id="4408" w:author="Στάθης Καπ" w:date="2023-02-02T17:47:00Z">
                  <w:rPr>
                    <w:ins w:id="4409" w:author="Στάθης Καπ" w:date="2023-02-02T17:38:00Z"/>
                    <w:rFonts w:cstheme="minorHAnsi"/>
                    <w:sz w:val="18"/>
                    <w:szCs w:val="18"/>
                  </w:rPr>
                </w:rPrChange>
              </w:rPr>
            </w:pPr>
            <w:ins w:id="4410" w:author="Στάθης Καπ" w:date="2023-02-02T17:43:00Z">
              <w:r w:rsidRPr="00A21C84">
                <w:rPr>
                  <w:sz w:val="20"/>
                  <w:szCs w:val="20"/>
                  <w:rPrChange w:id="4411" w:author="Στάθης Καπ" w:date="2023-02-02T17:47:00Z">
                    <w:rPr/>
                  </w:rPrChange>
                </w:rPr>
                <w:t>997</w:t>
              </w:r>
            </w:ins>
          </w:p>
        </w:tc>
        <w:tc>
          <w:tcPr>
            <w:tcW w:w="1428" w:type="dxa"/>
          </w:tcPr>
          <w:p w14:paraId="6CAE86F8" w14:textId="6ED110C3" w:rsidR="007456DB" w:rsidRPr="00A21C84" w:rsidRDefault="007456DB" w:rsidP="007456DB">
            <w:pPr>
              <w:rPr>
                <w:ins w:id="4412" w:author="Στάθης Καπ" w:date="2023-02-02T17:38:00Z"/>
                <w:rFonts w:cstheme="minorHAnsi"/>
                <w:sz w:val="20"/>
                <w:szCs w:val="20"/>
                <w:rPrChange w:id="4413" w:author="Στάθης Καπ" w:date="2023-02-02T17:47:00Z">
                  <w:rPr>
                    <w:ins w:id="4414" w:author="Στάθης Καπ" w:date="2023-02-02T17:38:00Z"/>
                    <w:rFonts w:cstheme="minorHAnsi"/>
                    <w:sz w:val="18"/>
                    <w:szCs w:val="18"/>
                  </w:rPr>
                </w:rPrChange>
              </w:rPr>
            </w:pPr>
            <w:ins w:id="4415" w:author="Στάθης Καπ" w:date="2023-02-02T17:46:00Z">
              <w:r w:rsidRPr="00A21C84">
                <w:rPr>
                  <w:sz w:val="20"/>
                  <w:szCs w:val="20"/>
                  <w:rPrChange w:id="4416" w:author="Στάθης Καπ" w:date="2023-02-02T17:47:00Z">
                    <w:rPr/>
                  </w:rPrChange>
                </w:rPr>
                <w:t>948</w:t>
              </w:r>
            </w:ins>
          </w:p>
        </w:tc>
        <w:tc>
          <w:tcPr>
            <w:tcW w:w="1428" w:type="dxa"/>
          </w:tcPr>
          <w:p w14:paraId="7E7CD884" w14:textId="657D06B8" w:rsidR="007456DB" w:rsidRPr="00A21C84" w:rsidRDefault="007456DB" w:rsidP="007456DB">
            <w:pPr>
              <w:rPr>
                <w:ins w:id="4417" w:author="Στάθης Καπ" w:date="2023-02-02T17:38:00Z"/>
                <w:rFonts w:cstheme="minorHAnsi"/>
                <w:sz w:val="20"/>
                <w:szCs w:val="20"/>
                <w:rPrChange w:id="4418" w:author="Στάθης Καπ" w:date="2023-02-02T17:47:00Z">
                  <w:rPr>
                    <w:ins w:id="4419" w:author="Στάθης Καπ" w:date="2023-02-02T17:38:00Z"/>
                    <w:rFonts w:cstheme="minorHAnsi"/>
                    <w:sz w:val="18"/>
                    <w:szCs w:val="18"/>
                  </w:rPr>
                </w:rPrChange>
              </w:rPr>
            </w:pPr>
            <w:ins w:id="4420" w:author="Στάθης Καπ" w:date="2023-02-02T17:46:00Z">
              <w:r w:rsidRPr="00A21C84">
                <w:rPr>
                  <w:sz w:val="20"/>
                  <w:szCs w:val="20"/>
                  <w:rPrChange w:id="4421" w:author="Στάθης Καπ" w:date="2023-02-02T17:47:00Z">
                    <w:rPr/>
                  </w:rPrChange>
                </w:rPr>
                <w:t>1.94</w:t>
              </w:r>
            </w:ins>
          </w:p>
        </w:tc>
        <w:tc>
          <w:tcPr>
            <w:tcW w:w="1428" w:type="dxa"/>
          </w:tcPr>
          <w:p w14:paraId="168B4D0C" w14:textId="0877A0AE" w:rsidR="007456DB" w:rsidRPr="00A21C84" w:rsidRDefault="007456DB" w:rsidP="007456DB">
            <w:pPr>
              <w:rPr>
                <w:ins w:id="4422" w:author="Στάθης Καπ" w:date="2023-02-02T17:38:00Z"/>
                <w:rFonts w:cstheme="minorHAnsi"/>
                <w:sz w:val="20"/>
                <w:szCs w:val="20"/>
                <w:rPrChange w:id="4423" w:author="Στάθης Καπ" w:date="2023-02-02T17:47:00Z">
                  <w:rPr>
                    <w:ins w:id="4424" w:author="Στάθης Καπ" w:date="2023-02-02T17:38:00Z"/>
                    <w:rFonts w:cstheme="minorHAnsi"/>
                    <w:sz w:val="18"/>
                    <w:szCs w:val="18"/>
                  </w:rPr>
                </w:rPrChange>
              </w:rPr>
            </w:pPr>
            <w:ins w:id="4425" w:author="Στάθης Καπ" w:date="2023-02-02T17:46:00Z">
              <w:r w:rsidRPr="00A21C84">
                <w:rPr>
                  <w:sz w:val="20"/>
                  <w:szCs w:val="20"/>
                  <w:rPrChange w:id="4426" w:author="Στάθης Καπ" w:date="2023-02-02T17:47:00Z">
                    <w:rPr/>
                  </w:rPrChange>
                </w:rPr>
                <w:t>52</w:t>
              </w:r>
            </w:ins>
          </w:p>
        </w:tc>
      </w:tr>
      <w:tr w:rsidR="007456DB" w14:paraId="008715F4" w14:textId="77777777" w:rsidTr="00AA2735">
        <w:trPr>
          <w:jc w:val="center"/>
          <w:ins w:id="4427" w:author="Στάθης Καπ" w:date="2023-02-02T17:38:00Z"/>
        </w:trPr>
        <w:tc>
          <w:tcPr>
            <w:tcW w:w="1427" w:type="dxa"/>
          </w:tcPr>
          <w:p w14:paraId="14B17959" w14:textId="3B1B934E" w:rsidR="007456DB" w:rsidRPr="00A21C84" w:rsidRDefault="007456DB" w:rsidP="007456DB">
            <w:pPr>
              <w:rPr>
                <w:ins w:id="4428" w:author="Στάθης Καπ" w:date="2023-02-02T17:38:00Z"/>
                <w:rFonts w:cstheme="minorHAnsi"/>
                <w:sz w:val="20"/>
                <w:szCs w:val="20"/>
                <w:lang w:val="el-GR"/>
                <w:rPrChange w:id="4429" w:author="Στάθης Καπ" w:date="2023-02-02T17:47:00Z">
                  <w:rPr>
                    <w:ins w:id="4430" w:author="Στάθης Καπ" w:date="2023-02-02T17:38:00Z"/>
                    <w:rFonts w:cstheme="minorHAnsi"/>
                    <w:sz w:val="18"/>
                    <w:szCs w:val="18"/>
                    <w:lang w:val="el-GR"/>
                  </w:rPr>
                </w:rPrChange>
              </w:rPr>
            </w:pPr>
            <w:ins w:id="4431" w:author="Στάθης Καπ" w:date="2023-02-02T17:39:00Z">
              <w:r w:rsidRPr="00A21C84">
                <w:rPr>
                  <w:rFonts w:cstheme="minorHAnsi"/>
                  <w:sz w:val="20"/>
                  <w:szCs w:val="20"/>
                  <w:rPrChange w:id="4432" w:author="Στάθης Καπ" w:date="2023-02-02T17:47:00Z">
                    <w:rPr>
                      <w:rFonts w:cstheme="minorHAnsi"/>
                      <w:sz w:val="18"/>
                      <w:szCs w:val="18"/>
                    </w:rPr>
                  </w:rPrChange>
                </w:rPr>
                <w:t>p</w:t>
              </w:r>
            </w:ins>
            <w:ins w:id="4433" w:author="Στάθης Καπ" w:date="2023-02-02T17:38:00Z">
              <w:r w:rsidRPr="00A21C84">
                <w:rPr>
                  <w:rFonts w:cstheme="minorHAnsi"/>
                  <w:sz w:val="20"/>
                  <w:szCs w:val="20"/>
                  <w:rPrChange w:id="4434" w:author="Στάθης Καπ" w:date="2023-02-02T17:47:00Z">
                    <w:rPr>
                      <w:rFonts w:cstheme="minorHAnsi"/>
                      <w:sz w:val="18"/>
                      <w:szCs w:val="18"/>
                    </w:rPr>
                  </w:rPrChange>
                </w:rPr>
                <w:t>r07</w:t>
              </w:r>
            </w:ins>
          </w:p>
        </w:tc>
        <w:tc>
          <w:tcPr>
            <w:tcW w:w="1427" w:type="dxa"/>
          </w:tcPr>
          <w:p w14:paraId="7789094B" w14:textId="3C4156E7" w:rsidR="007456DB" w:rsidRPr="00A21C84" w:rsidRDefault="007456DB" w:rsidP="007456DB">
            <w:pPr>
              <w:rPr>
                <w:ins w:id="4435" w:author="Στάθης Καπ" w:date="2023-02-02T17:38:00Z"/>
                <w:rFonts w:cstheme="minorHAnsi"/>
                <w:sz w:val="20"/>
                <w:szCs w:val="20"/>
                <w:rPrChange w:id="4436" w:author="Στάθης Καπ" w:date="2023-02-02T17:47:00Z">
                  <w:rPr>
                    <w:ins w:id="4437" w:author="Στάθης Καπ" w:date="2023-02-02T17:38:00Z"/>
                    <w:rFonts w:cstheme="minorHAnsi"/>
                    <w:sz w:val="18"/>
                    <w:szCs w:val="18"/>
                  </w:rPr>
                </w:rPrChange>
              </w:rPr>
            </w:pPr>
            <w:ins w:id="4438" w:author="Στάθης Καπ" w:date="2023-02-02T17:41:00Z">
              <w:r w:rsidRPr="00A21C84">
                <w:rPr>
                  <w:sz w:val="20"/>
                  <w:szCs w:val="20"/>
                  <w:rPrChange w:id="4439" w:author="Στάθης Καπ" w:date="2023-02-02T17:47:00Z">
                    <w:rPr/>
                  </w:rPrChange>
                </w:rPr>
                <w:t>566</w:t>
              </w:r>
            </w:ins>
          </w:p>
        </w:tc>
        <w:tc>
          <w:tcPr>
            <w:tcW w:w="1690" w:type="dxa"/>
          </w:tcPr>
          <w:p w14:paraId="5F368AC4" w14:textId="0FFF629B" w:rsidR="007456DB" w:rsidRPr="00A21C84" w:rsidRDefault="007456DB" w:rsidP="007456DB">
            <w:pPr>
              <w:rPr>
                <w:ins w:id="4440" w:author="Στάθης Καπ" w:date="2023-02-02T17:38:00Z"/>
                <w:rFonts w:cstheme="minorHAnsi"/>
                <w:sz w:val="20"/>
                <w:szCs w:val="20"/>
                <w:rPrChange w:id="4441" w:author="Στάθης Καπ" w:date="2023-02-02T17:47:00Z">
                  <w:rPr>
                    <w:ins w:id="4442" w:author="Στάθης Καπ" w:date="2023-02-02T17:38:00Z"/>
                    <w:rFonts w:cstheme="minorHAnsi"/>
                    <w:sz w:val="18"/>
                    <w:szCs w:val="18"/>
                  </w:rPr>
                </w:rPrChange>
              </w:rPr>
            </w:pPr>
            <w:ins w:id="4443" w:author="Στάθης Καπ" w:date="2023-02-02T17:43:00Z">
              <w:r w:rsidRPr="00A21C84">
                <w:rPr>
                  <w:sz w:val="20"/>
                  <w:szCs w:val="20"/>
                  <w:rPrChange w:id="4444" w:author="Στάθης Καπ" w:date="2023-02-02T17:47:00Z">
                    <w:rPr/>
                  </w:rPrChange>
                </w:rPr>
                <w:t>552</w:t>
              </w:r>
            </w:ins>
          </w:p>
        </w:tc>
        <w:tc>
          <w:tcPr>
            <w:tcW w:w="1428" w:type="dxa"/>
          </w:tcPr>
          <w:p w14:paraId="4A76593E" w14:textId="705BF2E6" w:rsidR="007456DB" w:rsidRPr="00A21C84" w:rsidRDefault="007456DB" w:rsidP="007456DB">
            <w:pPr>
              <w:rPr>
                <w:ins w:id="4445" w:author="Στάθης Καπ" w:date="2023-02-02T17:38:00Z"/>
                <w:rFonts w:cstheme="minorHAnsi"/>
                <w:sz w:val="20"/>
                <w:szCs w:val="20"/>
                <w:rPrChange w:id="4446" w:author="Στάθης Καπ" w:date="2023-02-02T17:47:00Z">
                  <w:rPr>
                    <w:ins w:id="4447" w:author="Στάθης Καπ" w:date="2023-02-02T17:38:00Z"/>
                    <w:rFonts w:cstheme="minorHAnsi"/>
                    <w:sz w:val="18"/>
                    <w:szCs w:val="18"/>
                  </w:rPr>
                </w:rPrChange>
              </w:rPr>
            </w:pPr>
            <w:ins w:id="4448" w:author="Στάθης Καπ" w:date="2023-02-02T17:46:00Z">
              <w:r w:rsidRPr="00A21C84">
                <w:rPr>
                  <w:sz w:val="20"/>
                  <w:szCs w:val="20"/>
                  <w:rPrChange w:id="4449" w:author="Στάθης Καπ" w:date="2023-02-02T17:47:00Z">
                    <w:rPr/>
                  </w:rPrChange>
                </w:rPr>
                <w:t>534</w:t>
              </w:r>
            </w:ins>
          </w:p>
        </w:tc>
        <w:tc>
          <w:tcPr>
            <w:tcW w:w="1428" w:type="dxa"/>
          </w:tcPr>
          <w:p w14:paraId="394A89C6" w14:textId="12824A88" w:rsidR="007456DB" w:rsidRPr="00A21C84" w:rsidRDefault="007456DB" w:rsidP="007456DB">
            <w:pPr>
              <w:rPr>
                <w:ins w:id="4450" w:author="Στάθης Καπ" w:date="2023-02-02T17:38:00Z"/>
                <w:rFonts w:cstheme="minorHAnsi"/>
                <w:sz w:val="20"/>
                <w:szCs w:val="20"/>
                <w:rPrChange w:id="4451" w:author="Στάθης Καπ" w:date="2023-02-02T17:47:00Z">
                  <w:rPr>
                    <w:ins w:id="4452" w:author="Στάθης Καπ" w:date="2023-02-02T17:38:00Z"/>
                    <w:rFonts w:cstheme="minorHAnsi"/>
                    <w:sz w:val="18"/>
                    <w:szCs w:val="18"/>
                  </w:rPr>
                </w:rPrChange>
              </w:rPr>
            </w:pPr>
            <w:ins w:id="4453" w:author="Στάθης Καπ" w:date="2023-02-02T17:46:00Z">
              <w:r w:rsidRPr="00A21C84">
                <w:rPr>
                  <w:sz w:val="20"/>
                  <w:szCs w:val="20"/>
                  <w:rPrChange w:id="4454" w:author="Στάθης Καπ" w:date="2023-02-02T17:47:00Z">
                    <w:rPr/>
                  </w:rPrChange>
                </w:rPr>
                <w:t>0.192</w:t>
              </w:r>
            </w:ins>
          </w:p>
        </w:tc>
        <w:tc>
          <w:tcPr>
            <w:tcW w:w="1428" w:type="dxa"/>
          </w:tcPr>
          <w:p w14:paraId="7B943A22" w14:textId="2B720951" w:rsidR="007456DB" w:rsidRPr="00A21C84" w:rsidRDefault="007456DB" w:rsidP="007456DB">
            <w:pPr>
              <w:rPr>
                <w:ins w:id="4455" w:author="Στάθης Καπ" w:date="2023-02-02T17:38:00Z"/>
                <w:rFonts w:cstheme="minorHAnsi"/>
                <w:sz w:val="20"/>
                <w:szCs w:val="20"/>
                <w:rPrChange w:id="4456" w:author="Στάθης Καπ" w:date="2023-02-02T17:47:00Z">
                  <w:rPr>
                    <w:ins w:id="4457" w:author="Στάθης Καπ" w:date="2023-02-02T17:38:00Z"/>
                    <w:rFonts w:cstheme="minorHAnsi"/>
                    <w:sz w:val="18"/>
                    <w:szCs w:val="18"/>
                  </w:rPr>
                </w:rPrChange>
              </w:rPr>
            </w:pPr>
            <w:ins w:id="4458" w:author="Στάθης Καπ" w:date="2023-02-02T17:46:00Z">
              <w:r w:rsidRPr="00A21C84">
                <w:rPr>
                  <w:sz w:val="20"/>
                  <w:szCs w:val="20"/>
                  <w:rPrChange w:id="4459" w:author="Στάθης Καπ" w:date="2023-02-02T17:47:00Z">
                    <w:rPr/>
                  </w:rPrChange>
                </w:rPr>
                <w:t>35</w:t>
              </w:r>
            </w:ins>
          </w:p>
        </w:tc>
      </w:tr>
      <w:tr w:rsidR="007456DB" w14:paraId="747272A8" w14:textId="77777777" w:rsidTr="00AA2735">
        <w:trPr>
          <w:jc w:val="center"/>
          <w:ins w:id="4460" w:author="Στάθης Καπ" w:date="2023-02-02T17:38:00Z"/>
        </w:trPr>
        <w:tc>
          <w:tcPr>
            <w:tcW w:w="1427" w:type="dxa"/>
          </w:tcPr>
          <w:p w14:paraId="5961DED2" w14:textId="0A4A6273" w:rsidR="007456DB" w:rsidRPr="00A21C84" w:rsidRDefault="007456DB" w:rsidP="007456DB">
            <w:pPr>
              <w:rPr>
                <w:ins w:id="4461" w:author="Στάθης Καπ" w:date="2023-02-02T17:38:00Z"/>
                <w:rFonts w:cstheme="minorHAnsi"/>
                <w:sz w:val="20"/>
                <w:szCs w:val="20"/>
                <w:rPrChange w:id="4462" w:author="Στάθης Καπ" w:date="2023-02-02T17:47:00Z">
                  <w:rPr>
                    <w:ins w:id="4463" w:author="Στάθης Καπ" w:date="2023-02-02T17:38:00Z"/>
                    <w:rFonts w:cstheme="minorHAnsi"/>
                    <w:sz w:val="18"/>
                    <w:szCs w:val="18"/>
                  </w:rPr>
                </w:rPrChange>
              </w:rPr>
            </w:pPr>
            <w:ins w:id="4464" w:author="Στάθης Καπ" w:date="2023-02-02T17:39:00Z">
              <w:r w:rsidRPr="00A21C84">
                <w:rPr>
                  <w:rFonts w:cstheme="minorHAnsi"/>
                  <w:sz w:val="20"/>
                  <w:szCs w:val="20"/>
                  <w:rPrChange w:id="4465" w:author="Στάθης Καπ" w:date="2023-02-02T17:47:00Z">
                    <w:rPr>
                      <w:rFonts w:cstheme="minorHAnsi"/>
                      <w:sz w:val="18"/>
                      <w:szCs w:val="18"/>
                    </w:rPr>
                  </w:rPrChange>
                </w:rPr>
                <w:t>p</w:t>
              </w:r>
            </w:ins>
            <w:ins w:id="4466" w:author="Στάθης Καπ" w:date="2023-02-02T17:38:00Z">
              <w:r w:rsidRPr="00A21C84">
                <w:rPr>
                  <w:rFonts w:cstheme="minorHAnsi"/>
                  <w:sz w:val="20"/>
                  <w:szCs w:val="20"/>
                  <w:rPrChange w:id="4467" w:author="Στάθης Καπ" w:date="2023-02-02T17:47:00Z">
                    <w:rPr>
                      <w:rFonts w:cstheme="minorHAnsi"/>
                      <w:sz w:val="18"/>
                      <w:szCs w:val="18"/>
                    </w:rPr>
                  </w:rPrChange>
                </w:rPr>
                <w:t>r08</w:t>
              </w:r>
            </w:ins>
          </w:p>
        </w:tc>
        <w:tc>
          <w:tcPr>
            <w:tcW w:w="1427" w:type="dxa"/>
          </w:tcPr>
          <w:p w14:paraId="1AAE0C70" w14:textId="5615FA1D" w:rsidR="007456DB" w:rsidRPr="00A21C84" w:rsidRDefault="007456DB" w:rsidP="007456DB">
            <w:pPr>
              <w:rPr>
                <w:ins w:id="4468" w:author="Στάθης Καπ" w:date="2023-02-02T17:38:00Z"/>
                <w:rFonts w:cstheme="minorHAnsi"/>
                <w:sz w:val="20"/>
                <w:szCs w:val="20"/>
                <w:rPrChange w:id="4469" w:author="Στάθης Καπ" w:date="2023-02-02T17:47:00Z">
                  <w:rPr>
                    <w:ins w:id="4470" w:author="Στάθης Καπ" w:date="2023-02-02T17:38:00Z"/>
                    <w:rFonts w:cstheme="minorHAnsi"/>
                    <w:sz w:val="18"/>
                    <w:szCs w:val="18"/>
                  </w:rPr>
                </w:rPrChange>
              </w:rPr>
            </w:pPr>
            <w:ins w:id="4471" w:author="Στάθης Καπ" w:date="2023-02-02T17:41:00Z">
              <w:r w:rsidRPr="00A21C84">
                <w:rPr>
                  <w:sz w:val="20"/>
                  <w:szCs w:val="20"/>
                  <w:rPrChange w:id="4472" w:author="Στάθης Καπ" w:date="2023-02-02T17:47:00Z">
                    <w:rPr/>
                  </w:rPrChange>
                </w:rPr>
                <w:t>834</w:t>
              </w:r>
            </w:ins>
          </w:p>
        </w:tc>
        <w:tc>
          <w:tcPr>
            <w:tcW w:w="1690" w:type="dxa"/>
          </w:tcPr>
          <w:p w14:paraId="221FE414" w14:textId="1976DD15" w:rsidR="007456DB" w:rsidRPr="00A21C84" w:rsidRDefault="007456DB" w:rsidP="007456DB">
            <w:pPr>
              <w:rPr>
                <w:ins w:id="4473" w:author="Στάθης Καπ" w:date="2023-02-02T17:38:00Z"/>
                <w:rFonts w:cstheme="minorHAnsi"/>
                <w:sz w:val="20"/>
                <w:szCs w:val="20"/>
                <w:rPrChange w:id="4474" w:author="Στάθης Καπ" w:date="2023-02-02T17:47:00Z">
                  <w:rPr>
                    <w:ins w:id="4475" w:author="Στάθης Καπ" w:date="2023-02-02T17:38:00Z"/>
                    <w:rFonts w:cstheme="minorHAnsi"/>
                    <w:sz w:val="18"/>
                    <w:szCs w:val="18"/>
                  </w:rPr>
                </w:rPrChange>
              </w:rPr>
            </w:pPr>
            <w:ins w:id="4476" w:author="Στάθης Καπ" w:date="2023-02-02T17:43:00Z">
              <w:r w:rsidRPr="00A21C84">
                <w:rPr>
                  <w:sz w:val="20"/>
                  <w:szCs w:val="20"/>
                  <w:rPrChange w:id="4477" w:author="Στάθης Καπ" w:date="2023-02-02T17:47:00Z">
                    <w:rPr/>
                  </w:rPrChange>
                </w:rPr>
                <w:t>796</w:t>
              </w:r>
            </w:ins>
          </w:p>
        </w:tc>
        <w:tc>
          <w:tcPr>
            <w:tcW w:w="1428" w:type="dxa"/>
          </w:tcPr>
          <w:p w14:paraId="3C7DA05E" w14:textId="50DC2DF5" w:rsidR="007456DB" w:rsidRPr="00A21C84" w:rsidRDefault="007456DB" w:rsidP="007456DB">
            <w:pPr>
              <w:rPr>
                <w:ins w:id="4478" w:author="Στάθης Καπ" w:date="2023-02-02T17:38:00Z"/>
                <w:rFonts w:cstheme="minorHAnsi"/>
                <w:sz w:val="20"/>
                <w:szCs w:val="20"/>
                <w:rPrChange w:id="4479" w:author="Στάθης Καπ" w:date="2023-02-02T17:47:00Z">
                  <w:rPr>
                    <w:ins w:id="4480" w:author="Στάθης Καπ" w:date="2023-02-02T17:38:00Z"/>
                    <w:rFonts w:cstheme="minorHAnsi"/>
                    <w:sz w:val="18"/>
                    <w:szCs w:val="18"/>
                  </w:rPr>
                </w:rPrChange>
              </w:rPr>
            </w:pPr>
            <w:ins w:id="4481" w:author="Στάθης Καπ" w:date="2023-02-02T17:46:00Z">
              <w:r w:rsidRPr="00A21C84">
                <w:rPr>
                  <w:sz w:val="20"/>
                  <w:szCs w:val="20"/>
                  <w:rPrChange w:id="4482" w:author="Στάθης Καπ" w:date="2023-02-02T17:47:00Z">
                    <w:rPr/>
                  </w:rPrChange>
                </w:rPr>
                <w:t>767</w:t>
              </w:r>
            </w:ins>
          </w:p>
        </w:tc>
        <w:tc>
          <w:tcPr>
            <w:tcW w:w="1428" w:type="dxa"/>
          </w:tcPr>
          <w:p w14:paraId="3A7E0C77" w14:textId="29DBFF6D" w:rsidR="007456DB" w:rsidRPr="00A21C84" w:rsidRDefault="007456DB" w:rsidP="007456DB">
            <w:pPr>
              <w:rPr>
                <w:ins w:id="4483" w:author="Στάθης Καπ" w:date="2023-02-02T17:38:00Z"/>
                <w:rFonts w:cstheme="minorHAnsi"/>
                <w:sz w:val="20"/>
                <w:szCs w:val="20"/>
                <w:rPrChange w:id="4484" w:author="Στάθης Καπ" w:date="2023-02-02T17:47:00Z">
                  <w:rPr>
                    <w:ins w:id="4485" w:author="Στάθης Καπ" w:date="2023-02-02T17:38:00Z"/>
                    <w:rFonts w:cstheme="minorHAnsi"/>
                    <w:sz w:val="18"/>
                    <w:szCs w:val="18"/>
                  </w:rPr>
                </w:rPrChange>
              </w:rPr>
            </w:pPr>
            <w:ins w:id="4486" w:author="Στάθης Καπ" w:date="2023-02-02T17:46:00Z">
              <w:r w:rsidRPr="00A21C84">
                <w:rPr>
                  <w:sz w:val="20"/>
                  <w:szCs w:val="20"/>
                  <w:rPrChange w:id="4487" w:author="Στάθης Καπ" w:date="2023-02-02T17:47:00Z">
                    <w:rPr/>
                  </w:rPrChange>
                </w:rPr>
                <w:t>0.54</w:t>
              </w:r>
            </w:ins>
          </w:p>
        </w:tc>
        <w:tc>
          <w:tcPr>
            <w:tcW w:w="1428" w:type="dxa"/>
          </w:tcPr>
          <w:p w14:paraId="10B114AA" w14:textId="77E2AFE4" w:rsidR="007456DB" w:rsidRPr="00A21C84" w:rsidRDefault="007456DB" w:rsidP="007456DB">
            <w:pPr>
              <w:rPr>
                <w:ins w:id="4488" w:author="Στάθης Καπ" w:date="2023-02-02T17:38:00Z"/>
                <w:rFonts w:cstheme="minorHAnsi"/>
                <w:sz w:val="20"/>
                <w:szCs w:val="20"/>
                <w:rPrChange w:id="4489" w:author="Στάθης Καπ" w:date="2023-02-02T17:47:00Z">
                  <w:rPr>
                    <w:ins w:id="4490" w:author="Στάθης Καπ" w:date="2023-02-02T17:38:00Z"/>
                    <w:rFonts w:cstheme="minorHAnsi"/>
                    <w:sz w:val="18"/>
                    <w:szCs w:val="18"/>
                  </w:rPr>
                </w:rPrChange>
              </w:rPr>
            </w:pPr>
            <w:ins w:id="4491" w:author="Στάθης Καπ" w:date="2023-02-02T17:46:00Z">
              <w:r w:rsidRPr="00A21C84">
                <w:rPr>
                  <w:sz w:val="20"/>
                  <w:szCs w:val="20"/>
                  <w:rPrChange w:id="4492" w:author="Στάθης Καπ" w:date="2023-02-02T17:47:00Z">
                    <w:rPr/>
                  </w:rPrChange>
                </w:rPr>
                <w:t>44</w:t>
              </w:r>
            </w:ins>
          </w:p>
        </w:tc>
      </w:tr>
      <w:tr w:rsidR="007456DB" w14:paraId="4CD513C6" w14:textId="77777777" w:rsidTr="00AA2735">
        <w:trPr>
          <w:jc w:val="center"/>
          <w:ins w:id="4493" w:author="Στάθης Καπ" w:date="2023-02-02T17:38:00Z"/>
        </w:trPr>
        <w:tc>
          <w:tcPr>
            <w:tcW w:w="1427" w:type="dxa"/>
          </w:tcPr>
          <w:p w14:paraId="65A57A02" w14:textId="0DBF6AA2" w:rsidR="007456DB" w:rsidRPr="00A21C84" w:rsidRDefault="007456DB" w:rsidP="007456DB">
            <w:pPr>
              <w:rPr>
                <w:ins w:id="4494" w:author="Στάθης Καπ" w:date="2023-02-02T17:38:00Z"/>
                <w:rFonts w:cstheme="minorHAnsi"/>
                <w:sz w:val="20"/>
                <w:szCs w:val="20"/>
                <w:rPrChange w:id="4495" w:author="Στάθης Καπ" w:date="2023-02-02T17:47:00Z">
                  <w:rPr>
                    <w:ins w:id="4496" w:author="Στάθης Καπ" w:date="2023-02-02T17:38:00Z"/>
                    <w:rFonts w:cstheme="minorHAnsi"/>
                    <w:sz w:val="18"/>
                    <w:szCs w:val="18"/>
                  </w:rPr>
                </w:rPrChange>
              </w:rPr>
            </w:pPr>
            <w:ins w:id="4497" w:author="Στάθης Καπ" w:date="2023-02-02T17:39:00Z">
              <w:r w:rsidRPr="00A21C84">
                <w:rPr>
                  <w:rFonts w:cstheme="minorHAnsi"/>
                  <w:sz w:val="20"/>
                  <w:szCs w:val="20"/>
                  <w:rPrChange w:id="4498" w:author="Στάθης Καπ" w:date="2023-02-02T17:47:00Z">
                    <w:rPr>
                      <w:rFonts w:cstheme="minorHAnsi"/>
                      <w:sz w:val="18"/>
                      <w:szCs w:val="18"/>
                    </w:rPr>
                  </w:rPrChange>
                </w:rPr>
                <w:t>p</w:t>
              </w:r>
            </w:ins>
            <w:ins w:id="4499" w:author="Στάθης Καπ" w:date="2023-02-02T17:38:00Z">
              <w:r w:rsidRPr="00A21C84">
                <w:rPr>
                  <w:rFonts w:cstheme="minorHAnsi"/>
                  <w:sz w:val="20"/>
                  <w:szCs w:val="20"/>
                  <w:rPrChange w:id="4500" w:author="Στάθης Καπ" w:date="2023-02-02T17:47:00Z">
                    <w:rPr>
                      <w:rFonts w:cstheme="minorHAnsi"/>
                      <w:sz w:val="18"/>
                      <w:szCs w:val="18"/>
                    </w:rPr>
                  </w:rPrChange>
                </w:rPr>
                <w:t>r09</w:t>
              </w:r>
            </w:ins>
          </w:p>
        </w:tc>
        <w:tc>
          <w:tcPr>
            <w:tcW w:w="1427" w:type="dxa"/>
          </w:tcPr>
          <w:p w14:paraId="18469CFC" w14:textId="1843811D" w:rsidR="007456DB" w:rsidRPr="00A21C84" w:rsidRDefault="007456DB" w:rsidP="007456DB">
            <w:pPr>
              <w:rPr>
                <w:ins w:id="4501" w:author="Στάθης Καπ" w:date="2023-02-02T17:38:00Z"/>
                <w:rFonts w:cstheme="minorHAnsi"/>
                <w:sz w:val="20"/>
                <w:szCs w:val="20"/>
                <w:rPrChange w:id="4502" w:author="Στάθης Καπ" w:date="2023-02-02T17:47:00Z">
                  <w:rPr>
                    <w:ins w:id="4503" w:author="Στάθης Καπ" w:date="2023-02-02T17:38:00Z"/>
                    <w:rFonts w:cstheme="minorHAnsi"/>
                    <w:sz w:val="18"/>
                    <w:szCs w:val="18"/>
                  </w:rPr>
                </w:rPrChange>
              </w:rPr>
            </w:pPr>
            <w:ins w:id="4504" w:author="Στάθης Καπ" w:date="2023-02-02T17:41:00Z">
              <w:r w:rsidRPr="00A21C84">
                <w:rPr>
                  <w:sz w:val="20"/>
                  <w:szCs w:val="20"/>
                  <w:rPrChange w:id="4505" w:author="Στάθης Καπ" w:date="2023-02-02T17:47:00Z">
                    <w:rPr/>
                  </w:rPrChange>
                </w:rPr>
                <w:t>909</w:t>
              </w:r>
            </w:ins>
          </w:p>
        </w:tc>
        <w:tc>
          <w:tcPr>
            <w:tcW w:w="1690" w:type="dxa"/>
          </w:tcPr>
          <w:p w14:paraId="6801257E" w14:textId="1CDECDFF" w:rsidR="007456DB" w:rsidRPr="00A21C84" w:rsidRDefault="007456DB" w:rsidP="007456DB">
            <w:pPr>
              <w:rPr>
                <w:ins w:id="4506" w:author="Στάθης Καπ" w:date="2023-02-02T17:38:00Z"/>
                <w:rFonts w:cstheme="minorHAnsi"/>
                <w:sz w:val="20"/>
                <w:szCs w:val="20"/>
                <w:rPrChange w:id="4507" w:author="Στάθης Καπ" w:date="2023-02-02T17:47:00Z">
                  <w:rPr>
                    <w:ins w:id="4508" w:author="Στάθης Καπ" w:date="2023-02-02T17:38:00Z"/>
                    <w:rFonts w:cstheme="minorHAnsi"/>
                    <w:sz w:val="18"/>
                    <w:szCs w:val="18"/>
                  </w:rPr>
                </w:rPrChange>
              </w:rPr>
            </w:pPr>
            <w:ins w:id="4509" w:author="Στάθης Καπ" w:date="2023-02-02T17:43:00Z">
              <w:r w:rsidRPr="00A21C84">
                <w:rPr>
                  <w:sz w:val="20"/>
                  <w:szCs w:val="20"/>
                  <w:rPrChange w:id="4510" w:author="Στάθης Καπ" w:date="2023-02-02T17:47:00Z">
                    <w:rPr/>
                  </w:rPrChange>
                </w:rPr>
                <w:t>867</w:t>
              </w:r>
            </w:ins>
          </w:p>
        </w:tc>
        <w:tc>
          <w:tcPr>
            <w:tcW w:w="1428" w:type="dxa"/>
          </w:tcPr>
          <w:p w14:paraId="0F084A96" w14:textId="4E82BFFA" w:rsidR="007456DB" w:rsidRPr="00A21C84" w:rsidRDefault="007456DB" w:rsidP="007456DB">
            <w:pPr>
              <w:rPr>
                <w:ins w:id="4511" w:author="Στάθης Καπ" w:date="2023-02-02T17:38:00Z"/>
                <w:rFonts w:cstheme="minorHAnsi"/>
                <w:sz w:val="20"/>
                <w:szCs w:val="20"/>
                <w:rPrChange w:id="4512" w:author="Στάθης Καπ" w:date="2023-02-02T17:47:00Z">
                  <w:rPr>
                    <w:ins w:id="4513" w:author="Στάθης Καπ" w:date="2023-02-02T17:38:00Z"/>
                    <w:rFonts w:cstheme="minorHAnsi"/>
                    <w:sz w:val="18"/>
                    <w:szCs w:val="18"/>
                  </w:rPr>
                </w:rPrChange>
              </w:rPr>
            </w:pPr>
            <w:ins w:id="4514" w:author="Στάθης Καπ" w:date="2023-02-02T17:46:00Z">
              <w:r w:rsidRPr="00A21C84">
                <w:rPr>
                  <w:sz w:val="20"/>
                  <w:szCs w:val="20"/>
                  <w:rPrChange w:id="4515" w:author="Στάθης Καπ" w:date="2023-02-02T17:47:00Z">
                    <w:rPr/>
                  </w:rPrChange>
                </w:rPr>
                <w:t>794</w:t>
              </w:r>
            </w:ins>
          </w:p>
        </w:tc>
        <w:tc>
          <w:tcPr>
            <w:tcW w:w="1428" w:type="dxa"/>
          </w:tcPr>
          <w:p w14:paraId="4C2220FA" w14:textId="090BC74B" w:rsidR="007456DB" w:rsidRPr="00A21C84" w:rsidRDefault="007456DB" w:rsidP="007456DB">
            <w:pPr>
              <w:rPr>
                <w:ins w:id="4516" w:author="Στάθης Καπ" w:date="2023-02-02T17:38:00Z"/>
                <w:rFonts w:cstheme="minorHAnsi"/>
                <w:sz w:val="20"/>
                <w:szCs w:val="20"/>
                <w:rPrChange w:id="4517" w:author="Στάθης Καπ" w:date="2023-02-02T17:47:00Z">
                  <w:rPr>
                    <w:ins w:id="4518" w:author="Στάθης Καπ" w:date="2023-02-02T17:38:00Z"/>
                    <w:rFonts w:cstheme="minorHAnsi"/>
                    <w:sz w:val="18"/>
                    <w:szCs w:val="18"/>
                  </w:rPr>
                </w:rPrChange>
              </w:rPr>
            </w:pPr>
            <w:ins w:id="4519" w:author="Στάθης Καπ" w:date="2023-02-02T17:46:00Z">
              <w:r w:rsidRPr="00A21C84">
                <w:rPr>
                  <w:sz w:val="20"/>
                  <w:szCs w:val="20"/>
                  <w:rPrChange w:id="4520" w:author="Στάθης Καπ" w:date="2023-02-02T17:47:00Z">
                    <w:rPr/>
                  </w:rPrChange>
                </w:rPr>
                <w:t>1.264</w:t>
              </w:r>
            </w:ins>
          </w:p>
        </w:tc>
        <w:tc>
          <w:tcPr>
            <w:tcW w:w="1428" w:type="dxa"/>
          </w:tcPr>
          <w:p w14:paraId="5457F168" w14:textId="23E94A2F" w:rsidR="007456DB" w:rsidRPr="00A21C84" w:rsidRDefault="007456DB" w:rsidP="007456DB">
            <w:pPr>
              <w:rPr>
                <w:ins w:id="4521" w:author="Στάθης Καπ" w:date="2023-02-02T17:38:00Z"/>
                <w:rFonts w:cstheme="minorHAnsi"/>
                <w:sz w:val="20"/>
                <w:szCs w:val="20"/>
                <w:rPrChange w:id="4522" w:author="Στάθης Καπ" w:date="2023-02-02T17:47:00Z">
                  <w:rPr>
                    <w:ins w:id="4523" w:author="Στάθης Καπ" w:date="2023-02-02T17:38:00Z"/>
                    <w:rFonts w:cstheme="minorHAnsi"/>
                    <w:sz w:val="18"/>
                    <w:szCs w:val="18"/>
                  </w:rPr>
                </w:rPrChange>
              </w:rPr>
            </w:pPr>
            <w:ins w:id="4524" w:author="Στάθης Καπ" w:date="2023-02-02T17:46:00Z">
              <w:r w:rsidRPr="00A21C84">
                <w:rPr>
                  <w:sz w:val="20"/>
                  <w:szCs w:val="20"/>
                  <w:rPrChange w:id="4525" w:author="Στάθης Καπ" w:date="2023-02-02T17:47:00Z">
                    <w:rPr/>
                  </w:rPrChange>
                </w:rPr>
                <w:t>53</w:t>
              </w:r>
            </w:ins>
          </w:p>
        </w:tc>
      </w:tr>
      <w:tr w:rsidR="007456DB" w14:paraId="41C9B0B0" w14:textId="77777777" w:rsidTr="00AA2735">
        <w:trPr>
          <w:jc w:val="center"/>
          <w:ins w:id="4526" w:author="Στάθης Καπ" w:date="2023-02-02T17:38:00Z"/>
        </w:trPr>
        <w:tc>
          <w:tcPr>
            <w:tcW w:w="1427" w:type="dxa"/>
          </w:tcPr>
          <w:p w14:paraId="25646979" w14:textId="43774293" w:rsidR="007456DB" w:rsidRPr="00A21C84" w:rsidRDefault="007456DB" w:rsidP="007456DB">
            <w:pPr>
              <w:rPr>
                <w:ins w:id="4527" w:author="Στάθης Καπ" w:date="2023-02-02T17:38:00Z"/>
                <w:rFonts w:cstheme="minorHAnsi"/>
                <w:sz w:val="20"/>
                <w:szCs w:val="20"/>
                <w:rPrChange w:id="4528" w:author="Στάθης Καπ" w:date="2023-02-02T17:47:00Z">
                  <w:rPr>
                    <w:ins w:id="4529" w:author="Στάθης Καπ" w:date="2023-02-02T17:38:00Z"/>
                    <w:rFonts w:cstheme="minorHAnsi"/>
                    <w:sz w:val="18"/>
                    <w:szCs w:val="18"/>
                  </w:rPr>
                </w:rPrChange>
              </w:rPr>
            </w:pPr>
            <w:ins w:id="4530" w:author="Στάθης Καπ" w:date="2023-02-02T17:39:00Z">
              <w:r w:rsidRPr="00A21C84">
                <w:rPr>
                  <w:rFonts w:cstheme="minorHAnsi"/>
                  <w:sz w:val="20"/>
                  <w:szCs w:val="20"/>
                  <w:rPrChange w:id="4531" w:author="Στάθης Καπ" w:date="2023-02-02T17:47:00Z">
                    <w:rPr>
                      <w:rFonts w:cstheme="minorHAnsi"/>
                      <w:sz w:val="18"/>
                      <w:szCs w:val="18"/>
                    </w:rPr>
                  </w:rPrChange>
                </w:rPr>
                <w:t>p</w:t>
              </w:r>
            </w:ins>
            <w:ins w:id="4532" w:author="Στάθης Καπ" w:date="2023-02-02T17:38:00Z">
              <w:r w:rsidRPr="00A21C84">
                <w:rPr>
                  <w:rFonts w:cstheme="minorHAnsi"/>
                  <w:sz w:val="20"/>
                  <w:szCs w:val="20"/>
                  <w:rPrChange w:id="4533" w:author="Στάθης Καπ" w:date="2023-02-02T17:47:00Z">
                    <w:rPr>
                      <w:rFonts w:cstheme="minorHAnsi"/>
                      <w:sz w:val="18"/>
                      <w:szCs w:val="18"/>
                    </w:rPr>
                  </w:rPrChange>
                </w:rPr>
                <w:t>r10</w:t>
              </w:r>
            </w:ins>
          </w:p>
        </w:tc>
        <w:tc>
          <w:tcPr>
            <w:tcW w:w="1427" w:type="dxa"/>
          </w:tcPr>
          <w:p w14:paraId="182F18EE" w14:textId="7D3FC7D1" w:rsidR="007456DB" w:rsidRPr="00A21C84" w:rsidRDefault="007456DB" w:rsidP="007456DB">
            <w:pPr>
              <w:rPr>
                <w:ins w:id="4534" w:author="Στάθης Καπ" w:date="2023-02-02T17:38:00Z"/>
                <w:rFonts w:cstheme="minorHAnsi"/>
                <w:sz w:val="20"/>
                <w:szCs w:val="20"/>
                <w:rPrChange w:id="4535" w:author="Στάθης Καπ" w:date="2023-02-02T17:47:00Z">
                  <w:rPr>
                    <w:ins w:id="4536" w:author="Στάθης Καπ" w:date="2023-02-02T17:38:00Z"/>
                    <w:rFonts w:cstheme="minorHAnsi"/>
                    <w:sz w:val="18"/>
                    <w:szCs w:val="18"/>
                  </w:rPr>
                </w:rPrChange>
              </w:rPr>
            </w:pPr>
            <w:ins w:id="4537" w:author="Στάθης Καπ" w:date="2023-02-02T17:41:00Z">
              <w:r w:rsidRPr="00A21C84">
                <w:rPr>
                  <w:sz w:val="20"/>
                  <w:szCs w:val="20"/>
                  <w:rPrChange w:id="4538" w:author="Στάθης Καπ" w:date="2023-02-02T17:47:00Z">
                    <w:rPr/>
                  </w:rPrChange>
                </w:rPr>
                <w:t>1134</w:t>
              </w:r>
            </w:ins>
          </w:p>
        </w:tc>
        <w:tc>
          <w:tcPr>
            <w:tcW w:w="1690" w:type="dxa"/>
          </w:tcPr>
          <w:p w14:paraId="61DC315C" w14:textId="516CAAD9" w:rsidR="007456DB" w:rsidRPr="00A21C84" w:rsidRDefault="007456DB" w:rsidP="007456DB">
            <w:pPr>
              <w:rPr>
                <w:ins w:id="4539" w:author="Στάθης Καπ" w:date="2023-02-02T17:38:00Z"/>
                <w:rFonts w:cstheme="minorHAnsi"/>
                <w:sz w:val="20"/>
                <w:szCs w:val="20"/>
                <w:rPrChange w:id="4540" w:author="Στάθης Καπ" w:date="2023-02-02T17:47:00Z">
                  <w:rPr>
                    <w:ins w:id="4541" w:author="Στάθης Καπ" w:date="2023-02-02T17:38:00Z"/>
                    <w:rFonts w:cstheme="minorHAnsi"/>
                    <w:sz w:val="18"/>
                    <w:szCs w:val="18"/>
                  </w:rPr>
                </w:rPrChange>
              </w:rPr>
            </w:pPr>
            <w:ins w:id="4542" w:author="Στάθης Καπ" w:date="2023-02-02T17:43:00Z">
              <w:r w:rsidRPr="00A21C84">
                <w:rPr>
                  <w:sz w:val="20"/>
                  <w:szCs w:val="20"/>
                  <w:rPrChange w:id="4543" w:author="Στάθης Καπ" w:date="2023-02-02T17:47:00Z">
                    <w:rPr/>
                  </w:rPrChange>
                </w:rPr>
                <w:t>1004</w:t>
              </w:r>
            </w:ins>
          </w:p>
        </w:tc>
        <w:tc>
          <w:tcPr>
            <w:tcW w:w="1428" w:type="dxa"/>
          </w:tcPr>
          <w:p w14:paraId="575E7A86" w14:textId="47CFC0EB" w:rsidR="007456DB" w:rsidRPr="00A21C84" w:rsidRDefault="007456DB" w:rsidP="007456DB">
            <w:pPr>
              <w:rPr>
                <w:ins w:id="4544" w:author="Στάθης Καπ" w:date="2023-02-02T17:38:00Z"/>
                <w:rFonts w:cstheme="minorHAnsi"/>
                <w:sz w:val="20"/>
                <w:szCs w:val="20"/>
                <w:rPrChange w:id="4545" w:author="Στάθης Καπ" w:date="2023-02-02T17:47:00Z">
                  <w:rPr>
                    <w:ins w:id="4546" w:author="Στάθης Καπ" w:date="2023-02-02T17:38:00Z"/>
                    <w:rFonts w:cstheme="minorHAnsi"/>
                    <w:sz w:val="18"/>
                    <w:szCs w:val="18"/>
                  </w:rPr>
                </w:rPrChange>
              </w:rPr>
            </w:pPr>
            <w:ins w:id="4547" w:author="Στάθης Καπ" w:date="2023-02-02T17:46:00Z">
              <w:r w:rsidRPr="00A21C84">
                <w:rPr>
                  <w:sz w:val="20"/>
                  <w:szCs w:val="20"/>
                  <w:rPrChange w:id="4548" w:author="Στάθης Καπ" w:date="2023-02-02T17:47:00Z">
                    <w:rPr/>
                  </w:rPrChange>
                </w:rPr>
                <w:t>1054</w:t>
              </w:r>
            </w:ins>
          </w:p>
        </w:tc>
        <w:tc>
          <w:tcPr>
            <w:tcW w:w="1428" w:type="dxa"/>
          </w:tcPr>
          <w:p w14:paraId="5E8F5A4B" w14:textId="0828DB08" w:rsidR="007456DB" w:rsidRPr="00A21C84" w:rsidRDefault="007456DB" w:rsidP="007456DB">
            <w:pPr>
              <w:rPr>
                <w:ins w:id="4549" w:author="Στάθης Καπ" w:date="2023-02-02T17:38:00Z"/>
                <w:rFonts w:cstheme="minorHAnsi"/>
                <w:sz w:val="20"/>
                <w:szCs w:val="20"/>
                <w:rPrChange w:id="4550" w:author="Στάθης Καπ" w:date="2023-02-02T17:47:00Z">
                  <w:rPr>
                    <w:ins w:id="4551" w:author="Στάθης Καπ" w:date="2023-02-02T17:38:00Z"/>
                    <w:rFonts w:cstheme="minorHAnsi"/>
                    <w:sz w:val="18"/>
                    <w:szCs w:val="18"/>
                  </w:rPr>
                </w:rPrChange>
              </w:rPr>
            </w:pPr>
            <w:ins w:id="4552" w:author="Στάθης Καπ" w:date="2023-02-02T17:46:00Z">
              <w:r w:rsidRPr="00A21C84">
                <w:rPr>
                  <w:sz w:val="20"/>
                  <w:szCs w:val="20"/>
                  <w:rPrChange w:id="4553" w:author="Στάθης Καπ" w:date="2023-02-02T17:47:00Z">
                    <w:rPr/>
                  </w:rPrChange>
                </w:rPr>
                <w:t>2.532</w:t>
              </w:r>
            </w:ins>
          </w:p>
        </w:tc>
        <w:tc>
          <w:tcPr>
            <w:tcW w:w="1428" w:type="dxa"/>
          </w:tcPr>
          <w:p w14:paraId="3C87D380" w14:textId="22676559" w:rsidR="007456DB" w:rsidRPr="00A21C84" w:rsidRDefault="007456DB" w:rsidP="007456DB">
            <w:pPr>
              <w:rPr>
                <w:ins w:id="4554" w:author="Στάθης Καπ" w:date="2023-02-02T17:38:00Z"/>
                <w:rFonts w:cstheme="minorHAnsi"/>
                <w:sz w:val="20"/>
                <w:szCs w:val="20"/>
                <w:rPrChange w:id="4555" w:author="Στάθης Καπ" w:date="2023-02-02T17:47:00Z">
                  <w:rPr>
                    <w:ins w:id="4556" w:author="Στάθης Καπ" w:date="2023-02-02T17:38:00Z"/>
                    <w:rFonts w:cstheme="minorHAnsi"/>
                    <w:sz w:val="18"/>
                    <w:szCs w:val="18"/>
                  </w:rPr>
                </w:rPrChange>
              </w:rPr>
            </w:pPr>
            <w:ins w:id="4557" w:author="Στάθης Καπ" w:date="2023-02-02T17:46:00Z">
              <w:r w:rsidRPr="00A21C84">
                <w:rPr>
                  <w:sz w:val="20"/>
                  <w:szCs w:val="20"/>
                  <w:rPrChange w:id="4558" w:author="Στάθης Καπ" w:date="2023-02-02T17:47:00Z">
                    <w:rPr/>
                  </w:rPrChange>
                </w:rPr>
                <w:t>61</w:t>
              </w:r>
            </w:ins>
          </w:p>
        </w:tc>
      </w:tr>
      <w:tr w:rsidR="007456DB" w14:paraId="64D26887" w14:textId="77777777" w:rsidTr="00AA2735">
        <w:trPr>
          <w:jc w:val="center"/>
          <w:ins w:id="4559" w:author="Στάθης Καπ" w:date="2023-02-02T17:38:00Z"/>
        </w:trPr>
        <w:tc>
          <w:tcPr>
            <w:tcW w:w="1427" w:type="dxa"/>
          </w:tcPr>
          <w:p w14:paraId="718C2BF2" w14:textId="1A994B05" w:rsidR="007456DB" w:rsidRPr="00A21C84" w:rsidRDefault="007456DB" w:rsidP="007456DB">
            <w:pPr>
              <w:rPr>
                <w:ins w:id="4560" w:author="Στάθης Καπ" w:date="2023-02-02T17:38:00Z"/>
                <w:rFonts w:cstheme="minorHAnsi"/>
                <w:sz w:val="20"/>
                <w:szCs w:val="20"/>
                <w:rPrChange w:id="4561" w:author="Στάθης Καπ" w:date="2023-02-02T17:47:00Z">
                  <w:rPr>
                    <w:ins w:id="4562" w:author="Στάθης Καπ" w:date="2023-02-02T17:38:00Z"/>
                    <w:rFonts w:cstheme="minorHAnsi"/>
                    <w:sz w:val="18"/>
                    <w:szCs w:val="18"/>
                  </w:rPr>
                </w:rPrChange>
              </w:rPr>
            </w:pPr>
            <w:ins w:id="4563" w:author="Στάθης Καπ" w:date="2023-02-02T17:39:00Z">
              <w:r w:rsidRPr="00A21C84">
                <w:rPr>
                  <w:rFonts w:cstheme="minorHAnsi"/>
                  <w:sz w:val="20"/>
                  <w:szCs w:val="20"/>
                  <w:rPrChange w:id="4564" w:author="Στάθης Καπ" w:date="2023-02-02T17:47:00Z">
                    <w:rPr>
                      <w:rFonts w:cstheme="minorHAnsi"/>
                      <w:sz w:val="18"/>
                      <w:szCs w:val="18"/>
                    </w:rPr>
                  </w:rPrChange>
                </w:rPr>
                <w:t>p</w:t>
              </w:r>
            </w:ins>
            <w:ins w:id="4565" w:author="Στάθης Καπ" w:date="2023-02-02T17:38:00Z">
              <w:r w:rsidRPr="00A21C84">
                <w:rPr>
                  <w:rFonts w:cstheme="minorHAnsi"/>
                  <w:sz w:val="20"/>
                  <w:szCs w:val="20"/>
                  <w:rPrChange w:id="4566" w:author="Στάθης Καπ" w:date="2023-02-02T17:47:00Z">
                    <w:rPr>
                      <w:rFonts w:cstheme="minorHAnsi"/>
                      <w:sz w:val="18"/>
                      <w:szCs w:val="18"/>
                    </w:rPr>
                  </w:rPrChange>
                </w:rPr>
                <w:t>r11</w:t>
              </w:r>
            </w:ins>
          </w:p>
        </w:tc>
        <w:tc>
          <w:tcPr>
            <w:tcW w:w="1427" w:type="dxa"/>
          </w:tcPr>
          <w:p w14:paraId="297EE537" w14:textId="249312D8" w:rsidR="007456DB" w:rsidRPr="00A21C84" w:rsidRDefault="007456DB" w:rsidP="007456DB">
            <w:pPr>
              <w:rPr>
                <w:ins w:id="4567" w:author="Στάθης Καπ" w:date="2023-02-02T17:38:00Z"/>
                <w:rFonts w:cstheme="minorHAnsi"/>
                <w:sz w:val="20"/>
                <w:szCs w:val="20"/>
                <w:rPrChange w:id="4568" w:author="Στάθης Καπ" w:date="2023-02-02T17:47:00Z">
                  <w:rPr>
                    <w:ins w:id="4569" w:author="Στάθης Καπ" w:date="2023-02-02T17:38:00Z"/>
                    <w:rFonts w:cstheme="minorHAnsi"/>
                    <w:sz w:val="18"/>
                    <w:szCs w:val="18"/>
                  </w:rPr>
                </w:rPrChange>
              </w:rPr>
            </w:pPr>
            <w:ins w:id="4570" w:author="Στάθης Καπ" w:date="2023-02-02T17:41:00Z">
              <w:r w:rsidRPr="00A21C84">
                <w:rPr>
                  <w:sz w:val="20"/>
                  <w:szCs w:val="20"/>
                  <w:rPrChange w:id="4571" w:author="Στάθης Καπ" w:date="2023-02-02T17:47:00Z">
                    <w:rPr/>
                  </w:rPrChange>
                </w:rPr>
                <w:t>566</w:t>
              </w:r>
            </w:ins>
          </w:p>
        </w:tc>
        <w:tc>
          <w:tcPr>
            <w:tcW w:w="1690" w:type="dxa"/>
          </w:tcPr>
          <w:p w14:paraId="042C4407" w14:textId="07D702A0" w:rsidR="007456DB" w:rsidRPr="00A21C84" w:rsidRDefault="007456DB" w:rsidP="007456DB">
            <w:pPr>
              <w:rPr>
                <w:ins w:id="4572" w:author="Στάθης Καπ" w:date="2023-02-02T17:38:00Z"/>
                <w:rFonts w:cstheme="minorHAnsi"/>
                <w:sz w:val="20"/>
                <w:szCs w:val="20"/>
                <w:rPrChange w:id="4573" w:author="Στάθης Καπ" w:date="2023-02-02T17:47:00Z">
                  <w:rPr>
                    <w:ins w:id="4574" w:author="Στάθης Καπ" w:date="2023-02-02T17:38:00Z"/>
                    <w:rFonts w:cstheme="minorHAnsi"/>
                    <w:sz w:val="18"/>
                    <w:szCs w:val="18"/>
                  </w:rPr>
                </w:rPrChange>
              </w:rPr>
            </w:pPr>
            <w:ins w:id="4575" w:author="Στάθης Καπ" w:date="2023-02-02T17:43:00Z">
              <w:r w:rsidRPr="00A21C84">
                <w:rPr>
                  <w:sz w:val="20"/>
                  <w:szCs w:val="20"/>
                  <w:rPrChange w:id="4576" w:author="Στάθης Καπ" w:date="2023-02-02T17:47:00Z">
                    <w:rPr/>
                  </w:rPrChange>
                </w:rPr>
                <w:t>542</w:t>
              </w:r>
            </w:ins>
          </w:p>
        </w:tc>
        <w:tc>
          <w:tcPr>
            <w:tcW w:w="1428" w:type="dxa"/>
          </w:tcPr>
          <w:p w14:paraId="313A7A3D" w14:textId="73A7DDF2" w:rsidR="007456DB" w:rsidRPr="00A21C84" w:rsidRDefault="007456DB" w:rsidP="007456DB">
            <w:pPr>
              <w:rPr>
                <w:ins w:id="4577" w:author="Στάθης Καπ" w:date="2023-02-02T17:38:00Z"/>
                <w:rFonts w:cstheme="minorHAnsi"/>
                <w:sz w:val="20"/>
                <w:szCs w:val="20"/>
                <w:rPrChange w:id="4578" w:author="Στάθης Καπ" w:date="2023-02-02T17:47:00Z">
                  <w:rPr>
                    <w:ins w:id="4579" w:author="Στάθης Καπ" w:date="2023-02-02T17:38:00Z"/>
                    <w:rFonts w:cstheme="minorHAnsi"/>
                    <w:sz w:val="18"/>
                    <w:szCs w:val="18"/>
                  </w:rPr>
                </w:rPrChange>
              </w:rPr>
            </w:pPr>
            <w:ins w:id="4580" w:author="Στάθης Καπ" w:date="2023-02-02T17:46:00Z">
              <w:r w:rsidRPr="00A21C84">
                <w:rPr>
                  <w:sz w:val="20"/>
                  <w:szCs w:val="20"/>
                  <w:rPrChange w:id="4581" w:author="Στάθης Καπ" w:date="2023-02-02T17:47:00Z">
                    <w:rPr/>
                  </w:rPrChange>
                </w:rPr>
                <w:t>524</w:t>
              </w:r>
            </w:ins>
          </w:p>
        </w:tc>
        <w:tc>
          <w:tcPr>
            <w:tcW w:w="1428" w:type="dxa"/>
          </w:tcPr>
          <w:p w14:paraId="2B704AC1" w14:textId="09FA8C39" w:rsidR="007456DB" w:rsidRPr="00A21C84" w:rsidRDefault="007456DB" w:rsidP="007456DB">
            <w:pPr>
              <w:rPr>
                <w:ins w:id="4582" w:author="Στάθης Καπ" w:date="2023-02-02T17:38:00Z"/>
                <w:rFonts w:cstheme="minorHAnsi"/>
                <w:sz w:val="20"/>
                <w:szCs w:val="20"/>
                <w:rPrChange w:id="4583" w:author="Στάθης Καπ" w:date="2023-02-02T17:47:00Z">
                  <w:rPr>
                    <w:ins w:id="4584" w:author="Στάθης Καπ" w:date="2023-02-02T17:38:00Z"/>
                    <w:rFonts w:cstheme="minorHAnsi"/>
                    <w:sz w:val="18"/>
                    <w:szCs w:val="18"/>
                  </w:rPr>
                </w:rPrChange>
              </w:rPr>
            </w:pPr>
            <w:ins w:id="4585" w:author="Στάθης Καπ" w:date="2023-02-02T17:46:00Z">
              <w:r w:rsidRPr="00A21C84">
                <w:rPr>
                  <w:sz w:val="20"/>
                  <w:szCs w:val="20"/>
                  <w:rPrChange w:id="4586" w:author="Στάθης Καπ" w:date="2023-02-02T17:47:00Z">
                    <w:rPr/>
                  </w:rPrChange>
                </w:rPr>
                <w:t>0.097</w:t>
              </w:r>
            </w:ins>
          </w:p>
        </w:tc>
        <w:tc>
          <w:tcPr>
            <w:tcW w:w="1428" w:type="dxa"/>
          </w:tcPr>
          <w:p w14:paraId="0DF0AABA" w14:textId="6BE20B32" w:rsidR="007456DB" w:rsidRPr="00A21C84" w:rsidRDefault="007456DB" w:rsidP="007456DB">
            <w:pPr>
              <w:rPr>
                <w:ins w:id="4587" w:author="Στάθης Καπ" w:date="2023-02-02T17:38:00Z"/>
                <w:rFonts w:cstheme="minorHAnsi"/>
                <w:sz w:val="20"/>
                <w:szCs w:val="20"/>
                <w:rPrChange w:id="4588" w:author="Στάθης Καπ" w:date="2023-02-02T17:47:00Z">
                  <w:rPr>
                    <w:ins w:id="4589" w:author="Στάθης Καπ" w:date="2023-02-02T17:38:00Z"/>
                    <w:rFonts w:cstheme="minorHAnsi"/>
                    <w:sz w:val="18"/>
                    <w:szCs w:val="18"/>
                  </w:rPr>
                </w:rPrChange>
              </w:rPr>
            </w:pPr>
            <w:ins w:id="4590" w:author="Στάθης Καπ" w:date="2023-02-02T17:46:00Z">
              <w:r w:rsidRPr="00A21C84">
                <w:rPr>
                  <w:sz w:val="20"/>
                  <w:szCs w:val="20"/>
                  <w:rPrChange w:id="4591" w:author="Στάθης Καπ" w:date="2023-02-02T17:47:00Z">
                    <w:rPr/>
                  </w:rPrChange>
                </w:rPr>
                <w:t>36</w:t>
              </w:r>
            </w:ins>
          </w:p>
        </w:tc>
      </w:tr>
      <w:tr w:rsidR="007456DB" w14:paraId="3F48A30B" w14:textId="77777777" w:rsidTr="00AA2735">
        <w:trPr>
          <w:jc w:val="center"/>
          <w:ins w:id="4592" w:author="Στάθης Καπ" w:date="2023-02-02T17:38:00Z"/>
        </w:trPr>
        <w:tc>
          <w:tcPr>
            <w:tcW w:w="1427" w:type="dxa"/>
          </w:tcPr>
          <w:p w14:paraId="7700DD67" w14:textId="513667C0" w:rsidR="007456DB" w:rsidRPr="00A21C84" w:rsidRDefault="007456DB" w:rsidP="007456DB">
            <w:pPr>
              <w:rPr>
                <w:ins w:id="4593" w:author="Στάθης Καπ" w:date="2023-02-02T17:38:00Z"/>
                <w:rFonts w:cstheme="minorHAnsi"/>
                <w:sz w:val="20"/>
                <w:szCs w:val="20"/>
                <w:rPrChange w:id="4594" w:author="Στάθης Καπ" w:date="2023-02-02T17:47:00Z">
                  <w:rPr>
                    <w:ins w:id="4595" w:author="Στάθης Καπ" w:date="2023-02-02T17:38:00Z"/>
                    <w:rFonts w:cstheme="minorHAnsi"/>
                    <w:sz w:val="18"/>
                    <w:szCs w:val="18"/>
                  </w:rPr>
                </w:rPrChange>
              </w:rPr>
            </w:pPr>
            <w:ins w:id="4596" w:author="Στάθης Καπ" w:date="2023-02-02T17:39:00Z">
              <w:r w:rsidRPr="00A21C84">
                <w:rPr>
                  <w:rFonts w:cstheme="minorHAnsi"/>
                  <w:sz w:val="20"/>
                  <w:szCs w:val="20"/>
                  <w:rPrChange w:id="4597" w:author="Στάθης Καπ" w:date="2023-02-02T17:47:00Z">
                    <w:rPr>
                      <w:rFonts w:cstheme="minorHAnsi"/>
                      <w:sz w:val="18"/>
                      <w:szCs w:val="18"/>
                    </w:rPr>
                  </w:rPrChange>
                </w:rPr>
                <w:t>p</w:t>
              </w:r>
            </w:ins>
            <w:ins w:id="4598" w:author="Στάθης Καπ" w:date="2023-02-02T17:38:00Z">
              <w:r w:rsidRPr="00A21C84">
                <w:rPr>
                  <w:rFonts w:cstheme="minorHAnsi"/>
                  <w:sz w:val="20"/>
                  <w:szCs w:val="20"/>
                  <w:rPrChange w:id="4599" w:author="Στάθης Καπ" w:date="2023-02-02T17:47:00Z">
                    <w:rPr>
                      <w:rFonts w:cstheme="minorHAnsi"/>
                      <w:sz w:val="18"/>
                      <w:szCs w:val="18"/>
                    </w:rPr>
                  </w:rPrChange>
                </w:rPr>
                <w:t>r12</w:t>
              </w:r>
            </w:ins>
          </w:p>
        </w:tc>
        <w:tc>
          <w:tcPr>
            <w:tcW w:w="1427" w:type="dxa"/>
          </w:tcPr>
          <w:p w14:paraId="773ABADD" w14:textId="47C8102D" w:rsidR="007456DB" w:rsidRPr="00A21C84" w:rsidRDefault="007456DB" w:rsidP="007456DB">
            <w:pPr>
              <w:rPr>
                <w:ins w:id="4600" w:author="Στάθης Καπ" w:date="2023-02-02T17:38:00Z"/>
                <w:rFonts w:cstheme="minorHAnsi"/>
                <w:sz w:val="20"/>
                <w:szCs w:val="20"/>
                <w:rPrChange w:id="4601" w:author="Στάθης Καπ" w:date="2023-02-02T17:47:00Z">
                  <w:rPr>
                    <w:ins w:id="4602" w:author="Στάθης Καπ" w:date="2023-02-02T17:38:00Z"/>
                    <w:rFonts w:cstheme="minorHAnsi"/>
                    <w:sz w:val="18"/>
                    <w:szCs w:val="18"/>
                  </w:rPr>
                </w:rPrChange>
              </w:rPr>
            </w:pPr>
            <w:ins w:id="4603" w:author="Στάθης Καπ" w:date="2023-02-02T17:41:00Z">
              <w:r w:rsidRPr="00A21C84">
                <w:rPr>
                  <w:sz w:val="20"/>
                  <w:szCs w:val="20"/>
                  <w:rPrChange w:id="4604" w:author="Στάθης Καπ" w:date="2023-02-02T17:47:00Z">
                    <w:rPr/>
                  </w:rPrChange>
                </w:rPr>
                <w:t>774</w:t>
              </w:r>
            </w:ins>
          </w:p>
        </w:tc>
        <w:tc>
          <w:tcPr>
            <w:tcW w:w="1690" w:type="dxa"/>
          </w:tcPr>
          <w:p w14:paraId="231FB9A1" w14:textId="085366A6" w:rsidR="007456DB" w:rsidRPr="00A21C84" w:rsidRDefault="007456DB" w:rsidP="007456DB">
            <w:pPr>
              <w:rPr>
                <w:ins w:id="4605" w:author="Στάθης Καπ" w:date="2023-02-02T17:38:00Z"/>
                <w:rFonts w:cstheme="minorHAnsi"/>
                <w:sz w:val="20"/>
                <w:szCs w:val="20"/>
                <w:rPrChange w:id="4606" w:author="Στάθης Καπ" w:date="2023-02-02T17:47:00Z">
                  <w:rPr>
                    <w:ins w:id="4607" w:author="Στάθης Καπ" w:date="2023-02-02T17:38:00Z"/>
                    <w:rFonts w:cstheme="minorHAnsi"/>
                    <w:sz w:val="18"/>
                    <w:szCs w:val="18"/>
                  </w:rPr>
                </w:rPrChange>
              </w:rPr>
            </w:pPr>
            <w:ins w:id="4608" w:author="Στάθης Καπ" w:date="2023-02-02T17:43:00Z">
              <w:r w:rsidRPr="00A21C84">
                <w:rPr>
                  <w:sz w:val="20"/>
                  <w:szCs w:val="20"/>
                  <w:rPrChange w:id="4609" w:author="Στάθης Καπ" w:date="2023-02-02T17:47:00Z">
                    <w:rPr/>
                  </w:rPrChange>
                </w:rPr>
                <w:t>727</w:t>
              </w:r>
            </w:ins>
          </w:p>
        </w:tc>
        <w:tc>
          <w:tcPr>
            <w:tcW w:w="1428" w:type="dxa"/>
          </w:tcPr>
          <w:p w14:paraId="13212D62" w14:textId="59D4689C" w:rsidR="007456DB" w:rsidRPr="00A21C84" w:rsidRDefault="007456DB" w:rsidP="007456DB">
            <w:pPr>
              <w:rPr>
                <w:ins w:id="4610" w:author="Στάθης Καπ" w:date="2023-02-02T17:38:00Z"/>
                <w:rFonts w:cstheme="minorHAnsi"/>
                <w:sz w:val="20"/>
                <w:szCs w:val="20"/>
                <w:rPrChange w:id="4611" w:author="Στάθης Καπ" w:date="2023-02-02T17:47:00Z">
                  <w:rPr>
                    <w:ins w:id="4612" w:author="Στάθης Καπ" w:date="2023-02-02T17:38:00Z"/>
                    <w:rFonts w:cstheme="minorHAnsi"/>
                    <w:sz w:val="18"/>
                    <w:szCs w:val="18"/>
                  </w:rPr>
                </w:rPrChange>
              </w:rPr>
            </w:pPr>
            <w:ins w:id="4613" w:author="Στάθης Καπ" w:date="2023-02-02T17:46:00Z">
              <w:r w:rsidRPr="00A21C84">
                <w:rPr>
                  <w:sz w:val="20"/>
                  <w:szCs w:val="20"/>
                  <w:rPrChange w:id="4614" w:author="Στάθης Καπ" w:date="2023-02-02T17:47:00Z">
                    <w:rPr/>
                  </w:rPrChange>
                </w:rPr>
                <w:t>710</w:t>
              </w:r>
            </w:ins>
          </w:p>
        </w:tc>
        <w:tc>
          <w:tcPr>
            <w:tcW w:w="1428" w:type="dxa"/>
          </w:tcPr>
          <w:p w14:paraId="7AD6BE8C" w14:textId="44BE14CB" w:rsidR="007456DB" w:rsidRPr="00A21C84" w:rsidRDefault="007456DB" w:rsidP="007456DB">
            <w:pPr>
              <w:rPr>
                <w:ins w:id="4615" w:author="Στάθης Καπ" w:date="2023-02-02T17:38:00Z"/>
                <w:rFonts w:cstheme="minorHAnsi"/>
                <w:sz w:val="20"/>
                <w:szCs w:val="20"/>
                <w:rPrChange w:id="4616" w:author="Στάθης Καπ" w:date="2023-02-02T17:47:00Z">
                  <w:rPr>
                    <w:ins w:id="4617" w:author="Στάθης Καπ" w:date="2023-02-02T17:38:00Z"/>
                    <w:rFonts w:cstheme="minorHAnsi"/>
                    <w:sz w:val="18"/>
                    <w:szCs w:val="18"/>
                  </w:rPr>
                </w:rPrChange>
              </w:rPr>
            </w:pPr>
            <w:ins w:id="4618" w:author="Στάθης Καπ" w:date="2023-02-02T17:46:00Z">
              <w:r w:rsidRPr="00A21C84">
                <w:rPr>
                  <w:sz w:val="20"/>
                  <w:szCs w:val="20"/>
                  <w:rPrChange w:id="4619" w:author="Στάθης Καπ" w:date="2023-02-02T17:47:00Z">
                    <w:rPr/>
                  </w:rPrChange>
                </w:rPr>
                <w:t>0.359</w:t>
              </w:r>
            </w:ins>
          </w:p>
        </w:tc>
        <w:tc>
          <w:tcPr>
            <w:tcW w:w="1428" w:type="dxa"/>
          </w:tcPr>
          <w:p w14:paraId="1B58F8AC" w14:textId="4B308DB5" w:rsidR="007456DB" w:rsidRPr="00A21C84" w:rsidRDefault="007456DB" w:rsidP="007456DB">
            <w:pPr>
              <w:rPr>
                <w:ins w:id="4620" w:author="Στάθης Καπ" w:date="2023-02-02T17:38:00Z"/>
                <w:rFonts w:cstheme="minorHAnsi"/>
                <w:sz w:val="20"/>
                <w:szCs w:val="20"/>
                <w:rPrChange w:id="4621" w:author="Στάθης Καπ" w:date="2023-02-02T17:47:00Z">
                  <w:rPr>
                    <w:ins w:id="4622" w:author="Στάθης Καπ" w:date="2023-02-02T17:38:00Z"/>
                    <w:rFonts w:cstheme="minorHAnsi"/>
                    <w:sz w:val="18"/>
                    <w:szCs w:val="18"/>
                  </w:rPr>
                </w:rPrChange>
              </w:rPr>
            </w:pPr>
            <w:ins w:id="4623" w:author="Στάθης Καπ" w:date="2023-02-02T17:46:00Z">
              <w:r w:rsidRPr="00A21C84">
                <w:rPr>
                  <w:sz w:val="20"/>
                  <w:szCs w:val="20"/>
                  <w:rPrChange w:id="4624" w:author="Στάθης Καπ" w:date="2023-02-02T17:47:00Z">
                    <w:rPr/>
                  </w:rPrChange>
                </w:rPr>
                <w:t>41</w:t>
              </w:r>
            </w:ins>
          </w:p>
        </w:tc>
      </w:tr>
      <w:tr w:rsidR="007456DB" w14:paraId="2AE5130E" w14:textId="77777777" w:rsidTr="00AA2735">
        <w:trPr>
          <w:jc w:val="center"/>
          <w:ins w:id="4625" w:author="Στάθης Καπ" w:date="2023-02-02T17:38:00Z"/>
        </w:trPr>
        <w:tc>
          <w:tcPr>
            <w:tcW w:w="1427" w:type="dxa"/>
          </w:tcPr>
          <w:p w14:paraId="60A3BE8D" w14:textId="296EA968" w:rsidR="007456DB" w:rsidRPr="00A21C84" w:rsidRDefault="007456DB" w:rsidP="007456DB">
            <w:pPr>
              <w:rPr>
                <w:ins w:id="4626" w:author="Στάθης Καπ" w:date="2023-02-02T17:38:00Z"/>
                <w:rFonts w:cstheme="minorHAnsi"/>
                <w:sz w:val="20"/>
                <w:szCs w:val="20"/>
                <w:rPrChange w:id="4627" w:author="Στάθης Καπ" w:date="2023-02-02T17:47:00Z">
                  <w:rPr>
                    <w:ins w:id="4628" w:author="Στάθης Καπ" w:date="2023-02-02T17:38:00Z"/>
                    <w:rFonts w:cstheme="minorHAnsi"/>
                    <w:sz w:val="18"/>
                    <w:szCs w:val="18"/>
                  </w:rPr>
                </w:rPrChange>
              </w:rPr>
            </w:pPr>
            <w:ins w:id="4629" w:author="Στάθης Καπ" w:date="2023-02-02T17:39:00Z">
              <w:r w:rsidRPr="00A21C84">
                <w:rPr>
                  <w:rFonts w:cstheme="minorHAnsi"/>
                  <w:sz w:val="20"/>
                  <w:szCs w:val="20"/>
                  <w:rPrChange w:id="4630" w:author="Στάθης Καπ" w:date="2023-02-02T17:47:00Z">
                    <w:rPr>
                      <w:rFonts w:cstheme="minorHAnsi"/>
                      <w:sz w:val="18"/>
                      <w:szCs w:val="18"/>
                    </w:rPr>
                  </w:rPrChange>
                </w:rPr>
                <w:t>p</w:t>
              </w:r>
            </w:ins>
            <w:ins w:id="4631" w:author="Στάθης Καπ" w:date="2023-02-02T17:38:00Z">
              <w:r w:rsidRPr="00A21C84">
                <w:rPr>
                  <w:rFonts w:cstheme="minorHAnsi"/>
                  <w:sz w:val="20"/>
                  <w:szCs w:val="20"/>
                  <w:rPrChange w:id="4632" w:author="Στάθης Καπ" w:date="2023-02-02T17:47:00Z">
                    <w:rPr>
                      <w:rFonts w:cstheme="minorHAnsi"/>
                      <w:sz w:val="18"/>
                      <w:szCs w:val="18"/>
                    </w:rPr>
                  </w:rPrChange>
                </w:rPr>
                <w:t>r13</w:t>
              </w:r>
            </w:ins>
          </w:p>
        </w:tc>
        <w:tc>
          <w:tcPr>
            <w:tcW w:w="1427" w:type="dxa"/>
          </w:tcPr>
          <w:p w14:paraId="04D21419" w14:textId="4ED0A717" w:rsidR="007456DB" w:rsidRPr="00A21C84" w:rsidRDefault="007456DB" w:rsidP="007456DB">
            <w:pPr>
              <w:rPr>
                <w:ins w:id="4633" w:author="Στάθης Καπ" w:date="2023-02-02T17:38:00Z"/>
                <w:rFonts w:cstheme="minorHAnsi"/>
                <w:sz w:val="20"/>
                <w:szCs w:val="20"/>
                <w:rPrChange w:id="4634" w:author="Στάθης Καπ" w:date="2023-02-02T17:47:00Z">
                  <w:rPr>
                    <w:ins w:id="4635" w:author="Στάθης Καπ" w:date="2023-02-02T17:38:00Z"/>
                    <w:rFonts w:cstheme="minorHAnsi"/>
                    <w:sz w:val="18"/>
                    <w:szCs w:val="18"/>
                  </w:rPr>
                </w:rPrChange>
              </w:rPr>
            </w:pPr>
            <w:ins w:id="4636" w:author="Στάθης Καπ" w:date="2023-02-02T17:41:00Z">
              <w:r w:rsidRPr="00A21C84">
                <w:rPr>
                  <w:sz w:val="20"/>
                  <w:szCs w:val="20"/>
                  <w:rPrChange w:id="4637" w:author="Στάθης Καπ" w:date="2023-02-02T17:47:00Z">
                    <w:rPr/>
                  </w:rPrChange>
                </w:rPr>
                <w:t>843</w:t>
              </w:r>
            </w:ins>
          </w:p>
        </w:tc>
        <w:tc>
          <w:tcPr>
            <w:tcW w:w="1690" w:type="dxa"/>
          </w:tcPr>
          <w:p w14:paraId="0A59B3A4" w14:textId="2F249044" w:rsidR="007456DB" w:rsidRPr="00A21C84" w:rsidRDefault="007456DB" w:rsidP="007456DB">
            <w:pPr>
              <w:rPr>
                <w:ins w:id="4638" w:author="Στάθης Καπ" w:date="2023-02-02T17:38:00Z"/>
                <w:rFonts w:cstheme="minorHAnsi"/>
                <w:sz w:val="20"/>
                <w:szCs w:val="20"/>
                <w:rPrChange w:id="4639" w:author="Στάθης Καπ" w:date="2023-02-02T17:47:00Z">
                  <w:rPr>
                    <w:ins w:id="4640" w:author="Στάθης Καπ" w:date="2023-02-02T17:38:00Z"/>
                    <w:rFonts w:cstheme="minorHAnsi"/>
                    <w:sz w:val="18"/>
                    <w:szCs w:val="18"/>
                  </w:rPr>
                </w:rPrChange>
              </w:rPr>
            </w:pPr>
            <w:ins w:id="4641" w:author="Στάθης Καπ" w:date="2023-02-02T17:43:00Z">
              <w:r w:rsidRPr="00A21C84">
                <w:rPr>
                  <w:sz w:val="20"/>
                  <w:szCs w:val="20"/>
                  <w:rPrChange w:id="4642" w:author="Στάθης Καπ" w:date="2023-02-02T17:47:00Z">
                    <w:rPr/>
                  </w:rPrChange>
                </w:rPr>
                <w:t>757</w:t>
              </w:r>
            </w:ins>
          </w:p>
        </w:tc>
        <w:tc>
          <w:tcPr>
            <w:tcW w:w="1428" w:type="dxa"/>
          </w:tcPr>
          <w:p w14:paraId="2E4D42AB" w14:textId="20B92A0E" w:rsidR="007456DB" w:rsidRPr="00A21C84" w:rsidRDefault="007456DB" w:rsidP="007456DB">
            <w:pPr>
              <w:rPr>
                <w:ins w:id="4643" w:author="Στάθης Καπ" w:date="2023-02-02T17:38:00Z"/>
                <w:rFonts w:cstheme="minorHAnsi"/>
                <w:sz w:val="20"/>
                <w:szCs w:val="20"/>
                <w:rPrChange w:id="4644" w:author="Στάθης Καπ" w:date="2023-02-02T17:47:00Z">
                  <w:rPr>
                    <w:ins w:id="4645" w:author="Στάθης Καπ" w:date="2023-02-02T17:38:00Z"/>
                    <w:rFonts w:cstheme="minorHAnsi"/>
                    <w:sz w:val="18"/>
                    <w:szCs w:val="18"/>
                  </w:rPr>
                </w:rPrChange>
              </w:rPr>
            </w:pPr>
            <w:ins w:id="4646" w:author="Στάθης Καπ" w:date="2023-02-02T17:46:00Z">
              <w:r w:rsidRPr="00A21C84">
                <w:rPr>
                  <w:sz w:val="20"/>
                  <w:szCs w:val="20"/>
                  <w:rPrChange w:id="4647" w:author="Στάθης Καπ" w:date="2023-02-02T17:47:00Z">
                    <w:rPr/>
                  </w:rPrChange>
                </w:rPr>
                <w:t>750</w:t>
              </w:r>
            </w:ins>
          </w:p>
        </w:tc>
        <w:tc>
          <w:tcPr>
            <w:tcW w:w="1428" w:type="dxa"/>
          </w:tcPr>
          <w:p w14:paraId="6503546A" w14:textId="7A8F11A1" w:rsidR="007456DB" w:rsidRPr="00A21C84" w:rsidRDefault="007456DB" w:rsidP="007456DB">
            <w:pPr>
              <w:rPr>
                <w:ins w:id="4648" w:author="Στάθης Καπ" w:date="2023-02-02T17:38:00Z"/>
                <w:rFonts w:cstheme="minorHAnsi"/>
                <w:sz w:val="20"/>
                <w:szCs w:val="20"/>
                <w:rPrChange w:id="4649" w:author="Στάθης Καπ" w:date="2023-02-02T17:47:00Z">
                  <w:rPr>
                    <w:ins w:id="4650" w:author="Στάθης Καπ" w:date="2023-02-02T17:38:00Z"/>
                    <w:rFonts w:cstheme="minorHAnsi"/>
                    <w:sz w:val="18"/>
                    <w:szCs w:val="18"/>
                  </w:rPr>
                </w:rPrChange>
              </w:rPr>
            </w:pPr>
            <w:ins w:id="4651" w:author="Στάθης Καπ" w:date="2023-02-02T17:46:00Z">
              <w:r w:rsidRPr="00A21C84">
                <w:rPr>
                  <w:sz w:val="20"/>
                  <w:szCs w:val="20"/>
                  <w:rPrChange w:id="4652" w:author="Στάθης Καπ" w:date="2023-02-02T17:47:00Z">
                    <w:rPr/>
                  </w:rPrChange>
                </w:rPr>
                <w:t>0.702</w:t>
              </w:r>
            </w:ins>
          </w:p>
        </w:tc>
        <w:tc>
          <w:tcPr>
            <w:tcW w:w="1428" w:type="dxa"/>
          </w:tcPr>
          <w:p w14:paraId="4BCA4C7C" w14:textId="5DA456AE" w:rsidR="007456DB" w:rsidRPr="00A21C84" w:rsidRDefault="007456DB" w:rsidP="007456DB">
            <w:pPr>
              <w:rPr>
                <w:ins w:id="4653" w:author="Στάθης Καπ" w:date="2023-02-02T17:38:00Z"/>
                <w:rFonts w:cstheme="minorHAnsi"/>
                <w:sz w:val="20"/>
                <w:szCs w:val="20"/>
                <w:rPrChange w:id="4654" w:author="Στάθης Καπ" w:date="2023-02-02T17:47:00Z">
                  <w:rPr>
                    <w:ins w:id="4655" w:author="Στάθης Καπ" w:date="2023-02-02T17:38:00Z"/>
                    <w:rFonts w:cstheme="minorHAnsi"/>
                    <w:sz w:val="18"/>
                    <w:szCs w:val="18"/>
                  </w:rPr>
                </w:rPrChange>
              </w:rPr>
            </w:pPr>
            <w:ins w:id="4656" w:author="Στάθης Καπ" w:date="2023-02-02T17:46:00Z">
              <w:r w:rsidRPr="00A21C84">
                <w:rPr>
                  <w:sz w:val="20"/>
                  <w:szCs w:val="20"/>
                  <w:rPrChange w:id="4657" w:author="Στάθης Καπ" w:date="2023-02-02T17:47:00Z">
                    <w:rPr/>
                  </w:rPrChange>
                </w:rPr>
                <w:t>46</w:t>
              </w:r>
            </w:ins>
          </w:p>
        </w:tc>
      </w:tr>
      <w:tr w:rsidR="007456DB" w14:paraId="4F42BFA5" w14:textId="77777777" w:rsidTr="00AA2735">
        <w:trPr>
          <w:jc w:val="center"/>
          <w:ins w:id="4658" w:author="Στάθης Καπ" w:date="2023-02-02T17:38:00Z"/>
        </w:trPr>
        <w:tc>
          <w:tcPr>
            <w:tcW w:w="1427" w:type="dxa"/>
          </w:tcPr>
          <w:p w14:paraId="3118CA0B" w14:textId="5F1F7DFC" w:rsidR="007456DB" w:rsidRPr="00A21C84" w:rsidRDefault="007456DB" w:rsidP="007456DB">
            <w:pPr>
              <w:rPr>
                <w:ins w:id="4659" w:author="Στάθης Καπ" w:date="2023-02-02T17:38:00Z"/>
                <w:rFonts w:cstheme="minorHAnsi"/>
                <w:sz w:val="20"/>
                <w:szCs w:val="20"/>
                <w:rPrChange w:id="4660" w:author="Στάθης Καπ" w:date="2023-02-02T17:47:00Z">
                  <w:rPr>
                    <w:ins w:id="4661" w:author="Στάθης Καπ" w:date="2023-02-02T17:38:00Z"/>
                    <w:rFonts w:cstheme="minorHAnsi"/>
                    <w:sz w:val="18"/>
                    <w:szCs w:val="18"/>
                  </w:rPr>
                </w:rPrChange>
              </w:rPr>
            </w:pPr>
            <w:ins w:id="4662" w:author="Στάθης Καπ" w:date="2023-02-02T17:39:00Z">
              <w:r w:rsidRPr="00A21C84">
                <w:rPr>
                  <w:rFonts w:cstheme="minorHAnsi"/>
                  <w:sz w:val="20"/>
                  <w:szCs w:val="20"/>
                  <w:rPrChange w:id="4663" w:author="Στάθης Καπ" w:date="2023-02-02T17:47:00Z">
                    <w:rPr>
                      <w:rFonts w:cstheme="minorHAnsi"/>
                      <w:sz w:val="18"/>
                      <w:szCs w:val="18"/>
                    </w:rPr>
                  </w:rPrChange>
                </w:rPr>
                <w:lastRenderedPageBreak/>
                <w:t>p</w:t>
              </w:r>
            </w:ins>
            <w:ins w:id="4664" w:author="Στάθης Καπ" w:date="2023-02-02T17:38:00Z">
              <w:r w:rsidRPr="00A21C84">
                <w:rPr>
                  <w:rFonts w:cstheme="minorHAnsi"/>
                  <w:sz w:val="20"/>
                  <w:szCs w:val="20"/>
                  <w:rPrChange w:id="4665" w:author="Στάθης Καπ" w:date="2023-02-02T17:47:00Z">
                    <w:rPr>
                      <w:rFonts w:cstheme="minorHAnsi"/>
                      <w:sz w:val="18"/>
                      <w:szCs w:val="18"/>
                    </w:rPr>
                  </w:rPrChange>
                </w:rPr>
                <w:t>r14</w:t>
              </w:r>
            </w:ins>
          </w:p>
        </w:tc>
        <w:tc>
          <w:tcPr>
            <w:tcW w:w="1427" w:type="dxa"/>
          </w:tcPr>
          <w:p w14:paraId="1F0BC630" w14:textId="25001A77" w:rsidR="007456DB" w:rsidRPr="00A21C84" w:rsidRDefault="007456DB" w:rsidP="007456DB">
            <w:pPr>
              <w:rPr>
                <w:ins w:id="4666" w:author="Στάθης Καπ" w:date="2023-02-02T17:38:00Z"/>
                <w:rFonts w:cstheme="minorHAnsi"/>
                <w:sz w:val="20"/>
                <w:szCs w:val="20"/>
                <w:rPrChange w:id="4667" w:author="Στάθης Καπ" w:date="2023-02-02T17:47:00Z">
                  <w:rPr>
                    <w:ins w:id="4668" w:author="Στάθης Καπ" w:date="2023-02-02T17:38:00Z"/>
                    <w:rFonts w:cstheme="minorHAnsi"/>
                    <w:sz w:val="18"/>
                    <w:szCs w:val="18"/>
                  </w:rPr>
                </w:rPrChange>
              </w:rPr>
            </w:pPr>
            <w:ins w:id="4669" w:author="Στάθης Καπ" w:date="2023-02-02T17:41:00Z">
              <w:r w:rsidRPr="00A21C84">
                <w:rPr>
                  <w:sz w:val="20"/>
                  <w:szCs w:val="20"/>
                  <w:rPrChange w:id="4670" w:author="Στάθης Καπ" w:date="2023-02-02T17:47:00Z">
                    <w:rPr/>
                  </w:rPrChange>
                </w:rPr>
                <w:t>1017</w:t>
              </w:r>
            </w:ins>
          </w:p>
        </w:tc>
        <w:tc>
          <w:tcPr>
            <w:tcW w:w="1690" w:type="dxa"/>
          </w:tcPr>
          <w:p w14:paraId="21BEF023" w14:textId="3B3EFE8A" w:rsidR="007456DB" w:rsidRPr="00A21C84" w:rsidRDefault="007456DB" w:rsidP="007456DB">
            <w:pPr>
              <w:rPr>
                <w:ins w:id="4671" w:author="Στάθης Καπ" w:date="2023-02-02T17:38:00Z"/>
                <w:rFonts w:cstheme="minorHAnsi"/>
                <w:sz w:val="20"/>
                <w:szCs w:val="20"/>
                <w:rPrChange w:id="4672" w:author="Στάθης Καπ" w:date="2023-02-02T17:47:00Z">
                  <w:rPr>
                    <w:ins w:id="4673" w:author="Στάθης Καπ" w:date="2023-02-02T17:38:00Z"/>
                    <w:rFonts w:cstheme="minorHAnsi"/>
                    <w:sz w:val="18"/>
                    <w:szCs w:val="18"/>
                  </w:rPr>
                </w:rPrChange>
              </w:rPr>
            </w:pPr>
            <w:ins w:id="4674" w:author="Στάθης Καπ" w:date="2023-02-02T17:44:00Z">
              <w:r w:rsidRPr="00A21C84">
                <w:rPr>
                  <w:sz w:val="20"/>
                  <w:szCs w:val="20"/>
                  <w:rPrChange w:id="4675" w:author="Στάθης Καπ" w:date="2023-02-02T17:47:00Z">
                    <w:rPr/>
                  </w:rPrChange>
                </w:rPr>
                <w:t>925</w:t>
              </w:r>
            </w:ins>
          </w:p>
        </w:tc>
        <w:tc>
          <w:tcPr>
            <w:tcW w:w="1428" w:type="dxa"/>
          </w:tcPr>
          <w:p w14:paraId="350F3A3E" w14:textId="049E4188" w:rsidR="007456DB" w:rsidRPr="00A21C84" w:rsidRDefault="007456DB" w:rsidP="007456DB">
            <w:pPr>
              <w:rPr>
                <w:ins w:id="4676" w:author="Στάθης Καπ" w:date="2023-02-02T17:38:00Z"/>
                <w:rFonts w:cstheme="minorHAnsi"/>
                <w:sz w:val="20"/>
                <w:szCs w:val="20"/>
                <w:rPrChange w:id="4677" w:author="Στάθης Καπ" w:date="2023-02-02T17:47:00Z">
                  <w:rPr>
                    <w:ins w:id="4678" w:author="Στάθης Καπ" w:date="2023-02-02T17:38:00Z"/>
                    <w:rFonts w:cstheme="minorHAnsi"/>
                    <w:sz w:val="18"/>
                    <w:szCs w:val="18"/>
                  </w:rPr>
                </w:rPrChange>
              </w:rPr>
            </w:pPr>
            <w:ins w:id="4679" w:author="Στάθης Καπ" w:date="2023-02-02T17:46:00Z">
              <w:r w:rsidRPr="00A21C84">
                <w:rPr>
                  <w:sz w:val="20"/>
                  <w:szCs w:val="20"/>
                  <w:rPrChange w:id="4680" w:author="Στάθης Καπ" w:date="2023-02-02T17:47:00Z">
                    <w:rPr/>
                  </w:rPrChange>
                </w:rPr>
                <w:t>898</w:t>
              </w:r>
            </w:ins>
          </w:p>
        </w:tc>
        <w:tc>
          <w:tcPr>
            <w:tcW w:w="1428" w:type="dxa"/>
          </w:tcPr>
          <w:p w14:paraId="243A39F6" w14:textId="4644BC99" w:rsidR="007456DB" w:rsidRPr="00A21C84" w:rsidRDefault="007456DB" w:rsidP="007456DB">
            <w:pPr>
              <w:rPr>
                <w:ins w:id="4681" w:author="Στάθης Καπ" w:date="2023-02-02T17:38:00Z"/>
                <w:rFonts w:cstheme="minorHAnsi"/>
                <w:sz w:val="20"/>
                <w:szCs w:val="20"/>
                <w:rPrChange w:id="4682" w:author="Στάθης Καπ" w:date="2023-02-02T17:47:00Z">
                  <w:rPr>
                    <w:ins w:id="4683" w:author="Στάθης Καπ" w:date="2023-02-02T17:38:00Z"/>
                    <w:rFonts w:cstheme="minorHAnsi"/>
                    <w:sz w:val="18"/>
                    <w:szCs w:val="18"/>
                  </w:rPr>
                </w:rPrChange>
              </w:rPr>
            </w:pPr>
            <w:ins w:id="4684" w:author="Στάθης Καπ" w:date="2023-02-02T17:46:00Z">
              <w:r w:rsidRPr="00A21C84">
                <w:rPr>
                  <w:sz w:val="20"/>
                  <w:szCs w:val="20"/>
                  <w:rPrChange w:id="4685" w:author="Στάθης Καπ" w:date="2023-02-02T17:47:00Z">
                    <w:rPr/>
                  </w:rPrChange>
                </w:rPr>
                <w:t>1.07</w:t>
              </w:r>
            </w:ins>
          </w:p>
        </w:tc>
        <w:tc>
          <w:tcPr>
            <w:tcW w:w="1428" w:type="dxa"/>
          </w:tcPr>
          <w:p w14:paraId="68CE593F" w14:textId="56040A47" w:rsidR="007456DB" w:rsidRPr="00A21C84" w:rsidRDefault="007456DB" w:rsidP="007456DB">
            <w:pPr>
              <w:rPr>
                <w:ins w:id="4686" w:author="Στάθης Καπ" w:date="2023-02-02T17:38:00Z"/>
                <w:rFonts w:cstheme="minorHAnsi"/>
                <w:sz w:val="20"/>
                <w:szCs w:val="20"/>
                <w:rPrChange w:id="4687" w:author="Στάθης Καπ" w:date="2023-02-02T17:47:00Z">
                  <w:rPr>
                    <w:ins w:id="4688" w:author="Στάθης Καπ" w:date="2023-02-02T17:38:00Z"/>
                    <w:rFonts w:cstheme="minorHAnsi"/>
                    <w:sz w:val="18"/>
                    <w:szCs w:val="18"/>
                  </w:rPr>
                </w:rPrChange>
              </w:rPr>
            </w:pPr>
            <w:ins w:id="4689" w:author="Στάθης Καπ" w:date="2023-02-02T17:46:00Z">
              <w:r w:rsidRPr="00A21C84">
                <w:rPr>
                  <w:sz w:val="20"/>
                  <w:szCs w:val="20"/>
                  <w:rPrChange w:id="4690" w:author="Στάθης Καπ" w:date="2023-02-02T17:47:00Z">
                    <w:rPr/>
                  </w:rPrChange>
                </w:rPr>
                <w:t>52</w:t>
              </w:r>
            </w:ins>
          </w:p>
        </w:tc>
      </w:tr>
      <w:tr w:rsidR="007456DB" w14:paraId="78C76EFA" w14:textId="77777777" w:rsidTr="00AA2735">
        <w:trPr>
          <w:jc w:val="center"/>
          <w:ins w:id="4691" w:author="Στάθης Καπ" w:date="2023-02-02T17:38:00Z"/>
        </w:trPr>
        <w:tc>
          <w:tcPr>
            <w:tcW w:w="1427" w:type="dxa"/>
          </w:tcPr>
          <w:p w14:paraId="4EBEFD26" w14:textId="62210476" w:rsidR="007456DB" w:rsidRPr="00A21C84" w:rsidRDefault="007456DB" w:rsidP="007456DB">
            <w:pPr>
              <w:rPr>
                <w:ins w:id="4692" w:author="Στάθης Καπ" w:date="2023-02-02T17:38:00Z"/>
                <w:rFonts w:cstheme="minorHAnsi"/>
                <w:sz w:val="20"/>
                <w:szCs w:val="20"/>
                <w:rPrChange w:id="4693" w:author="Στάθης Καπ" w:date="2023-02-02T17:47:00Z">
                  <w:rPr>
                    <w:ins w:id="4694" w:author="Στάθης Καπ" w:date="2023-02-02T17:38:00Z"/>
                    <w:rFonts w:cstheme="minorHAnsi"/>
                    <w:sz w:val="18"/>
                    <w:szCs w:val="18"/>
                  </w:rPr>
                </w:rPrChange>
              </w:rPr>
            </w:pPr>
            <w:ins w:id="4695" w:author="Στάθης Καπ" w:date="2023-02-02T17:39:00Z">
              <w:r w:rsidRPr="00A21C84">
                <w:rPr>
                  <w:rFonts w:cstheme="minorHAnsi"/>
                  <w:sz w:val="20"/>
                  <w:szCs w:val="20"/>
                  <w:rPrChange w:id="4696" w:author="Στάθης Καπ" w:date="2023-02-02T17:47:00Z">
                    <w:rPr>
                      <w:rFonts w:cstheme="minorHAnsi"/>
                      <w:sz w:val="18"/>
                      <w:szCs w:val="18"/>
                    </w:rPr>
                  </w:rPrChange>
                </w:rPr>
                <w:t>p</w:t>
              </w:r>
            </w:ins>
            <w:ins w:id="4697" w:author="Στάθης Καπ" w:date="2023-02-02T17:38:00Z">
              <w:r w:rsidRPr="00A21C84">
                <w:rPr>
                  <w:rFonts w:cstheme="minorHAnsi"/>
                  <w:sz w:val="20"/>
                  <w:szCs w:val="20"/>
                  <w:rPrChange w:id="4698" w:author="Στάθης Καπ" w:date="2023-02-02T17:47:00Z">
                    <w:rPr>
                      <w:rFonts w:cstheme="minorHAnsi"/>
                      <w:sz w:val="18"/>
                      <w:szCs w:val="18"/>
                    </w:rPr>
                  </w:rPrChange>
                </w:rPr>
                <w:t>r15</w:t>
              </w:r>
            </w:ins>
          </w:p>
        </w:tc>
        <w:tc>
          <w:tcPr>
            <w:tcW w:w="1427" w:type="dxa"/>
          </w:tcPr>
          <w:p w14:paraId="10027D57" w14:textId="3BA01DCB" w:rsidR="007456DB" w:rsidRPr="00A21C84" w:rsidRDefault="007456DB" w:rsidP="007456DB">
            <w:pPr>
              <w:rPr>
                <w:ins w:id="4699" w:author="Στάθης Καπ" w:date="2023-02-02T17:38:00Z"/>
                <w:rFonts w:cstheme="minorHAnsi"/>
                <w:sz w:val="20"/>
                <w:szCs w:val="20"/>
                <w:rPrChange w:id="4700" w:author="Στάθης Καπ" w:date="2023-02-02T17:47:00Z">
                  <w:rPr>
                    <w:ins w:id="4701" w:author="Στάθης Καπ" w:date="2023-02-02T17:38:00Z"/>
                    <w:rFonts w:cstheme="minorHAnsi"/>
                    <w:sz w:val="18"/>
                    <w:szCs w:val="18"/>
                  </w:rPr>
                </w:rPrChange>
              </w:rPr>
            </w:pPr>
            <w:ins w:id="4702" w:author="Στάθης Καπ" w:date="2023-02-02T17:41:00Z">
              <w:r w:rsidRPr="00A21C84">
                <w:rPr>
                  <w:sz w:val="20"/>
                  <w:szCs w:val="20"/>
                  <w:rPrChange w:id="4703" w:author="Στάθης Καπ" w:date="2023-02-02T17:47:00Z">
                    <w:rPr/>
                  </w:rPrChange>
                </w:rPr>
                <w:t>1220</w:t>
              </w:r>
            </w:ins>
          </w:p>
        </w:tc>
        <w:tc>
          <w:tcPr>
            <w:tcW w:w="1690" w:type="dxa"/>
          </w:tcPr>
          <w:p w14:paraId="4A8F209C" w14:textId="3D070CB6" w:rsidR="007456DB" w:rsidRPr="00A21C84" w:rsidRDefault="007456DB" w:rsidP="007456DB">
            <w:pPr>
              <w:rPr>
                <w:ins w:id="4704" w:author="Στάθης Καπ" w:date="2023-02-02T17:38:00Z"/>
                <w:rFonts w:cstheme="minorHAnsi"/>
                <w:sz w:val="20"/>
                <w:szCs w:val="20"/>
                <w:rPrChange w:id="4705" w:author="Στάθης Καπ" w:date="2023-02-02T17:47:00Z">
                  <w:rPr>
                    <w:ins w:id="4706" w:author="Στάθης Καπ" w:date="2023-02-02T17:38:00Z"/>
                    <w:rFonts w:cstheme="minorHAnsi"/>
                    <w:sz w:val="18"/>
                    <w:szCs w:val="18"/>
                  </w:rPr>
                </w:rPrChange>
              </w:rPr>
            </w:pPr>
            <w:ins w:id="4707" w:author="Στάθης Καπ" w:date="2023-02-02T17:44:00Z">
              <w:r w:rsidRPr="00A21C84">
                <w:rPr>
                  <w:sz w:val="20"/>
                  <w:szCs w:val="20"/>
                  <w:rPrChange w:id="4708" w:author="Στάθης Καπ" w:date="2023-02-02T17:47:00Z">
                    <w:rPr/>
                  </w:rPrChange>
                </w:rPr>
                <w:t>1126</w:t>
              </w:r>
            </w:ins>
          </w:p>
        </w:tc>
        <w:tc>
          <w:tcPr>
            <w:tcW w:w="1428" w:type="dxa"/>
          </w:tcPr>
          <w:p w14:paraId="6FE2EEBD" w14:textId="740B37AE" w:rsidR="007456DB" w:rsidRPr="00A21C84" w:rsidRDefault="007456DB" w:rsidP="007456DB">
            <w:pPr>
              <w:rPr>
                <w:ins w:id="4709" w:author="Στάθης Καπ" w:date="2023-02-02T17:38:00Z"/>
                <w:rFonts w:cstheme="minorHAnsi"/>
                <w:sz w:val="20"/>
                <w:szCs w:val="20"/>
                <w:rPrChange w:id="4710" w:author="Στάθης Καπ" w:date="2023-02-02T17:47:00Z">
                  <w:rPr>
                    <w:ins w:id="4711" w:author="Στάθης Καπ" w:date="2023-02-02T17:38:00Z"/>
                    <w:rFonts w:cstheme="minorHAnsi"/>
                    <w:sz w:val="18"/>
                    <w:szCs w:val="18"/>
                  </w:rPr>
                </w:rPrChange>
              </w:rPr>
            </w:pPr>
            <w:ins w:id="4712" w:author="Στάθης Καπ" w:date="2023-02-02T17:46:00Z">
              <w:r w:rsidRPr="00A21C84">
                <w:rPr>
                  <w:sz w:val="20"/>
                  <w:szCs w:val="20"/>
                  <w:rPrChange w:id="4713" w:author="Στάθης Καπ" w:date="2023-02-02T17:47:00Z">
                    <w:rPr/>
                  </w:rPrChange>
                </w:rPr>
                <w:t>1068</w:t>
              </w:r>
            </w:ins>
          </w:p>
        </w:tc>
        <w:tc>
          <w:tcPr>
            <w:tcW w:w="1428" w:type="dxa"/>
          </w:tcPr>
          <w:p w14:paraId="6FEDC257" w14:textId="6D641202" w:rsidR="007456DB" w:rsidRPr="00A21C84" w:rsidRDefault="007456DB" w:rsidP="007456DB">
            <w:pPr>
              <w:rPr>
                <w:ins w:id="4714" w:author="Στάθης Καπ" w:date="2023-02-02T17:38:00Z"/>
                <w:rFonts w:cstheme="minorHAnsi"/>
                <w:sz w:val="20"/>
                <w:szCs w:val="20"/>
                <w:rPrChange w:id="4715" w:author="Στάθης Καπ" w:date="2023-02-02T17:47:00Z">
                  <w:rPr>
                    <w:ins w:id="4716" w:author="Στάθης Καπ" w:date="2023-02-02T17:38:00Z"/>
                    <w:rFonts w:cstheme="minorHAnsi"/>
                    <w:sz w:val="18"/>
                    <w:szCs w:val="18"/>
                  </w:rPr>
                </w:rPrChange>
              </w:rPr>
            </w:pPr>
            <w:ins w:id="4717" w:author="Στάθης Καπ" w:date="2023-02-02T17:46:00Z">
              <w:r w:rsidRPr="00A21C84">
                <w:rPr>
                  <w:sz w:val="20"/>
                  <w:szCs w:val="20"/>
                  <w:rPrChange w:id="4718" w:author="Στάθης Καπ" w:date="2023-02-02T17:47:00Z">
                    <w:rPr/>
                  </w:rPrChange>
                </w:rPr>
                <w:t>1.587</w:t>
              </w:r>
            </w:ins>
          </w:p>
        </w:tc>
        <w:tc>
          <w:tcPr>
            <w:tcW w:w="1428" w:type="dxa"/>
          </w:tcPr>
          <w:p w14:paraId="0F458336" w14:textId="3313C40C" w:rsidR="007456DB" w:rsidRPr="00A21C84" w:rsidRDefault="007456DB" w:rsidP="007456DB">
            <w:pPr>
              <w:rPr>
                <w:ins w:id="4719" w:author="Στάθης Καπ" w:date="2023-02-02T17:38:00Z"/>
                <w:rFonts w:cstheme="minorHAnsi"/>
                <w:sz w:val="20"/>
                <w:szCs w:val="20"/>
                <w:rPrChange w:id="4720" w:author="Στάθης Καπ" w:date="2023-02-02T17:47:00Z">
                  <w:rPr>
                    <w:ins w:id="4721" w:author="Στάθης Καπ" w:date="2023-02-02T17:38:00Z"/>
                    <w:rFonts w:cstheme="minorHAnsi"/>
                    <w:sz w:val="18"/>
                    <w:szCs w:val="18"/>
                  </w:rPr>
                </w:rPrChange>
              </w:rPr>
            </w:pPr>
            <w:ins w:id="4722" w:author="Στάθης Καπ" w:date="2023-02-02T17:46:00Z">
              <w:r w:rsidRPr="00A21C84">
                <w:rPr>
                  <w:sz w:val="20"/>
                  <w:szCs w:val="20"/>
                  <w:rPrChange w:id="4723" w:author="Στάθης Καπ" w:date="2023-02-02T17:47:00Z">
                    <w:rPr/>
                  </w:rPrChange>
                </w:rPr>
                <w:t>63</w:t>
              </w:r>
            </w:ins>
          </w:p>
        </w:tc>
      </w:tr>
      <w:tr w:rsidR="007456DB" w14:paraId="2CE555F6" w14:textId="77777777" w:rsidTr="00AA2735">
        <w:trPr>
          <w:jc w:val="center"/>
          <w:ins w:id="4724" w:author="Στάθης Καπ" w:date="2023-02-02T17:38:00Z"/>
        </w:trPr>
        <w:tc>
          <w:tcPr>
            <w:tcW w:w="1427" w:type="dxa"/>
          </w:tcPr>
          <w:p w14:paraId="15F96E26" w14:textId="52B809E5" w:rsidR="007456DB" w:rsidRPr="00A21C84" w:rsidRDefault="007456DB" w:rsidP="007456DB">
            <w:pPr>
              <w:rPr>
                <w:ins w:id="4725" w:author="Στάθης Καπ" w:date="2023-02-02T17:38:00Z"/>
                <w:rFonts w:cstheme="minorHAnsi"/>
                <w:sz w:val="20"/>
                <w:szCs w:val="20"/>
                <w:rPrChange w:id="4726" w:author="Στάθης Καπ" w:date="2023-02-02T17:47:00Z">
                  <w:rPr>
                    <w:ins w:id="4727" w:author="Στάθης Καπ" w:date="2023-02-02T17:38:00Z"/>
                    <w:rFonts w:cstheme="minorHAnsi"/>
                    <w:sz w:val="18"/>
                    <w:szCs w:val="18"/>
                  </w:rPr>
                </w:rPrChange>
              </w:rPr>
            </w:pPr>
            <w:ins w:id="4728" w:author="Στάθης Καπ" w:date="2023-02-02T17:39:00Z">
              <w:r w:rsidRPr="00A21C84">
                <w:rPr>
                  <w:rFonts w:cstheme="minorHAnsi"/>
                  <w:sz w:val="20"/>
                  <w:szCs w:val="20"/>
                  <w:rPrChange w:id="4729" w:author="Στάθης Καπ" w:date="2023-02-02T17:47:00Z">
                    <w:rPr>
                      <w:rFonts w:cstheme="minorHAnsi"/>
                      <w:sz w:val="18"/>
                      <w:szCs w:val="18"/>
                    </w:rPr>
                  </w:rPrChange>
                </w:rPr>
                <w:t>p</w:t>
              </w:r>
            </w:ins>
            <w:ins w:id="4730" w:author="Στάθης Καπ" w:date="2023-02-02T17:38:00Z">
              <w:r w:rsidRPr="00A21C84">
                <w:rPr>
                  <w:rFonts w:cstheme="minorHAnsi"/>
                  <w:sz w:val="20"/>
                  <w:szCs w:val="20"/>
                  <w:rPrChange w:id="4731" w:author="Στάθης Καπ" w:date="2023-02-02T17:47:00Z">
                    <w:rPr>
                      <w:rFonts w:cstheme="minorHAnsi"/>
                      <w:sz w:val="18"/>
                      <w:szCs w:val="18"/>
                    </w:rPr>
                  </w:rPrChange>
                </w:rPr>
                <w:t>r16</w:t>
              </w:r>
            </w:ins>
          </w:p>
        </w:tc>
        <w:tc>
          <w:tcPr>
            <w:tcW w:w="1427" w:type="dxa"/>
          </w:tcPr>
          <w:p w14:paraId="1D036F10" w14:textId="51465A4F" w:rsidR="007456DB" w:rsidRPr="00A21C84" w:rsidRDefault="007456DB">
            <w:pPr>
              <w:jc w:val="center"/>
              <w:rPr>
                <w:ins w:id="4732" w:author="Στάθης Καπ" w:date="2023-02-02T17:38:00Z"/>
                <w:rFonts w:cstheme="minorHAnsi"/>
                <w:sz w:val="20"/>
                <w:szCs w:val="20"/>
                <w:rPrChange w:id="4733" w:author="Στάθης Καπ" w:date="2023-02-02T17:47:00Z">
                  <w:rPr>
                    <w:ins w:id="4734" w:author="Στάθης Καπ" w:date="2023-02-02T17:38:00Z"/>
                    <w:rFonts w:cstheme="minorHAnsi"/>
                    <w:sz w:val="18"/>
                    <w:szCs w:val="18"/>
                  </w:rPr>
                </w:rPrChange>
              </w:rPr>
              <w:pPrChange w:id="4735" w:author="Στάθης Καπ" w:date="2023-02-02T17:41:00Z">
                <w:pPr/>
              </w:pPrChange>
            </w:pPr>
            <w:ins w:id="4736" w:author="Στάθης Καπ" w:date="2023-02-02T17:41:00Z">
              <w:r w:rsidRPr="00A21C84">
                <w:rPr>
                  <w:sz w:val="20"/>
                  <w:szCs w:val="20"/>
                  <w:rPrChange w:id="4737" w:author="Στάθης Καπ" w:date="2023-02-02T17:47:00Z">
                    <w:rPr/>
                  </w:rPrChange>
                </w:rPr>
                <w:t>1231</w:t>
              </w:r>
            </w:ins>
          </w:p>
        </w:tc>
        <w:tc>
          <w:tcPr>
            <w:tcW w:w="1690" w:type="dxa"/>
          </w:tcPr>
          <w:p w14:paraId="27C888B0" w14:textId="20103E43" w:rsidR="007456DB" w:rsidRPr="00A21C84" w:rsidRDefault="007456DB" w:rsidP="007456DB">
            <w:pPr>
              <w:rPr>
                <w:ins w:id="4738" w:author="Στάθης Καπ" w:date="2023-02-02T17:38:00Z"/>
                <w:rFonts w:cstheme="minorHAnsi"/>
                <w:sz w:val="20"/>
                <w:szCs w:val="20"/>
                <w:rPrChange w:id="4739" w:author="Στάθης Καπ" w:date="2023-02-02T17:47:00Z">
                  <w:rPr>
                    <w:ins w:id="4740" w:author="Στάθης Καπ" w:date="2023-02-02T17:38:00Z"/>
                    <w:rFonts w:cstheme="minorHAnsi"/>
                    <w:sz w:val="18"/>
                    <w:szCs w:val="18"/>
                  </w:rPr>
                </w:rPrChange>
              </w:rPr>
            </w:pPr>
            <w:ins w:id="4741" w:author="Στάθης Καπ" w:date="2023-02-02T17:44:00Z">
              <w:r w:rsidRPr="00A21C84">
                <w:rPr>
                  <w:sz w:val="20"/>
                  <w:szCs w:val="20"/>
                  <w:rPrChange w:id="4742" w:author="Στάθης Καπ" w:date="2023-02-02T17:47:00Z">
                    <w:rPr/>
                  </w:rPrChange>
                </w:rPr>
                <w:t>1110</w:t>
              </w:r>
            </w:ins>
          </w:p>
        </w:tc>
        <w:tc>
          <w:tcPr>
            <w:tcW w:w="1428" w:type="dxa"/>
          </w:tcPr>
          <w:p w14:paraId="5330938A" w14:textId="1854DACD" w:rsidR="007456DB" w:rsidRPr="00A21C84" w:rsidRDefault="007456DB" w:rsidP="007456DB">
            <w:pPr>
              <w:rPr>
                <w:ins w:id="4743" w:author="Στάθης Καπ" w:date="2023-02-02T17:38:00Z"/>
                <w:rFonts w:cstheme="minorHAnsi"/>
                <w:sz w:val="20"/>
                <w:szCs w:val="20"/>
                <w:rPrChange w:id="4744" w:author="Στάθης Καπ" w:date="2023-02-02T17:47:00Z">
                  <w:rPr>
                    <w:ins w:id="4745" w:author="Στάθης Καπ" w:date="2023-02-02T17:38:00Z"/>
                    <w:rFonts w:cstheme="minorHAnsi"/>
                    <w:sz w:val="18"/>
                    <w:szCs w:val="18"/>
                  </w:rPr>
                </w:rPrChange>
              </w:rPr>
            </w:pPr>
            <w:ins w:id="4746" w:author="Στάθης Καπ" w:date="2023-02-02T17:46:00Z">
              <w:r w:rsidRPr="00A21C84">
                <w:rPr>
                  <w:sz w:val="20"/>
                  <w:szCs w:val="20"/>
                  <w:rPrChange w:id="4747" w:author="Στάθης Καπ" w:date="2023-02-02T17:47:00Z">
                    <w:rPr/>
                  </w:rPrChange>
                </w:rPr>
                <w:t>1032</w:t>
              </w:r>
            </w:ins>
          </w:p>
        </w:tc>
        <w:tc>
          <w:tcPr>
            <w:tcW w:w="1428" w:type="dxa"/>
          </w:tcPr>
          <w:p w14:paraId="0998F98A" w14:textId="0A5AA72B" w:rsidR="007456DB" w:rsidRPr="00A21C84" w:rsidRDefault="007456DB" w:rsidP="007456DB">
            <w:pPr>
              <w:rPr>
                <w:ins w:id="4748" w:author="Στάθης Καπ" w:date="2023-02-02T17:38:00Z"/>
                <w:rFonts w:cstheme="minorHAnsi"/>
                <w:sz w:val="20"/>
                <w:szCs w:val="20"/>
                <w:rPrChange w:id="4749" w:author="Στάθης Καπ" w:date="2023-02-02T17:47:00Z">
                  <w:rPr>
                    <w:ins w:id="4750" w:author="Στάθης Καπ" w:date="2023-02-02T17:38:00Z"/>
                    <w:rFonts w:cstheme="minorHAnsi"/>
                    <w:sz w:val="18"/>
                    <w:szCs w:val="18"/>
                  </w:rPr>
                </w:rPrChange>
              </w:rPr>
            </w:pPr>
            <w:ins w:id="4751" w:author="Στάθης Καπ" w:date="2023-02-02T17:46:00Z">
              <w:r w:rsidRPr="00A21C84">
                <w:rPr>
                  <w:sz w:val="20"/>
                  <w:szCs w:val="20"/>
                  <w:rPrChange w:id="4752" w:author="Στάθης Καπ" w:date="2023-02-02T17:47:00Z">
                    <w:rPr/>
                  </w:rPrChange>
                </w:rPr>
                <w:t>2.094</w:t>
              </w:r>
            </w:ins>
          </w:p>
        </w:tc>
        <w:tc>
          <w:tcPr>
            <w:tcW w:w="1428" w:type="dxa"/>
          </w:tcPr>
          <w:p w14:paraId="4CA9E5E5" w14:textId="52CBD50B" w:rsidR="007456DB" w:rsidRPr="00A21C84" w:rsidRDefault="007456DB" w:rsidP="007456DB">
            <w:pPr>
              <w:rPr>
                <w:ins w:id="4753" w:author="Στάθης Καπ" w:date="2023-02-02T17:38:00Z"/>
                <w:rFonts w:cstheme="minorHAnsi"/>
                <w:sz w:val="20"/>
                <w:szCs w:val="20"/>
                <w:rPrChange w:id="4754" w:author="Στάθης Καπ" w:date="2023-02-02T17:47:00Z">
                  <w:rPr>
                    <w:ins w:id="4755" w:author="Στάθης Καπ" w:date="2023-02-02T17:38:00Z"/>
                    <w:rFonts w:cstheme="minorHAnsi"/>
                    <w:sz w:val="18"/>
                    <w:szCs w:val="18"/>
                  </w:rPr>
                </w:rPrChange>
              </w:rPr>
            </w:pPr>
            <w:ins w:id="4756" w:author="Στάθης Καπ" w:date="2023-02-02T17:46:00Z">
              <w:r w:rsidRPr="00A21C84">
                <w:rPr>
                  <w:sz w:val="20"/>
                  <w:szCs w:val="20"/>
                  <w:rPrChange w:id="4757" w:author="Στάθης Καπ" w:date="2023-02-02T17:47:00Z">
                    <w:rPr/>
                  </w:rPrChange>
                </w:rPr>
                <w:t>58</w:t>
              </w:r>
            </w:ins>
          </w:p>
        </w:tc>
      </w:tr>
      <w:tr w:rsidR="007456DB" w14:paraId="5C317B4A" w14:textId="77777777" w:rsidTr="00AA2735">
        <w:trPr>
          <w:jc w:val="center"/>
          <w:ins w:id="4758" w:author="Στάθης Καπ" w:date="2023-02-02T17:38:00Z"/>
        </w:trPr>
        <w:tc>
          <w:tcPr>
            <w:tcW w:w="1427" w:type="dxa"/>
          </w:tcPr>
          <w:p w14:paraId="751F9B0D" w14:textId="4FFD7777" w:rsidR="007456DB" w:rsidRPr="00A21C84" w:rsidRDefault="007456DB" w:rsidP="007456DB">
            <w:pPr>
              <w:rPr>
                <w:ins w:id="4759" w:author="Στάθης Καπ" w:date="2023-02-02T17:38:00Z"/>
                <w:rFonts w:cstheme="minorHAnsi"/>
                <w:sz w:val="20"/>
                <w:szCs w:val="20"/>
                <w:rPrChange w:id="4760" w:author="Στάθης Καπ" w:date="2023-02-02T17:47:00Z">
                  <w:rPr>
                    <w:ins w:id="4761" w:author="Στάθης Καπ" w:date="2023-02-02T17:38:00Z"/>
                    <w:rFonts w:cstheme="minorHAnsi"/>
                    <w:sz w:val="18"/>
                    <w:szCs w:val="18"/>
                  </w:rPr>
                </w:rPrChange>
              </w:rPr>
            </w:pPr>
            <w:ins w:id="4762" w:author="Στάθης Καπ" w:date="2023-02-02T17:39:00Z">
              <w:r w:rsidRPr="00A21C84">
                <w:rPr>
                  <w:rFonts w:cstheme="minorHAnsi"/>
                  <w:sz w:val="20"/>
                  <w:szCs w:val="20"/>
                  <w:rPrChange w:id="4763" w:author="Στάθης Καπ" w:date="2023-02-02T17:47:00Z">
                    <w:rPr>
                      <w:rFonts w:cstheme="minorHAnsi"/>
                      <w:sz w:val="18"/>
                      <w:szCs w:val="18"/>
                    </w:rPr>
                  </w:rPrChange>
                </w:rPr>
                <w:t>p</w:t>
              </w:r>
            </w:ins>
            <w:ins w:id="4764" w:author="Στάθης Καπ" w:date="2023-02-02T17:38:00Z">
              <w:r w:rsidRPr="00A21C84">
                <w:rPr>
                  <w:rFonts w:cstheme="minorHAnsi"/>
                  <w:sz w:val="20"/>
                  <w:szCs w:val="20"/>
                  <w:rPrChange w:id="4765" w:author="Στάθης Καπ" w:date="2023-02-02T17:47:00Z">
                    <w:rPr>
                      <w:rFonts w:cstheme="minorHAnsi"/>
                      <w:sz w:val="18"/>
                      <w:szCs w:val="18"/>
                    </w:rPr>
                  </w:rPrChange>
                </w:rPr>
                <w:t>r17</w:t>
              </w:r>
            </w:ins>
          </w:p>
        </w:tc>
        <w:tc>
          <w:tcPr>
            <w:tcW w:w="1427" w:type="dxa"/>
          </w:tcPr>
          <w:p w14:paraId="588C3603" w14:textId="53515A2A" w:rsidR="007456DB" w:rsidRPr="00A21C84" w:rsidRDefault="007456DB" w:rsidP="007456DB">
            <w:pPr>
              <w:rPr>
                <w:ins w:id="4766" w:author="Στάθης Καπ" w:date="2023-02-02T17:38:00Z"/>
                <w:rFonts w:cstheme="minorHAnsi"/>
                <w:sz w:val="20"/>
                <w:szCs w:val="20"/>
                <w:rPrChange w:id="4767" w:author="Στάθης Καπ" w:date="2023-02-02T17:47:00Z">
                  <w:rPr>
                    <w:ins w:id="4768" w:author="Στάθης Καπ" w:date="2023-02-02T17:38:00Z"/>
                    <w:rFonts w:cstheme="minorHAnsi"/>
                    <w:sz w:val="18"/>
                    <w:szCs w:val="18"/>
                  </w:rPr>
                </w:rPrChange>
              </w:rPr>
            </w:pPr>
            <w:ins w:id="4769" w:author="Στάθης Καπ" w:date="2023-02-02T17:41:00Z">
              <w:r w:rsidRPr="00A21C84">
                <w:rPr>
                  <w:sz w:val="20"/>
                  <w:szCs w:val="20"/>
                  <w:rPrChange w:id="4770" w:author="Στάθης Καπ" w:date="2023-02-02T17:47:00Z">
                    <w:rPr/>
                  </w:rPrChange>
                </w:rPr>
                <w:t>652</w:t>
              </w:r>
            </w:ins>
          </w:p>
        </w:tc>
        <w:tc>
          <w:tcPr>
            <w:tcW w:w="1690" w:type="dxa"/>
          </w:tcPr>
          <w:p w14:paraId="1600E756" w14:textId="0337D70C" w:rsidR="007456DB" w:rsidRPr="00A21C84" w:rsidRDefault="007456DB" w:rsidP="007456DB">
            <w:pPr>
              <w:rPr>
                <w:ins w:id="4771" w:author="Στάθης Καπ" w:date="2023-02-02T17:38:00Z"/>
                <w:rFonts w:cstheme="minorHAnsi"/>
                <w:sz w:val="20"/>
                <w:szCs w:val="20"/>
                <w:rPrChange w:id="4772" w:author="Στάθης Καπ" w:date="2023-02-02T17:47:00Z">
                  <w:rPr>
                    <w:ins w:id="4773" w:author="Στάθης Καπ" w:date="2023-02-02T17:38:00Z"/>
                    <w:rFonts w:cstheme="minorHAnsi"/>
                    <w:sz w:val="18"/>
                    <w:szCs w:val="18"/>
                  </w:rPr>
                </w:rPrChange>
              </w:rPr>
            </w:pPr>
            <w:ins w:id="4774" w:author="Στάθης Καπ" w:date="2023-02-02T17:44:00Z">
              <w:r w:rsidRPr="00A21C84">
                <w:rPr>
                  <w:sz w:val="20"/>
                  <w:szCs w:val="20"/>
                  <w:rPrChange w:id="4775" w:author="Στάθης Καπ" w:date="2023-02-02T17:47:00Z">
                    <w:rPr/>
                  </w:rPrChange>
                </w:rPr>
                <w:t>624</w:t>
              </w:r>
            </w:ins>
          </w:p>
        </w:tc>
        <w:tc>
          <w:tcPr>
            <w:tcW w:w="1428" w:type="dxa"/>
          </w:tcPr>
          <w:p w14:paraId="3BB78457" w14:textId="70B8D837" w:rsidR="007456DB" w:rsidRPr="00A21C84" w:rsidRDefault="007456DB" w:rsidP="007456DB">
            <w:pPr>
              <w:rPr>
                <w:ins w:id="4776" w:author="Στάθης Καπ" w:date="2023-02-02T17:38:00Z"/>
                <w:rFonts w:cstheme="minorHAnsi"/>
                <w:sz w:val="20"/>
                <w:szCs w:val="20"/>
                <w:rPrChange w:id="4777" w:author="Στάθης Καπ" w:date="2023-02-02T17:47:00Z">
                  <w:rPr>
                    <w:ins w:id="4778" w:author="Στάθης Καπ" w:date="2023-02-02T17:38:00Z"/>
                    <w:rFonts w:cstheme="minorHAnsi"/>
                    <w:sz w:val="18"/>
                    <w:szCs w:val="18"/>
                  </w:rPr>
                </w:rPrChange>
              </w:rPr>
            </w:pPr>
            <w:ins w:id="4779" w:author="Στάθης Καπ" w:date="2023-02-02T17:46:00Z">
              <w:r w:rsidRPr="00A21C84">
                <w:rPr>
                  <w:sz w:val="20"/>
                  <w:szCs w:val="20"/>
                  <w:rPrChange w:id="4780" w:author="Στάθης Καπ" w:date="2023-02-02T17:47:00Z">
                    <w:rPr/>
                  </w:rPrChange>
                </w:rPr>
                <w:t>593</w:t>
              </w:r>
            </w:ins>
          </w:p>
        </w:tc>
        <w:tc>
          <w:tcPr>
            <w:tcW w:w="1428" w:type="dxa"/>
          </w:tcPr>
          <w:p w14:paraId="0A5CDCFE" w14:textId="7E4BB248" w:rsidR="007456DB" w:rsidRPr="00A21C84" w:rsidRDefault="007456DB" w:rsidP="007456DB">
            <w:pPr>
              <w:rPr>
                <w:ins w:id="4781" w:author="Στάθης Καπ" w:date="2023-02-02T17:38:00Z"/>
                <w:rFonts w:cstheme="minorHAnsi"/>
                <w:sz w:val="20"/>
                <w:szCs w:val="20"/>
                <w:rPrChange w:id="4782" w:author="Στάθης Καπ" w:date="2023-02-02T17:47:00Z">
                  <w:rPr>
                    <w:ins w:id="4783" w:author="Στάθης Καπ" w:date="2023-02-02T17:38:00Z"/>
                    <w:rFonts w:cstheme="minorHAnsi"/>
                    <w:sz w:val="18"/>
                    <w:szCs w:val="18"/>
                  </w:rPr>
                </w:rPrChange>
              </w:rPr>
            </w:pPr>
            <w:ins w:id="4784" w:author="Στάθης Καπ" w:date="2023-02-02T17:46:00Z">
              <w:r w:rsidRPr="00A21C84">
                <w:rPr>
                  <w:sz w:val="20"/>
                  <w:szCs w:val="20"/>
                  <w:rPrChange w:id="4785" w:author="Στάθης Καπ" w:date="2023-02-02T17:47:00Z">
                    <w:rPr/>
                  </w:rPrChange>
                </w:rPr>
                <w:t>0.206</w:t>
              </w:r>
            </w:ins>
          </w:p>
        </w:tc>
        <w:tc>
          <w:tcPr>
            <w:tcW w:w="1428" w:type="dxa"/>
          </w:tcPr>
          <w:p w14:paraId="2796B885" w14:textId="3903818C" w:rsidR="007456DB" w:rsidRPr="00A21C84" w:rsidRDefault="007456DB" w:rsidP="007456DB">
            <w:pPr>
              <w:rPr>
                <w:ins w:id="4786" w:author="Στάθης Καπ" w:date="2023-02-02T17:38:00Z"/>
                <w:rFonts w:cstheme="minorHAnsi"/>
                <w:sz w:val="20"/>
                <w:szCs w:val="20"/>
                <w:rPrChange w:id="4787" w:author="Στάθης Καπ" w:date="2023-02-02T17:47:00Z">
                  <w:rPr>
                    <w:ins w:id="4788" w:author="Στάθης Καπ" w:date="2023-02-02T17:38:00Z"/>
                    <w:rFonts w:cstheme="minorHAnsi"/>
                    <w:sz w:val="18"/>
                    <w:szCs w:val="18"/>
                  </w:rPr>
                </w:rPrChange>
              </w:rPr>
            </w:pPr>
            <w:ins w:id="4789" w:author="Στάθης Καπ" w:date="2023-02-02T17:46:00Z">
              <w:r w:rsidRPr="00A21C84">
                <w:rPr>
                  <w:sz w:val="20"/>
                  <w:szCs w:val="20"/>
                  <w:rPrChange w:id="4790" w:author="Στάθης Καπ" w:date="2023-02-02T17:47:00Z">
                    <w:rPr/>
                  </w:rPrChange>
                </w:rPr>
                <w:t>36</w:t>
              </w:r>
            </w:ins>
          </w:p>
        </w:tc>
      </w:tr>
      <w:tr w:rsidR="007456DB" w14:paraId="7AF209D5" w14:textId="77777777" w:rsidTr="00AA2735">
        <w:trPr>
          <w:jc w:val="center"/>
          <w:ins w:id="4791" w:author="Στάθης Καπ" w:date="2023-02-02T17:38:00Z"/>
        </w:trPr>
        <w:tc>
          <w:tcPr>
            <w:tcW w:w="1427" w:type="dxa"/>
          </w:tcPr>
          <w:p w14:paraId="7153AFD4" w14:textId="05D0A720" w:rsidR="007456DB" w:rsidRPr="00A21C84" w:rsidRDefault="007456DB" w:rsidP="007456DB">
            <w:pPr>
              <w:rPr>
                <w:ins w:id="4792" w:author="Στάθης Καπ" w:date="2023-02-02T17:38:00Z"/>
                <w:rFonts w:cstheme="minorHAnsi"/>
                <w:sz w:val="20"/>
                <w:szCs w:val="20"/>
                <w:rPrChange w:id="4793" w:author="Στάθης Καπ" w:date="2023-02-02T17:47:00Z">
                  <w:rPr>
                    <w:ins w:id="4794" w:author="Στάθης Καπ" w:date="2023-02-02T17:38:00Z"/>
                    <w:rFonts w:cstheme="minorHAnsi"/>
                    <w:sz w:val="18"/>
                    <w:szCs w:val="18"/>
                  </w:rPr>
                </w:rPrChange>
              </w:rPr>
            </w:pPr>
            <w:ins w:id="4795" w:author="Στάθης Καπ" w:date="2023-02-02T17:39:00Z">
              <w:r w:rsidRPr="00A21C84">
                <w:rPr>
                  <w:rFonts w:cstheme="minorHAnsi"/>
                  <w:sz w:val="20"/>
                  <w:szCs w:val="20"/>
                  <w:rPrChange w:id="4796" w:author="Στάθης Καπ" w:date="2023-02-02T17:47:00Z">
                    <w:rPr>
                      <w:rFonts w:cstheme="minorHAnsi"/>
                      <w:sz w:val="18"/>
                      <w:szCs w:val="18"/>
                    </w:rPr>
                  </w:rPrChange>
                </w:rPr>
                <w:t>p</w:t>
              </w:r>
            </w:ins>
            <w:ins w:id="4797" w:author="Στάθης Καπ" w:date="2023-02-02T17:38:00Z">
              <w:r w:rsidRPr="00A21C84">
                <w:rPr>
                  <w:rFonts w:cstheme="minorHAnsi"/>
                  <w:sz w:val="20"/>
                  <w:szCs w:val="20"/>
                  <w:rPrChange w:id="4798" w:author="Στάθης Καπ" w:date="2023-02-02T17:47:00Z">
                    <w:rPr>
                      <w:rFonts w:cstheme="minorHAnsi"/>
                      <w:sz w:val="18"/>
                      <w:szCs w:val="18"/>
                    </w:rPr>
                  </w:rPrChange>
                </w:rPr>
                <w:t>r18</w:t>
              </w:r>
            </w:ins>
          </w:p>
        </w:tc>
        <w:tc>
          <w:tcPr>
            <w:tcW w:w="1427" w:type="dxa"/>
          </w:tcPr>
          <w:p w14:paraId="328D5213" w14:textId="3E928CFA" w:rsidR="007456DB" w:rsidRPr="00A21C84" w:rsidRDefault="007456DB" w:rsidP="007456DB">
            <w:pPr>
              <w:rPr>
                <w:ins w:id="4799" w:author="Στάθης Καπ" w:date="2023-02-02T17:38:00Z"/>
                <w:rFonts w:cstheme="minorHAnsi"/>
                <w:sz w:val="20"/>
                <w:szCs w:val="20"/>
                <w:rPrChange w:id="4800" w:author="Στάθης Καπ" w:date="2023-02-02T17:47:00Z">
                  <w:rPr>
                    <w:ins w:id="4801" w:author="Στάθης Καπ" w:date="2023-02-02T17:38:00Z"/>
                    <w:rFonts w:cstheme="minorHAnsi"/>
                    <w:sz w:val="18"/>
                    <w:szCs w:val="18"/>
                  </w:rPr>
                </w:rPrChange>
              </w:rPr>
            </w:pPr>
            <w:ins w:id="4802" w:author="Στάθης Καπ" w:date="2023-02-02T17:41:00Z">
              <w:r w:rsidRPr="00A21C84">
                <w:rPr>
                  <w:sz w:val="20"/>
                  <w:szCs w:val="20"/>
                  <w:rPrChange w:id="4803" w:author="Στάθης Καπ" w:date="2023-02-02T17:47:00Z">
                    <w:rPr/>
                  </w:rPrChange>
                </w:rPr>
                <w:t>953</w:t>
              </w:r>
            </w:ins>
          </w:p>
        </w:tc>
        <w:tc>
          <w:tcPr>
            <w:tcW w:w="1690" w:type="dxa"/>
          </w:tcPr>
          <w:p w14:paraId="729278B1" w14:textId="7E35FC4D" w:rsidR="007456DB" w:rsidRPr="00A21C84" w:rsidRDefault="007456DB" w:rsidP="007456DB">
            <w:pPr>
              <w:rPr>
                <w:ins w:id="4804" w:author="Στάθης Καπ" w:date="2023-02-02T17:38:00Z"/>
                <w:rFonts w:cstheme="minorHAnsi"/>
                <w:sz w:val="20"/>
                <w:szCs w:val="20"/>
                <w:rPrChange w:id="4805" w:author="Στάθης Καπ" w:date="2023-02-02T17:47:00Z">
                  <w:rPr>
                    <w:ins w:id="4806" w:author="Στάθης Καπ" w:date="2023-02-02T17:38:00Z"/>
                    <w:rFonts w:cstheme="minorHAnsi"/>
                    <w:sz w:val="18"/>
                    <w:szCs w:val="18"/>
                  </w:rPr>
                </w:rPrChange>
              </w:rPr>
            </w:pPr>
            <w:ins w:id="4807" w:author="Στάθης Καπ" w:date="2023-02-02T17:44:00Z">
              <w:r w:rsidRPr="00A21C84">
                <w:rPr>
                  <w:sz w:val="20"/>
                  <w:szCs w:val="20"/>
                  <w:rPrChange w:id="4808" w:author="Στάθης Καπ" w:date="2023-02-02T17:47:00Z">
                    <w:rPr/>
                  </w:rPrChange>
                </w:rPr>
                <w:t>877</w:t>
              </w:r>
            </w:ins>
          </w:p>
        </w:tc>
        <w:tc>
          <w:tcPr>
            <w:tcW w:w="1428" w:type="dxa"/>
          </w:tcPr>
          <w:p w14:paraId="782D1DAD" w14:textId="568DA868" w:rsidR="007456DB" w:rsidRPr="00A21C84" w:rsidRDefault="007456DB" w:rsidP="007456DB">
            <w:pPr>
              <w:rPr>
                <w:ins w:id="4809" w:author="Στάθης Καπ" w:date="2023-02-02T17:38:00Z"/>
                <w:rFonts w:cstheme="minorHAnsi"/>
                <w:sz w:val="20"/>
                <w:szCs w:val="20"/>
                <w:rPrChange w:id="4810" w:author="Στάθης Καπ" w:date="2023-02-02T17:47:00Z">
                  <w:rPr>
                    <w:ins w:id="4811" w:author="Στάθης Καπ" w:date="2023-02-02T17:38:00Z"/>
                    <w:rFonts w:cstheme="minorHAnsi"/>
                    <w:sz w:val="18"/>
                    <w:szCs w:val="18"/>
                  </w:rPr>
                </w:rPrChange>
              </w:rPr>
            </w:pPr>
            <w:ins w:id="4812" w:author="Στάθης Καπ" w:date="2023-02-02T17:46:00Z">
              <w:r w:rsidRPr="00A21C84">
                <w:rPr>
                  <w:sz w:val="20"/>
                  <w:szCs w:val="20"/>
                  <w:rPrChange w:id="4813" w:author="Στάθης Καπ" w:date="2023-02-02T17:47:00Z">
                    <w:rPr/>
                  </w:rPrChange>
                </w:rPr>
                <w:t>888</w:t>
              </w:r>
            </w:ins>
          </w:p>
        </w:tc>
        <w:tc>
          <w:tcPr>
            <w:tcW w:w="1428" w:type="dxa"/>
          </w:tcPr>
          <w:p w14:paraId="75D86DF4" w14:textId="138281BD" w:rsidR="007456DB" w:rsidRPr="00A21C84" w:rsidRDefault="007456DB" w:rsidP="007456DB">
            <w:pPr>
              <w:rPr>
                <w:ins w:id="4814" w:author="Στάθης Καπ" w:date="2023-02-02T17:38:00Z"/>
                <w:rFonts w:cstheme="minorHAnsi"/>
                <w:sz w:val="20"/>
                <w:szCs w:val="20"/>
                <w:rPrChange w:id="4815" w:author="Στάθης Καπ" w:date="2023-02-02T17:47:00Z">
                  <w:rPr>
                    <w:ins w:id="4816" w:author="Στάθης Καπ" w:date="2023-02-02T17:38:00Z"/>
                    <w:rFonts w:cstheme="minorHAnsi"/>
                    <w:sz w:val="18"/>
                    <w:szCs w:val="18"/>
                  </w:rPr>
                </w:rPrChange>
              </w:rPr>
            </w:pPr>
            <w:ins w:id="4817" w:author="Στάθης Καπ" w:date="2023-02-02T17:46:00Z">
              <w:r w:rsidRPr="00A21C84">
                <w:rPr>
                  <w:sz w:val="20"/>
                  <w:szCs w:val="20"/>
                  <w:rPrChange w:id="4818" w:author="Στάθης Καπ" w:date="2023-02-02T17:47:00Z">
                    <w:rPr/>
                  </w:rPrChange>
                </w:rPr>
                <w:t>0.778</w:t>
              </w:r>
            </w:ins>
          </w:p>
        </w:tc>
        <w:tc>
          <w:tcPr>
            <w:tcW w:w="1428" w:type="dxa"/>
          </w:tcPr>
          <w:p w14:paraId="0AFF3071" w14:textId="10B7EEFA" w:rsidR="007456DB" w:rsidRPr="00A21C84" w:rsidRDefault="007456DB" w:rsidP="007456DB">
            <w:pPr>
              <w:rPr>
                <w:ins w:id="4819" w:author="Στάθης Καπ" w:date="2023-02-02T17:38:00Z"/>
                <w:rFonts w:cstheme="minorHAnsi"/>
                <w:sz w:val="20"/>
                <w:szCs w:val="20"/>
                <w:rPrChange w:id="4820" w:author="Στάθης Καπ" w:date="2023-02-02T17:47:00Z">
                  <w:rPr>
                    <w:ins w:id="4821" w:author="Στάθης Καπ" w:date="2023-02-02T17:38:00Z"/>
                    <w:rFonts w:cstheme="minorHAnsi"/>
                    <w:sz w:val="18"/>
                    <w:szCs w:val="18"/>
                  </w:rPr>
                </w:rPrChange>
              </w:rPr>
            </w:pPr>
            <w:ins w:id="4822" w:author="Στάθης Καπ" w:date="2023-02-02T17:46:00Z">
              <w:r w:rsidRPr="00A21C84">
                <w:rPr>
                  <w:sz w:val="20"/>
                  <w:szCs w:val="20"/>
                  <w:rPrChange w:id="4823" w:author="Στάθης Καπ" w:date="2023-02-02T17:47:00Z">
                    <w:rPr/>
                  </w:rPrChange>
                </w:rPr>
                <w:t>50</w:t>
              </w:r>
            </w:ins>
          </w:p>
        </w:tc>
      </w:tr>
      <w:tr w:rsidR="007456DB" w14:paraId="01FECFFA" w14:textId="77777777" w:rsidTr="00AA2735">
        <w:trPr>
          <w:jc w:val="center"/>
          <w:ins w:id="4824" w:author="Στάθης Καπ" w:date="2023-02-02T17:38:00Z"/>
        </w:trPr>
        <w:tc>
          <w:tcPr>
            <w:tcW w:w="1427" w:type="dxa"/>
          </w:tcPr>
          <w:p w14:paraId="327025B8" w14:textId="3E036C96" w:rsidR="007456DB" w:rsidRPr="00A21C84" w:rsidRDefault="007456DB" w:rsidP="007456DB">
            <w:pPr>
              <w:rPr>
                <w:ins w:id="4825" w:author="Στάθης Καπ" w:date="2023-02-02T17:38:00Z"/>
                <w:rFonts w:cstheme="minorHAnsi"/>
                <w:sz w:val="20"/>
                <w:szCs w:val="20"/>
                <w:rPrChange w:id="4826" w:author="Στάθης Καπ" w:date="2023-02-02T17:47:00Z">
                  <w:rPr>
                    <w:ins w:id="4827" w:author="Στάθης Καπ" w:date="2023-02-02T17:38:00Z"/>
                    <w:rFonts w:cstheme="minorHAnsi"/>
                    <w:sz w:val="18"/>
                    <w:szCs w:val="18"/>
                  </w:rPr>
                </w:rPrChange>
              </w:rPr>
            </w:pPr>
            <w:ins w:id="4828" w:author="Στάθης Καπ" w:date="2023-02-02T17:39:00Z">
              <w:r w:rsidRPr="00A21C84">
                <w:rPr>
                  <w:rFonts w:cstheme="minorHAnsi"/>
                  <w:sz w:val="20"/>
                  <w:szCs w:val="20"/>
                  <w:rPrChange w:id="4829" w:author="Στάθης Καπ" w:date="2023-02-02T17:47:00Z">
                    <w:rPr>
                      <w:rFonts w:cstheme="minorHAnsi"/>
                      <w:sz w:val="18"/>
                      <w:szCs w:val="18"/>
                    </w:rPr>
                  </w:rPrChange>
                </w:rPr>
                <w:t>p</w:t>
              </w:r>
            </w:ins>
            <w:ins w:id="4830" w:author="Στάθης Καπ" w:date="2023-02-02T17:38:00Z">
              <w:r w:rsidRPr="00A21C84">
                <w:rPr>
                  <w:rFonts w:cstheme="minorHAnsi"/>
                  <w:sz w:val="20"/>
                  <w:szCs w:val="20"/>
                  <w:rPrChange w:id="4831" w:author="Στάθης Καπ" w:date="2023-02-02T17:47:00Z">
                    <w:rPr>
                      <w:rFonts w:cstheme="minorHAnsi"/>
                      <w:sz w:val="18"/>
                      <w:szCs w:val="18"/>
                    </w:rPr>
                  </w:rPrChange>
                </w:rPr>
                <w:t>r19</w:t>
              </w:r>
            </w:ins>
          </w:p>
        </w:tc>
        <w:tc>
          <w:tcPr>
            <w:tcW w:w="1427" w:type="dxa"/>
          </w:tcPr>
          <w:p w14:paraId="1363C8B5" w14:textId="13BBFFE5" w:rsidR="007456DB" w:rsidRPr="00A21C84" w:rsidRDefault="007456DB" w:rsidP="007456DB">
            <w:pPr>
              <w:rPr>
                <w:ins w:id="4832" w:author="Στάθης Καπ" w:date="2023-02-02T17:38:00Z"/>
                <w:rFonts w:cstheme="minorHAnsi"/>
                <w:sz w:val="20"/>
                <w:szCs w:val="20"/>
                <w:rPrChange w:id="4833" w:author="Στάθης Καπ" w:date="2023-02-02T17:47:00Z">
                  <w:rPr>
                    <w:ins w:id="4834" w:author="Στάθης Καπ" w:date="2023-02-02T17:38:00Z"/>
                    <w:rFonts w:cstheme="minorHAnsi"/>
                    <w:sz w:val="18"/>
                    <w:szCs w:val="18"/>
                  </w:rPr>
                </w:rPrChange>
              </w:rPr>
            </w:pPr>
            <w:ins w:id="4835" w:author="Στάθης Καπ" w:date="2023-02-02T17:42:00Z">
              <w:r w:rsidRPr="00A21C84">
                <w:rPr>
                  <w:sz w:val="20"/>
                  <w:szCs w:val="20"/>
                  <w:rPrChange w:id="4836" w:author="Στάθης Καπ" w:date="2023-02-02T17:47:00Z">
                    <w:rPr/>
                  </w:rPrChange>
                </w:rPr>
                <w:t>1034</w:t>
              </w:r>
            </w:ins>
          </w:p>
        </w:tc>
        <w:tc>
          <w:tcPr>
            <w:tcW w:w="1690" w:type="dxa"/>
          </w:tcPr>
          <w:p w14:paraId="76177874" w14:textId="52D7E042" w:rsidR="007456DB" w:rsidRPr="00A21C84" w:rsidRDefault="007456DB" w:rsidP="007456DB">
            <w:pPr>
              <w:rPr>
                <w:ins w:id="4837" w:author="Στάθης Καπ" w:date="2023-02-02T17:38:00Z"/>
                <w:rFonts w:cstheme="minorHAnsi"/>
                <w:sz w:val="20"/>
                <w:szCs w:val="20"/>
                <w:rPrChange w:id="4838" w:author="Στάθης Καπ" w:date="2023-02-02T17:47:00Z">
                  <w:rPr>
                    <w:ins w:id="4839" w:author="Στάθης Καπ" w:date="2023-02-02T17:38:00Z"/>
                    <w:rFonts w:cstheme="minorHAnsi"/>
                    <w:sz w:val="18"/>
                    <w:szCs w:val="18"/>
                  </w:rPr>
                </w:rPrChange>
              </w:rPr>
            </w:pPr>
            <w:ins w:id="4840" w:author="Στάθης Καπ" w:date="2023-02-02T17:44:00Z">
              <w:r w:rsidRPr="00A21C84">
                <w:rPr>
                  <w:sz w:val="20"/>
                  <w:szCs w:val="20"/>
                  <w:rPrChange w:id="4841" w:author="Στάθης Καπ" w:date="2023-02-02T17:47:00Z">
                    <w:rPr/>
                  </w:rPrChange>
                </w:rPr>
                <w:t>955</w:t>
              </w:r>
            </w:ins>
          </w:p>
        </w:tc>
        <w:tc>
          <w:tcPr>
            <w:tcW w:w="1428" w:type="dxa"/>
          </w:tcPr>
          <w:p w14:paraId="7D74FCE3" w14:textId="7B57B2F3" w:rsidR="007456DB" w:rsidRPr="00A21C84" w:rsidRDefault="007456DB" w:rsidP="007456DB">
            <w:pPr>
              <w:rPr>
                <w:ins w:id="4842" w:author="Στάθης Καπ" w:date="2023-02-02T17:38:00Z"/>
                <w:rFonts w:cstheme="minorHAnsi"/>
                <w:sz w:val="20"/>
                <w:szCs w:val="20"/>
                <w:rPrChange w:id="4843" w:author="Στάθης Καπ" w:date="2023-02-02T17:47:00Z">
                  <w:rPr>
                    <w:ins w:id="4844" w:author="Στάθης Καπ" w:date="2023-02-02T17:38:00Z"/>
                    <w:rFonts w:cstheme="minorHAnsi"/>
                    <w:sz w:val="18"/>
                    <w:szCs w:val="18"/>
                  </w:rPr>
                </w:rPrChange>
              </w:rPr>
            </w:pPr>
            <w:ins w:id="4845" w:author="Στάθης Καπ" w:date="2023-02-02T17:46:00Z">
              <w:r w:rsidRPr="00A21C84">
                <w:rPr>
                  <w:sz w:val="20"/>
                  <w:szCs w:val="20"/>
                  <w:rPrChange w:id="4846" w:author="Στάθης Καπ" w:date="2023-02-02T17:47:00Z">
                    <w:rPr/>
                  </w:rPrChange>
                </w:rPr>
                <w:t>887</w:t>
              </w:r>
            </w:ins>
          </w:p>
        </w:tc>
        <w:tc>
          <w:tcPr>
            <w:tcW w:w="1428" w:type="dxa"/>
          </w:tcPr>
          <w:p w14:paraId="0C168F52" w14:textId="6E791514" w:rsidR="007456DB" w:rsidRPr="00A21C84" w:rsidRDefault="007456DB" w:rsidP="007456DB">
            <w:pPr>
              <w:rPr>
                <w:ins w:id="4847" w:author="Στάθης Καπ" w:date="2023-02-02T17:38:00Z"/>
                <w:rFonts w:cstheme="minorHAnsi"/>
                <w:sz w:val="20"/>
                <w:szCs w:val="20"/>
                <w:rPrChange w:id="4848" w:author="Στάθης Καπ" w:date="2023-02-02T17:47:00Z">
                  <w:rPr>
                    <w:ins w:id="4849" w:author="Στάθης Καπ" w:date="2023-02-02T17:38:00Z"/>
                    <w:rFonts w:cstheme="minorHAnsi"/>
                    <w:sz w:val="18"/>
                    <w:szCs w:val="18"/>
                  </w:rPr>
                </w:rPrChange>
              </w:rPr>
            </w:pPr>
            <w:ins w:id="4850" w:author="Στάθης Καπ" w:date="2023-02-02T17:46:00Z">
              <w:r w:rsidRPr="00A21C84">
                <w:rPr>
                  <w:sz w:val="20"/>
                  <w:szCs w:val="20"/>
                  <w:rPrChange w:id="4851" w:author="Στάθης Καπ" w:date="2023-02-02T17:47:00Z">
                    <w:rPr/>
                  </w:rPrChange>
                </w:rPr>
                <w:t>1.564</w:t>
              </w:r>
            </w:ins>
          </w:p>
        </w:tc>
        <w:tc>
          <w:tcPr>
            <w:tcW w:w="1428" w:type="dxa"/>
          </w:tcPr>
          <w:p w14:paraId="58850432" w14:textId="362A8366" w:rsidR="007456DB" w:rsidRPr="00A21C84" w:rsidRDefault="007456DB" w:rsidP="007456DB">
            <w:pPr>
              <w:rPr>
                <w:ins w:id="4852" w:author="Στάθης Καπ" w:date="2023-02-02T17:38:00Z"/>
                <w:rFonts w:cstheme="minorHAnsi"/>
                <w:sz w:val="20"/>
                <w:szCs w:val="20"/>
                <w:rPrChange w:id="4853" w:author="Στάθης Καπ" w:date="2023-02-02T17:47:00Z">
                  <w:rPr>
                    <w:ins w:id="4854" w:author="Στάθης Καπ" w:date="2023-02-02T17:38:00Z"/>
                    <w:rFonts w:cstheme="minorHAnsi"/>
                    <w:sz w:val="18"/>
                    <w:szCs w:val="18"/>
                  </w:rPr>
                </w:rPrChange>
              </w:rPr>
            </w:pPr>
            <w:ins w:id="4855" w:author="Στάθης Καπ" w:date="2023-02-02T17:46:00Z">
              <w:r w:rsidRPr="00A21C84">
                <w:rPr>
                  <w:sz w:val="20"/>
                  <w:szCs w:val="20"/>
                  <w:rPrChange w:id="4856" w:author="Στάθης Καπ" w:date="2023-02-02T17:47:00Z">
                    <w:rPr/>
                  </w:rPrChange>
                </w:rPr>
                <w:t>53</w:t>
              </w:r>
            </w:ins>
          </w:p>
        </w:tc>
      </w:tr>
      <w:tr w:rsidR="007456DB" w14:paraId="4B6C4BC5" w14:textId="77777777" w:rsidTr="00AA2735">
        <w:trPr>
          <w:jc w:val="center"/>
          <w:ins w:id="4857" w:author="Στάθης Καπ" w:date="2023-02-02T17:38:00Z"/>
        </w:trPr>
        <w:tc>
          <w:tcPr>
            <w:tcW w:w="1427" w:type="dxa"/>
          </w:tcPr>
          <w:p w14:paraId="277D6D2F" w14:textId="07501AD2" w:rsidR="007456DB" w:rsidRPr="00A21C84" w:rsidRDefault="007456DB" w:rsidP="007456DB">
            <w:pPr>
              <w:rPr>
                <w:ins w:id="4858" w:author="Στάθης Καπ" w:date="2023-02-02T17:38:00Z"/>
                <w:rFonts w:cstheme="minorHAnsi"/>
                <w:sz w:val="20"/>
                <w:szCs w:val="20"/>
                <w:rPrChange w:id="4859" w:author="Στάθης Καπ" w:date="2023-02-02T17:47:00Z">
                  <w:rPr>
                    <w:ins w:id="4860" w:author="Στάθης Καπ" w:date="2023-02-02T17:38:00Z"/>
                    <w:rFonts w:cstheme="minorHAnsi"/>
                    <w:sz w:val="18"/>
                    <w:szCs w:val="18"/>
                  </w:rPr>
                </w:rPrChange>
              </w:rPr>
            </w:pPr>
            <w:ins w:id="4861" w:author="Στάθης Καπ" w:date="2023-02-02T17:39:00Z">
              <w:r w:rsidRPr="00A21C84">
                <w:rPr>
                  <w:rFonts w:cstheme="minorHAnsi"/>
                  <w:sz w:val="20"/>
                  <w:szCs w:val="20"/>
                  <w:rPrChange w:id="4862" w:author="Στάθης Καπ" w:date="2023-02-02T17:47:00Z">
                    <w:rPr>
                      <w:rFonts w:cstheme="minorHAnsi"/>
                      <w:sz w:val="18"/>
                      <w:szCs w:val="18"/>
                    </w:rPr>
                  </w:rPrChange>
                </w:rPr>
                <w:t>p</w:t>
              </w:r>
            </w:ins>
            <w:ins w:id="4863" w:author="Στάθης Καπ" w:date="2023-02-02T17:38:00Z">
              <w:r w:rsidRPr="00A21C84">
                <w:rPr>
                  <w:rFonts w:cstheme="minorHAnsi"/>
                  <w:sz w:val="20"/>
                  <w:szCs w:val="20"/>
                  <w:rPrChange w:id="4864" w:author="Στάθης Καπ" w:date="2023-02-02T17:47:00Z">
                    <w:rPr>
                      <w:rFonts w:cstheme="minorHAnsi"/>
                      <w:sz w:val="18"/>
                      <w:szCs w:val="18"/>
                    </w:rPr>
                  </w:rPrChange>
                </w:rPr>
                <w:t>r20</w:t>
              </w:r>
            </w:ins>
          </w:p>
        </w:tc>
        <w:tc>
          <w:tcPr>
            <w:tcW w:w="1427" w:type="dxa"/>
          </w:tcPr>
          <w:p w14:paraId="11D262DF" w14:textId="33728D70" w:rsidR="007456DB" w:rsidRPr="00A21C84" w:rsidRDefault="007456DB" w:rsidP="007456DB">
            <w:pPr>
              <w:rPr>
                <w:ins w:id="4865" w:author="Στάθης Καπ" w:date="2023-02-02T17:38:00Z"/>
                <w:rFonts w:cstheme="minorHAnsi"/>
                <w:sz w:val="20"/>
                <w:szCs w:val="20"/>
                <w:rPrChange w:id="4866" w:author="Στάθης Καπ" w:date="2023-02-02T17:47:00Z">
                  <w:rPr>
                    <w:ins w:id="4867" w:author="Στάθης Καπ" w:date="2023-02-02T17:38:00Z"/>
                    <w:rFonts w:cstheme="minorHAnsi"/>
                    <w:sz w:val="18"/>
                    <w:szCs w:val="18"/>
                  </w:rPr>
                </w:rPrChange>
              </w:rPr>
            </w:pPr>
            <w:ins w:id="4868" w:author="Στάθης Καπ" w:date="2023-02-02T17:42:00Z">
              <w:r w:rsidRPr="00A21C84">
                <w:rPr>
                  <w:sz w:val="20"/>
                  <w:szCs w:val="20"/>
                  <w:rPrChange w:id="4869" w:author="Στάθης Καπ" w:date="2023-02-02T17:47:00Z">
                    <w:rPr/>
                  </w:rPrChange>
                </w:rPr>
                <w:t>1241</w:t>
              </w:r>
            </w:ins>
          </w:p>
        </w:tc>
        <w:tc>
          <w:tcPr>
            <w:tcW w:w="1690" w:type="dxa"/>
          </w:tcPr>
          <w:p w14:paraId="4F27B15E" w14:textId="6F22F041" w:rsidR="007456DB" w:rsidRPr="00A21C84" w:rsidRDefault="007456DB" w:rsidP="007456DB">
            <w:pPr>
              <w:rPr>
                <w:ins w:id="4870" w:author="Στάθης Καπ" w:date="2023-02-02T17:38:00Z"/>
                <w:rFonts w:cstheme="minorHAnsi"/>
                <w:sz w:val="20"/>
                <w:szCs w:val="20"/>
                <w:rPrChange w:id="4871" w:author="Στάθης Καπ" w:date="2023-02-02T17:47:00Z">
                  <w:rPr>
                    <w:ins w:id="4872" w:author="Στάθης Καπ" w:date="2023-02-02T17:38:00Z"/>
                    <w:rFonts w:cstheme="minorHAnsi"/>
                    <w:sz w:val="18"/>
                    <w:szCs w:val="18"/>
                  </w:rPr>
                </w:rPrChange>
              </w:rPr>
            </w:pPr>
            <w:ins w:id="4873" w:author="Στάθης Καπ" w:date="2023-02-02T17:44:00Z">
              <w:r w:rsidRPr="00A21C84">
                <w:rPr>
                  <w:sz w:val="20"/>
                  <w:szCs w:val="20"/>
                  <w:rPrChange w:id="4874" w:author="Στάθης Καπ" w:date="2023-02-02T17:47:00Z">
                    <w:rPr/>
                  </w:rPrChange>
                </w:rPr>
                <w:t>1056</w:t>
              </w:r>
            </w:ins>
          </w:p>
        </w:tc>
        <w:tc>
          <w:tcPr>
            <w:tcW w:w="1428" w:type="dxa"/>
          </w:tcPr>
          <w:p w14:paraId="40CC515E" w14:textId="17FF9F86" w:rsidR="007456DB" w:rsidRPr="00A21C84" w:rsidRDefault="007456DB" w:rsidP="007456DB">
            <w:pPr>
              <w:rPr>
                <w:ins w:id="4875" w:author="Στάθης Καπ" w:date="2023-02-02T17:38:00Z"/>
                <w:rFonts w:cstheme="minorHAnsi"/>
                <w:sz w:val="20"/>
                <w:szCs w:val="20"/>
                <w:rPrChange w:id="4876" w:author="Στάθης Καπ" w:date="2023-02-02T17:47:00Z">
                  <w:rPr>
                    <w:ins w:id="4877" w:author="Στάθης Καπ" w:date="2023-02-02T17:38:00Z"/>
                    <w:rFonts w:cstheme="minorHAnsi"/>
                    <w:sz w:val="18"/>
                    <w:szCs w:val="18"/>
                  </w:rPr>
                </w:rPrChange>
              </w:rPr>
            </w:pPr>
            <w:ins w:id="4878" w:author="Στάθης Καπ" w:date="2023-02-02T17:46:00Z">
              <w:r w:rsidRPr="00A21C84">
                <w:rPr>
                  <w:sz w:val="20"/>
                  <w:szCs w:val="20"/>
                  <w:rPrChange w:id="4879" w:author="Στάθης Καπ" w:date="2023-02-02T17:47:00Z">
                    <w:rPr/>
                  </w:rPrChange>
                </w:rPr>
                <w:t>1131</w:t>
              </w:r>
            </w:ins>
          </w:p>
        </w:tc>
        <w:tc>
          <w:tcPr>
            <w:tcW w:w="1428" w:type="dxa"/>
          </w:tcPr>
          <w:p w14:paraId="795A6467" w14:textId="44978563" w:rsidR="007456DB" w:rsidRPr="00A21C84" w:rsidRDefault="007456DB" w:rsidP="007456DB">
            <w:pPr>
              <w:rPr>
                <w:ins w:id="4880" w:author="Στάθης Καπ" w:date="2023-02-02T17:38:00Z"/>
                <w:rFonts w:cstheme="minorHAnsi"/>
                <w:sz w:val="20"/>
                <w:szCs w:val="20"/>
                <w:rPrChange w:id="4881" w:author="Στάθης Καπ" w:date="2023-02-02T17:47:00Z">
                  <w:rPr>
                    <w:ins w:id="4882" w:author="Στάθης Καπ" w:date="2023-02-02T17:38:00Z"/>
                    <w:rFonts w:cstheme="minorHAnsi"/>
                    <w:sz w:val="18"/>
                    <w:szCs w:val="18"/>
                  </w:rPr>
                </w:rPrChange>
              </w:rPr>
            </w:pPr>
            <w:ins w:id="4883" w:author="Στάθης Καπ" w:date="2023-02-02T17:46:00Z">
              <w:r w:rsidRPr="00A21C84">
                <w:rPr>
                  <w:sz w:val="20"/>
                  <w:szCs w:val="20"/>
                  <w:rPrChange w:id="4884" w:author="Στάθης Καπ" w:date="2023-02-02T17:47:00Z">
                    <w:rPr/>
                  </w:rPrChange>
                </w:rPr>
                <w:t>3.322</w:t>
              </w:r>
            </w:ins>
          </w:p>
        </w:tc>
        <w:tc>
          <w:tcPr>
            <w:tcW w:w="1428" w:type="dxa"/>
          </w:tcPr>
          <w:p w14:paraId="1BCABAC8" w14:textId="03E4F92A" w:rsidR="007456DB" w:rsidRPr="00A21C84" w:rsidRDefault="007456DB" w:rsidP="007456DB">
            <w:pPr>
              <w:rPr>
                <w:ins w:id="4885" w:author="Στάθης Καπ" w:date="2023-02-02T17:38:00Z"/>
                <w:rFonts w:cstheme="minorHAnsi"/>
                <w:sz w:val="20"/>
                <w:szCs w:val="20"/>
                <w:rPrChange w:id="4886" w:author="Στάθης Καπ" w:date="2023-02-02T17:47:00Z">
                  <w:rPr>
                    <w:ins w:id="4887" w:author="Στάθης Καπ" w:date="2023-02-02T17:38:00Z"/>
                    <w:rFonts w:cstheme="minorHAnsi"/>
                    <w:sz w:val="18"/>
                    <w:szCs w:val="18"/>
                  </w:rPr>
                </w:rPrChange>
              </w:rPr>
            </w:pPr>
            <w:ins w:id="4888" w:author="Στάθης Καπ" w:date="2023-02-02T17:46:00Z">
              <w:r w:rsidRPr="00A21C84">
                <w:rPr>
                  <w:sz w:val="20"/>
                  <w:szCs w:val="20"/>
                  <w:rPrChange w:id="4889" w:author="Στάθης Καπ" w:date="2023-02-02T17:47:00Z">
                    <w:rPr/>
                  </w:rPrChange>
                </w:rPr>
                <w:t>64</w:t>
              </w:r>
            </w:ins>
          </w:p>
        </w:tc>
      </w:tr>
    </w:tbl>
    <w:p w14:paraId="577DC92F" w14:textId="41954F49" w:rsidR="004A0401" w:rsidRDefault="004A0401">
      <w:pPr>
        <w:rPr>
          <w:ins w:id="4890" w:author="Στάθης Καπ" w:date="2023-02-02T17:38:00Z"/>
        </w:rPr>
      </w:pPr>
    </w:p>
    <w:p w14:paraId="180F74D2" w14:textId="09394E1A" w:rsidR="00853890" w:rsidRPr="00701249" w:rsidRDefault="00853890">
      <w:pPr>
        <w:rPr>
          <w:ins w:id="4891" w:author="Στάθης Καπ" w:date="2023-02-02T17:38:00Z"/>
        </w:rPr>
      </w:pPr>
      <w:ins w:id="4892" w:author="Στάθης Καπ" w:date="2023-02-02T17:38:00Z">
        <w:r>
          <w:rPr>
            <w:lang w:val="el-GR"/>
          </w:rPr>
          <w:t xml:space="preserve">Για </w:t>
        </w:r>
        <w:r>
          <w:t>m = 3</w:t>
        </w:r>
      </w:ins>
    </w:p>
    <w:tbl>
      <w:tblPr>
        <w:tblStyle w:val="TableGrid"/>
        <w:tblW w:w="5000" w:type="pct"/>
        <w:jc w:val="center"/>
        <w:tblLook w:val="04A0" w:firstRow="1" w:lastRow="0" w:firstColumn="1" w:lastColumn="0" w:noHBand="0" w:noVBand="1"/>
      </w:tblPr>
      <w:tblGrid>
        <w:gridCol w:w="1427"/>
        <w:gridCol w:w="1427"/>
        <w:gridCol w:w="1690"/>
        <w:gridCol w:w="1428"/>
        <w:gridCol w:w="1428"/>
        <w:gridCol w:w="1428"/>
      </w:tblGrid>
      <w:tr w:rsidR="004A0401" w14:paraId="10C0CD1E" w14:textId="77777777" w:rsidTr="00AA2735">
        <w:trPr>
          <w:jc w:val="center"/>
          <w:ins w:id="4893" w:author="Στάθης Καπ" w:date="2023-02-02T17:38:00Z"/>
        </w:trPr>
        <w:tc>
          <w:tcPr>
            <w:tcW w:w="1427" w:type="dxa"/>
          </w:tcPr>
          <w:p w14:paraId="6A984D71" w14:textId="568946B5" w:rsidR="004A0401" w:rsidRPr="0037443C" w:rsidRDefault="0037443C" w:rsidP="00AA2735">
            <w:pPr>
              <w:rPr>
                <w:ins w:id="4894" w:author="Στάθης Καπ" w:date="2023-02-02T17:38:00Z"/>
                <w:rFonts w:cstheme="minorHAnsi"/>
                <w:sz w:val="20"/>
                <w:szCs w:val="20"/>
                <w:rPrChange w:id="4895" w:author="Στάθης Καπ" w:date="2023-02-02T17:57:00Z">
                  <w:rPr>
                    <w:ins w:id="4896" w:author="Στάθης Καπ" w:date="2023-02-02T17:38:00Z"/>
                    <w:rFonts w:cstheme="minorHAnsi"/>
                    <w:sz w:val="18"/>
                    <w:szCs w:val="18"/>
                  </w:rPr>
                </w:rPrChange>
              </w:rPr>
            </w:pPr>
            <w:ins w:id="4897" w:author="Στάθης Καπ" w:date="2023-02-02T17:57:00Z">
              <w:r>
                <w:rPr>
                  <w:rFonts w:cstheme="minorHAnsi"/>
                  <w:sz w:val="20"/>
                  <w:szCs w:val="20"/>
                </w:rPr>
                <w:t>Name</w:t>
              </w:r>
            </w:ins>
          </w:p>
        </w:tc>
        <w:tc>
          <w:tcPr>
            <w:tcW w:w="1427" w:type="dxa"/>
          </w:tcPr>
          <w:p w14:paraId="6FDFCF73" w14:textId="77777777" w:rsidR="004A0401" w:rsidRPr="0037443C" w:rsidRDefault="004A0401" w:rsidP="00AA2735">
            <w:pPr>
              <w:rPr>
                <w:ins w:id="4898" w:author="Στάθης Καπ" w:date="2023-02-02T17:38:00Z"/>
                <w:rFonts w:cstheme="minorHAnsi"/>
                <w:sz w:val="20"/>
                <w:szCs w:val="20"/>
                <w:rPrChange w:id="4899" w:author="Στάθης Καπ" w:date="2023-02-02T17:57:00Z">
                  <w:rPr>
                    <w:ins w:id="4900" w:author="Στάθης Καπ" w:date="2023-02-02T17:38:00Z"/>
                    <w:rFonts w:cstheme="minorHAnsi"/>
                    <w:sz w:val="18"/>
                    <w:szCs w:val="18"/>
                  </w:rPr>
                </w:rPrChange>
              </w:rPr>
            </w:pPr>
            <w:ins w:id="4901" w:author="Στάθης Καπ" w:date="2023-02-02T17:38:00Z">
              <w:r w:rsidRPr="0037443C">
                <w:rPr>
                  <w:rFonts w:cstheme="minorHAnsi"/>
                  <w:sz w:val="20"/>
                  <w:szCs w:val="20"/>
                  <w:rPrChange w:id="4902" w:author="Στάθης Καπ" w:date="2023-02-02T17:57:00Z">
                    <w:rPr>
                      <w:rFonts w:cstheme="minorHAnsi"/>
                      <w:sz w:val="18"/>
                      <w:szCs w:val="18"/>
                    </w:rPr>
                  </w:rPrChange>
                </w:rPr>
                <w:t>BK</w:t>
              </w:r>
            </w:ins>
          </w:p>
        </w:tc>
        <w:tc>
          <w:tcPr>
            <w:tcW w:w="1690" w:type="dxa"/>
          </w:tcPr>
          <w:p w14:paraId="78266217" w14:textId="77777777" w:rsidR="004A0401" w:rsidRPr="0037443C" w:rsidRDefault="004A0401" w:rsidP="00AA2735">
            <w:pPr>
              <w:rPr>
                <w:ins w:id="4903" w:author="Στάθης Καπ" w:date="2023-02-02T17:38:00Z"/>
                <w:rFonts w:cstheme="minorHAnsi"/>
                <w:sz w:val="20"/>
                <w:szCs w:val="20"/>
                <w:rPrChange w:id="4904" w:author="Στάθης Καπ" w:date="2023-02-02T17:57:00Z">
                  <w:rPr>
                    <w:ins w:id="4905" w:author="Στάθης Καπ" w:date="2023-02-02T17:38:00Z"/>
                    <w:rFonts w:cstheme="minorHAnsi"/>
                    <w:sz w:val="18"/>
                    <w:szCs w:val="18"/>
                  </w:rPr>
                </w:rPrChange>
              </w:rPr>
            </w:pPr>
            <w:ins w:id="4906" w:author="Στάθης Καπ" w:date="2023-02-02T17:38:00Z">
              <w:r w:rsidRPr="0037443C">
                <w:rPr>
                  <w:rFonts w:cstheme="minorHAnsi"/>
                  <w:sz w:val="20"/>
                  <w:szCs w:val="20"/>
                  <w:rPrChange w:id="4907" w:author="Στάθης Καπ" w:date="2023-02-02T17:57:00Z">
                    <w:rPr>
                      <w:rFonts w:cstheme="minorHAnsi"/>
                      <w:sz w:val="18"/>
                      <w:szCs w:val="18"/>
                    </w:rPr>
                  </w:rPrChange>
                </w:rPr>
                <w:t>ILS(2009)</w:t>
              </w:r>
            </w:ins>
          </w:p>
        </w:tc>
        <w:tc>
          <w:tcPr>
            <w:tcW w:w="1428" w:type="dxa"/>
          </w:tcPr>
          <w:p w14:paraId="738DFB2C" w14:textId="77777777" w:rsidR="004A0401" w:rsidRPr="0037443C" w:rsidRDefault="004A0401" w:rsidP="00AA2735">
            <w:pPr>
              <w:rPr>
                <w:ins w:id="4908" w:author="Στάθης Καπ" w:date="2023-02-02T17:38:00Z"/>
                <w:rFonts w:cstheme="minorHAnsi"/>
                <w:sz w:val="20"/>
                <w:szCs w:val="20"/>
                <w:rPrChange w:id="4909" w:author="Στάθης Καπ" w:date="2023-02-02T17:57:00Z">
                  <w:rPr>
                    <w:ins w:id="4910" w:author="Στάθης Καπ" w:date="2023-02-02T17:38:00Z"/>
                    <w:rFonts w:cstheme="minorHAnsi"/>
                    <w:sz w:val="18"/>
                    <w:szCs w:val="18"/>
                  </w:rPr>
                </w:rPrChange>
              </w:rPr>
            </w:pPr>
            <w:ins w:id="4911" w:author="Στάθης Καπ" w:date="2023-02-02T17:38:00Z">
              <w:r w:rsidRPr="0037443C">
                <w:rPr>
                  <w:rFonts w:cstheme="minorHAnsi"/>
                  <w:sz w:val="20"/>
                  <w:szCs w:val="20"/>
                  <w:rPrChange w:id="4912" w:author="Στάθης Καπ" w:date="2023-02-02T17:57:00Z">
                    <w:rPr>
                      <w:rFonts w:cstheme="minorHAnsi"/>
                      <w:sz w:val="18"/>
                      <w:szCs w:val="18"/>
                    </w:rPr>
                  </w:rPrChange>
                </w:rPr>
                <w:t>ILS</w:t>
              </w:r>
            </w:ins>
          </w:p>
        </w:tc>
        <w:tc>
          <w:tcPr>
            <w:tcW w:w="1428" w:type="dxa"/>
          </w:tcPr>
          <w:p w14:paraId="28E9B9B4" w14:textId="77777777" w:rsidR="004A0401" w:rsidRPr="0037443C" w:rsidRDefault="004A0401" w:rsidP="00AA2735">
            <w:pPr>
              <w:rPr>
                <w:ins w:id="4913" w:author="Στάθης Καπ" w:date="2023-02-02T17:38:00Z"/>
                <w:rFonts w:cstheme="minorHAnsi"/>
                <w:sz w:val="20"/>
                <w:szCs w:val="20"/>
                <w:rPrChange w:id="4914" w:author="Στάθης Καπ" w:date="2023-02-02T17:57:00Z">
                  <w:rPr>
                    <w:ins w:id="4915" w:author="Στάθης Καπ" w:date="2023-02-02T17:38:00Z"/>
                    <w:rFonts w:cstheme="minorHAnsi"/>
                    <w:sz w:val="18"/>
                    <w:szCs w:val="18"/>
                  </w:rPr>
                </w:rPrChange>
              </w:rPr>
            </w:pPr>
            <w:ins w:id="4916" w:author="Στάθης Καπ" w:date="2023-02-02T17:38:00Z">
              <w:r w:rsidRPr="0037443C">
                <w:rPr>
                  <w:rFonts w:cstheme="minorHAnsi"/>
                  <w:sz w:val="20"/>
                  <w:szCs w:val="20"/>
                  <w:rPrChange w:id="4917" w:author="Στάθης Καπ" w:date="2023-02-02T17:57:00Z">
                    <w:rPr>
                      <w:rFonts w:cstheme="minorHAnsi"/>
                      <w:sz w:val="18"/>
                      <w:szCs w:val="18"/>
                    </w:rPr>
                  </w:rPrChange>
                </w:rPr>
                <w:t>CPU(s)</w:t>
              </w:r>
            </w:ins>
          </w:p>
        </w:tc>
        <w:tc>
          <w:tcPr>
            <w:tcW w:w="1428" w:type="dxa"/>
          </w:tcPr>
          <w:p w14:paraId="2985E577" w14:textId="77777777" w:rsidR="004A0401" w:rsidRPr="0037443C" w:rsidRDefault="004A0401" w:rsidP="00AA2735">
            <w:pPr>
              <w:rPr>
                <w:ins w:id="4918" w:author="Στάθης Καπ" w:date="2023-02-02T17:38:00Z"/>
                <w:rFonts w:cstheme="minorHAnsi"/>
                <w:sz w:val="20"/>
                <w:szCs w:val="20"/>
                <w:rPrChange w:id="4919" w:author="Στάθης Καπ" w:date="2023-02-02T17:57:00Z">
                  <w:rPr>
                    <w:ins w:id="4920" w:author="Στάθης Καπ" w:date="2023-02-02T17:38:00Z"/>
                    <w:rFonts w:cstheme="minorHAnsi"/>
                    <w:sz w:val="18"/>
                    <w:szCs w:val="18"/>
                  </w:rPr>
                </w:rPrChange>
              </w:rPr>
            </w:pPr>
            <w:ins w:id="4921" w:author="Στάθης Καπ" w:date="2023-02-02T17:38:00Z">
              <w:r w:rsidRPr="0037443C">
                <w:rPr>
                  <w:rFonts w:cstheme="minorHAnsi"/>
                  <w:sz w:val="20"/>
                  <w:szCs w:val="20"/>
                  <w:rPrChange w:id="4922" w:author="Στάθης Καπ" w:date="2023-02-02T17:57:00Z">
                    <w:rPr>
                      <w:rFonts w:cstheme="minorHAnsi"/>
                      <w:sz w:val="18"/>
                      <w:szCs w:val="18"/>
                    </w:rPr>
                  </w:rPrChange>
                </w:rPr>
                <w:t>Visits</w:t>
              </w:r>
            </w:ins>
          </w:p>
        </w:tc>
      </w:tr>
      <w:tr w:rsidR="002B540C" w14:paraId="7EB68789" w14:textId="77777777" w:rsidTr="00AA2735">
        <w:trPr>
          <w:jc w:val="center"/>
          <w:ins w:id="4923" w:author="Στάθης Καπ" w:date="2023-02-02T17:38:00Z"/>
        </w:trPr>
        <w:tc>
          <w:tcPr>
            <w:tcW w:w="1427" w:type="dxa"/>
          </w:tcPr>
          <w:p w14:paraId="4F89A4EE" w14:textId="0D145232" w:rsidR="002B540C" w:rsidRPr="0037443C" w:rsidRDefault="002B540C" w:rsidP="002B540C">
            <w:pPr>
              <w:rPr>
                <w:ins w:id="4924" w:author="Στάθης Καπ" w:date="2023-02-02T17:38:00Z"/>
                <w:rFonts w:cstheme="minorHAnsi"/>
                <w:sz w:val="20"/>
                <w:szCs w:val="20"/>
                <w:rPrChange w:id="4925" w:author="Στάθης Καπ" w:date="2023-02-02T17:57:00Z">
                  <w:rPr>
                    <w:ins w:id="4926" w:author="Στάθης Καπ" w:date="2023-02-02T17:38:00Z"/>
                    <w:rFonts w:cstheme="minorHAnsi"/>
                    <w:sz w:val="18"/>
                    <w:szCs w:val="18"/>
                  </w:rPr>
                </w:rPrChange>
              </w:rPr>
            </w:pPr>
            <w:ins w:id="4927" w:author="Στάθης Καπ" w:date="2023-02-02T17:39:00Z">
              <w:r w:rsidRPr="0037443C">
                <w:rPr>
                  <w:rFonts w:cstheme="minorHAnsi"/>
                  <w:sz w:val="20"/>
                  <w:szCs w:val="20"/>
                  <w:rPrChange w:id="4928" w:author="Στάθης Καπ" w:date="2023-02-02T17:57:00Z">
                    <w:rPr>
                      <w:rFonts w:cstheme="minorHAnsi"/>
                      <w:sz w:val="18"/>
                      <w:szCs w:val="18"/>
                    </w:rPr>
                  </w:rPrChange>
                </w:rPr>
                <w:t>p</w:t>
              </w:r>
            </w:ins>
            <w:ins w:id="4929" w:author="Στάθης Καπ" w:date="2023-02-02T17:38:00Z">
              <w:r w:rsidRPr="0037443C">
                <w:rPr>
                  <w:rFonts w:cstheme="minorHAnsi"/>
                  <w:sz w:val="20"/>
                  <w:szCs w:val="20"/>
                  <w:rPrChange w:id="4930" w:author="Στάθης Καπ" w:date="2023-02-02T17:57:00Z">
                    <w:rPr>
                      <w:rFonts w:cstheme="minorHAnsi"/>
                      <w:sz w:val="18"/>
                      <w:szCs w:val="18"/>
                    </w:rPr>
                  </w:rPrChange>
                </w:rPr>
                <w:t>r01</w:t>
              </w:r>
            </w:ins>
          </w:p>
        </w:tc>
        <w:tc>
          <w:tcPr>
            <w:tcW w:w="1427" w:type="dxa"/>
          </w:tcPr>
          <w:p w14:paraId="6E891EAB" w14:textId="356D4C71" w:rsidR="002B540C" w:rsidRPr="0037443C" w:rsidRDefault="002B540C" w:rsidP="002B540C">
            <w:pPr>
              <w:rPr>
                <w:ins w:id="4931" w:author="Στάθης Καπ" w:date="2023-02-02T17:38:00Z"/>
                <w:rFonts w:cstheme="minorHAnsi"/>
                <w:sz w:val="20"/>
                <w:szCs w:val="20"/>
                <w:rPrChange w:id="4932" w:author="Στάθης Καπ" w:date="2023-02-02T17:57:00Z">
                  <w:rPr>
                    <w:ins w:id="4933" w:author="Στάθης Καπ" w:date="2023-02-02T17:38:00Z"/>
                    <w:rFonts w:cstheme="minorHAnsi"/>
                    <w:sz w:val="18"/>
                    <w:szCs w:val="18"/>
                  </w:rPr>
                </w:rPrChange>
              </w:rPr>
            </w:pPr>
            <w:ins w:id="4934" w:author="Στάθης Καπ" w:date="2023-02-02T17:49:00Z">
              <w:r w:rsidRPr="0037443C">
                <w:rPr>
                  <w:sz w:val="20"/>
                  <w:szCs w:val="20"/>
                  <w:rPrChange w:id="4935" w:author="Στάθης Καπ" w:date="2023-02-02T17:57:00Z">
                    <w:rPr/>
                  </w:rPrChange>
                </w:rPr>
                <w:t>622</w:t>
              </w:r>
            </w:ins>
          </w:p>
        </w:tc>
        <w:tc>
          <w:tcPr>
            <w:tcW w:w="1690" w:type="dxa"/>
          </w:tcPr>
          <w:p w14:paraId="1D6A68A7" w14:textId="18963338" w:rsidR="002B540C" w:rsidRPr="0037443C" w:rsidRDefault="002B540C" w:rsidP="002B540C">
            <w:pPr>
              <w:rPr>
                <w:ins w:id="4936" w:author="Στάθης Καπ" w:date="2023-02-02T17:38:00Z"/>
                <w:rFonts w:cstheme="minorHAnsi"/>
                <w:sz w:val="20"/>
                <w:szCs w:val="20"/>
                <w:rPrChange w:id="4937" w:author="Στάθης Καπ" w:date="2023-02-02T17:57:00Z">
                  <w:rPr>
                    <w:ins w:id="4938" w:author="Στάθης Καπ" w:date="2023-02-02T17:38:00Z"/>
                    <w:rFonts w:cstheme="minorHAnsi"/>
                    <w:sz w:val="18"/>
                    <w:szCs w:val="18"/>
                  </w:rPr>
                </w:rPrChange>
              </w:rPr>
            </w:pPr>
            <w:ins w:id="4939" w:author="Στάθης Καπ" w:date="2023-02-02T17:50:00Z">
              <w:r w:rsidRPr="0037443C">
                <w:rPr>
                  <w:sz w:val="20"/>
                  <w:szCs w:val="20"/>
                  <w:rPrChange w:id="4940" w:author="Στάθης Καπ" w:date="2023-02-02T17:57:00Z">
                    <w:rPr/>
                  </w:rPrChange>
                </w:rPr>
                <w:t>598</w:t>
              </w:r>
            </w:ins>
          </w:p>
        </w:tc>
        <w:tc>
          <w:tcPr>
            <w:tcW w:w="1428" w:type="dxa"/>
          </w:tcPr>
          <w:p w14:paraId="163DA31D" w14:textId="5756C815" w:rsidR="002B540C" w:rsidRPr="0037443C" w:rsidRDefault="002B540C" w:rsidP="002B540C">
            <w:pPr>
              <w:rPr>
                <w:ins w:id="4941" w:author="Στάθης Καπ" w:date="2023-02-02T17:38:00Z"/>
                <w:rFonts w:cstheme="minorHAnsi"/>
                <w:sz w:val="20"/>
                <w:szCs w:val="20"/>
                <w:rPrChange w:id="4942" w:author="Στάθης Καπ" w:date="2023-02-02T17:57:00Z">
                  <w:rPr>
                    <w:ins w:id="4943" w:author="Στάθης Καπ" w:date="2023-02-02T17:38:00Z"/>
                    <w:rFonts w:cstheme="minorHAnsi"/>
                    <w:sz w:val="18"/>
                    <w:szCs w:val="18"/>
                  </w:rPr>
                </w:rPrChange>
              </w:rPr>
            </w:pPr>
            <w:ins w:id="4944" w:author="Στάθης Καπ" w:date="2023-02-02T17:57:00Z">
              <w:r w:rsidRPr="0037443C">
                <w:rPr>
                  <w:sz w:val="20"/>
                  <w:szCs w:val="20"/>
                  <w:rPrChange w:id="4945" w:author="Στάθης Καπ" w:date="2023-02-02T17:57:00Z">
                    <w:rPr/>
                  </w:rPrChange>
                </w:rPr>
                <w:t>595</w:t>
              </w:r>
            </w:ins>
          </w:p>
        </w:tc>
        <w:tc>
          <w:tcPr>
            <w:tcW w:w="1428" w:type="dxa"/>
          </w:tcPr>
          <w:p w14:paraId="55A75E35" w14:textId="3746A3CC" w:rsidR="002B540C" w:rsidRPr="0037443C" w:rsidRDefault="002B540C" w:rsidP="002B540C">
            <w:pPr>
              <w:rPr>
                <w:ins w:id="4946" w:author="Στάθης Καπ" w:date="2023-02-02T17:38:00Z"/>
                <w:rFonts w:cstheme="minorHAnsi"/>
                <w:sz w:val="20"/>
                <w:szCs w:val="20"/>
                <w:rPrChange w:id="4947" w:author="Στάθης Καπ" w:date="2023-02-02T17:57:00Z">
                  <w:rPr>
                    <w:ins w:id="4948" w:author="Στάθης Καπ" w:date="2023-02-02T17:38:00Z"/>
                    <w:rFonts w:cstheme="minorHAnsi"/>
                    <w:sz w:val="18"/>
                    <w:szCs w:val="18"/>
                  </w:rPr>
                </w:rPrChange>
              </w:rPr>
            </w:pPr>
            <w:ins w:id="4949" w:author="Στάθης Καπ" w:date="2023-02-02T17:57:00Z">
              <w:r w:rsidRPr="0037443C">
                <w:rPr>
                  <w:sz w:val="20"/>
                  <w:szCs w:val="20"/>
                  <w:rPrChange w:id="4950" w:author="Στάθης Καπ" w:date="2023-02-02T17:57:00Z">
                    <w:rPr/>
                  </w:rPrChange>
                </w:rPr>
                <w:t>0.095</w:t>
              </w:r>
            </w:ins>
          </w:p>
        </w:tc>
        <w:tc>
          <w:tcPr>
            <w:tcW w:w="1428" w:type="dxa"/>
          </w:tcPr>
          <w:p w14:paraId="10D60CD2" w14:textId="2C069E9B" w:rsidR="002B540C" w:rsidRPr="0037443C" w:rsidRDefault="002B540C" w:rsidP="002B540C">
            <w:pPr>
              <w:rPr>
                <w:ins w:id="4951" w:author="Στάθης Καπ" w:date="2023-02-02T17:38:00Z"/>
                <w:rFonts w:cstheme="minorHAnsi"/>
                <w:sz w:val="20"/>
                <w:szCs w:val="20"/>
                <w:rPrChange w:id="4952" w:author="Στάθης Καπ" w:date="2023-02-02T17:57:00Z">
                  <w:rPr>
                    <w:ins w:id="4953" w:author="Στάθης Καπ" w:date="2023-02-02T17:38:00Z"/>
                    <w:rFonts w:cstheme="minorHAnsi"/>
                    <w:sz w:val="18"/>
                    <w:szCs w:val="18"/>
                  </w:rPr>
                </w:rPrChange>
              </w:rPr>
            </w:pPr>
            <w:ins w:id="4954" w:author="Στάθης Καπ" w:date="2023-02-02T17:57:00Z">
              <w:r w:rsidRPr="0037443C">
                <w:rPr>
                  <w:sz w:val="20"/>
                  <w:szCs w:val="20"/>
                  <w:rPrChange w:id="4955" w:author="Στάθης Καπ" w:date="2023-02-02T17:57:00Z">
                    <w:rPr/>
                  </w:rPrChange>
                </w:rPr>
                <w:t>44</w:t>
              </w:r>
            </w:ins>
          </w:p>
        </w:tc>
      </w:tr>
      <w:tr w:rsidR="002B540C" w14:paraId="2E4C7283" w14:textId="77777777" w:rsidTr="00AA2735">
        <w:trPr>
          <w:jc w:val="center"/>
          <w:ins w:id="4956" w:author="Στάθης Καπ" w:date="2023-02-02T17:38:00Z"/>
        </w:trPr>
        <w:tc>
          <w:tcPr>
            <w:tcW w:w="1427" w:type="dxa"/>
          </w:tcPr>
          <w:p w14:paraId="3B7A9C43" w14:textId="268CC852" w:rsidR="002B540C" w:rsidRPr="0037443C" w:rsidRDefault="002B540C" w:rsidP="002B540C">
            <w:pPr>
              <w:rPr>
                <w:ins w:id="4957" w:author="Στάθης Καπ" w:date="2023-02-02T17:38:00Z"/>
                <w:rFonts w:cstheme="minorHAnsi"/>
                <w:sz w:val="20"/>
                <w:szCs w:val="20"/>
                <w:rPrChange w:id="4958" w:author="Στάθης Καπ" w:date="2023-02-02T17:57:00Z">
                  <w:rPr>
                    <w:ins w:id="4959" w:author="Στάθης Καπ" w:date="2023-02-02T17:38:00Z"/>
                    <w:rFonts w:cstheme="minorHAnsi"/>
                    <w:sz w:val="18"/>
                    <w:szCs w:val="18"/>
                  </w:rPr>
                </w:rPrChange>
              </w:rPr>
            </w:pPr>
            <w:ins w:id="4960" w:author="Στάθης Καπ" w:date="2023-02-02T17:39:00Z">
              <w:r w:rsidRPr="0037443C">
                <w:rPr>
                  <w:rFonts w:cstheme="minorHAnsi"/>
                  <w:sz w:val="20"/>
                  <w:szCs w:val="20"/>
                  <w:rPrChange w:id="4961" w:author="Στάθης Καπ" w:date="2023-02-02T17:57:00Z">
                    <w:rPr>
                      <w:rFonts w:cstheme="minorHAnsi"/>
                      <w:sz w:val="18"/>
                      <w:szCs w:val="18"/>
                    </w:rPr>
                  </w:rPrChange>
                </w:rPr>
                <w:t>p</w:t>
              </w:r>
            </w:ins>
            <w:ins w:id="4962" w:author="Στάθης Καπ" w:date="2023-02-02T17:38:00Z">
              <w:r w:rsidRPr="0037443C">
                <w:rPr>
                  <w:rFonts w:cstheme="minorHAnsi"/>
                  <w:sz w:val="20"/>
                  <w:szCs w:val="20"/>
                  <w:rPrChange w:id="4963" w:author="Στάθης Καπ" w:date="2023-02-02T17:57:00Z">
                    <w:rPr>
                      <w:rFonts w:cstheme="minorHAnsi"/>
                      <w:sz w:val="18"/>
                      <w:szCs w:val="18"/>
                    </w:rPr>
                  </w:rPrChange>
                </w:rPr>
                <w:t>r02</w:t>
              </w:r>
            </w:ins>
          </w:p>
        </w:tc>
        <w:tc>
          <w:tcPr>
            <w:tcW w:w="1427" w:type="dxa"/>
          </w:tcPr>
          <w:p w14:paraId="69C99C2A" w14:textId="39BD75EC" w:rsidR="002B540C" w:rsidRPr="0037443C" w:rsidRDefault="002B540C" w:rsidP="002B540C">
            <w:pPr>
              <w:rPr>
                <w:ins w:id="4964" w:author="Στάθης Καπ" w:date="2023-02-02T17:38:00Z"/>
                <w:rFonts w:cstheme="minorHAnsi"/>
                <w:sz w:val="20"/>
                <w:szCs w:val="20"/>
                <w:rPrChange w:id="4965" w:author="Στάθης Καπ" w:date="2023-02-02T17:57:00Z">
                  <w:rPr>
                    <w:ins w:id="4966" w:author="Στάθης Καπ" w:date="2023-02-02T17:38:00Z"/>
                    <w:rFonts w:cstheme="minorHAnsi"/>
                    <w:sz w:val="18"/>
                    <w:szCs w:val="18"/>
                  </w:rPr>
                </w:rPrChange>
              </w:rPr>
            </w:pPr>
            <w:ins w:id="4967" w:author="Στάθης Καπ" w:date="2023-02-02T17:49:00Z">
              <w:r w:rsidRPr="0037443C">
                <w:rPr>
                  <w:sz w:val="20"/>
                  <w:szCs w:val="20"/>
                  <w:rPrChange w:id="4968" w:author="Στάθης Καπ" w:date="2023-02-02T17:57:00Z">
                    <w:rPr/>
                  </w:rPrChange>
                </w:rPr>
                <w:t>943</w:t>
              </w:r>
            </w:ins>
          </w:p>
        </w:tc>
        <w:tc>
          <w:tcPr>
            <w:tcW w:w="1690" w:type="dxa"/>
          </w:tcPr>
          <w:p w14:paraId="7678F1B0" w14:textId="071E05B5" w:rsidR="002B540C" w:rsidRPr="0037443C" w:rsidRDefault="002B540C" w:rsidP="002B540C">
            <w:pPr>
              <w:rPr>
                <w:ins w:id="4969" w:author="Στάθης Καπ" w:date="2023-02-02T17:38:00Z"/>
                <w:rFonts w:cstheme="minorHAnsi"/>
                <w:sz w:val="20"/>
                <w:szCs w:val="20"/>
                <w:rPrChange w:id="4970" w:author="Στάθης Καπ" w:date="2023-02-02T17:57:00Z">
                  <w:rPr>
                    <w:ins w:id="4971" w:author="Στάθης Καπ" w:date="2023-02-02T17:38:00Z"/>
                    <w:rFonts w:cstheme="minorHAnsi"/>
                    <w:sz w:val="18"/>
                    <w:szCs w:val="18"/>
                  </w:rPr>
                </w:rPrChange>
              </w:rPr>
            </w:pPr>
            <w:ins w:id="4972" w:author="Στάθης Καπ" w:date="2023-02-02T17:50:00Z">
              <w:r w:rsidRPr="0037443C">
                <w:rPr>
                  <w:sz w:val="20"/>
                  <w:szCs w:val="20"/>
                  <w:rPrChange w:id="4973" w:author="Στάθης Καπ" w:date="2023-02-02T17:57:00Z">
                    <w:rPr/>
                  </w:rPrChange>
                </w:rPr>
                <w:t>899</w:t>
              </w:r>
            </w:ins>
          </w:p>
        </w:tc>
        <w:tc>
          <w:tcPr>
            <w:tcW w:w="1428" w:type="dxa"/>
          </w:tcPr>
          <w:p w14:paraId="18DCE580" w14:textId="14FF5D74" w:rsidR="002B540C" w:rsidRPr="0037443C" w:rsidRDefault="002B540C" w:rsidP="002B540C">
            <w:pPr>
              <w:rPr>
                <w:ins w:id="4974" w:author="Στάθης Καπ" w:date="2023-02-02T17:38:00Z"/>
                <w:rFonts w:cstheme="minorHAnsi"/>
                <w:sz w:val="20"/>
                <w:szCs w:val="20"/>
                <w:rPrChange w:id="4975" w:author="Στάθης Καπ" w:date="2023-02-02T17:57:00Z">
                  <w:rPr>
                    <w:ins w:id="4976" w:author="Στάθης Καπ" w:date="2023-02-02T17:38:00Z"/>
                    <w:rFonts w:cstheme="minorHAnsi"/>
                    <w:sz w:val="18"/>
                    <w:szCs w:val="18"/>
                  </w:rPr>
                </w:rPrChange>
              </w:rPr>
            </w:pPr>
            <w:ins w:id="4977" w:author="Στάθης Καπ" w:date="2023-02-02T17:57:00Z">
              <w:r w:rsidRPr="0037443C">
                <w:rPr>
                  <w:sz w:val="20"/>
                  <w:szCs w:val="20"/>
                  <w:rPrChange w:id="4978" w:author="Στάθης Καπ" w:date="2023-02-02T17:57:00Z">
                    <w:rPr/>
                  </w:rPrChange>
                </w:rPr>
                <w:t>847</w:t>
              </w:r>
            </w:ins>
          </w:p>
        </w:tc>
        <w:tc>
          <w:tcPr>
            <w:tcW w:w="1428" w:type="dxa"/>
          </w:tcPr>
          <w:p w14:paraId="6D5D1D04" w14:textId="23B0E703" w:rsidR="002B540C" w:rsidRPr="0037443C" w:rsidRDefault="002B540C" w:rsidP="002B540C">
            <w:pPr>
              <w:rPr>
                <w:ins w:id="4979" w:author="Στάθης Καπ" w:date="2023-02-02T17:38:00Z"/>
                <w:rFonts w:cstheme="minorHAnsi"/>
                <w:sz w:val="20"/>
                <w:szCs w:val="20"/>
                <w:rPrChange w:id="4980" w:author="Στάθης Καπ" w:date="2023-02-02T17:57:00Z">
                  <w:rPr>
                    <w:ins w:id="4981" w:author="Στάθης Καπ" w:date="2023-02-02T17:38:00Z"/>
                    <w:rFonts w:cstheme="minorHAnsi"/>
                    <w:sz w:val="18"/>
                    <w:szCs w:val="18"/>
                  </w:rPr>
                </w:rPrChange>
              </w:rPr>
            </w:pPr>
            <w:ins w:id="4982" w:author="Στάθης Καπ" w:date="2023-02-02T17:57:00Z">
              <w:r w:rsidRPr="0037443C">
                <w:rPr>
                  <w:sz w:val="20"/>
                  <w:szCs w:val="20"/>
                  <w:rPrChange w:id="4983" w:author="Στάθης Καπ" w:date="2023-02-02T17:57:00Z">
                    <w:rPr/>
                  </w:rPrChange>
                </w:rPr>
                <w:t>0.502</w:t>
              </w:r>
            </w:ins>
          </w:p>
        </w:tc>
        <w:tc>
          <w:tcPr>
            <w:tcW w:w="1428" w:type="dxa"/>
          </w:tcPr>
          <w:p w14:paraId="282F012A" w14:textId="549B1696" w:rsidR="002B540C" w:rsidRPr="0037443C" w:rsidRDefault="002B540C" w:rsidP="002B540C">
            <w:pPr>
              <w:rPr>
                <w:ins w:id="4984" w:author="Στάθης Καπ" w:date="2023-02-02T17:38:00Z"/>
                <w:rFonts w:cstheme="minorHAnsi"/>
                <w:sz w:val="20"/>
                <w:szCs w:val="20"/>
                <w:rPrChange w:id="4985" w:author="Στάθης Καπ" w:date="2023-02-02T17:57:00Z">
                  <w:rPr>
                    <w:ins w:id="4986" w:author="Στάθης Καπ" w:date="2023-02-02T17:38:00Z"/>
                    <w:rFonts w:cstheme="minorHAnsi"/>
                    <w:sz w:val="18"/>
                    <w:szCs w:val="18"/>
                  </w:rPr>
                </w:rPrChange>
              </w:rPr>
            </w:pPr>
            <w:ins w:id="4987" w:author="Στάθης Καπ" w:date="2023-02-02T17:57:00Z">
              <w:r w:rsidRPr="0037443C">
                <w:rPr>
                  <w:sz w:val="20"/>
                  <w:szCs w:val="20"/>
                  <w:rPrChange w:id="4988" w:author="Στάθης Καπ" w:date="2023-02-02T17:57:00Z">
                    <w:rPr/>
                  </w:rPrChange>
                </w:rPr>
                <w:t>55</w:t>
              </w:r>
            </w:ins>
          </w:p>
        </w:tc>
      </w:tr>
      <w:tr w:rsidR="002B540C" w14:paraId="5325D031" w14:textId="77777777" w:rsidTr="00AA2735">
        <w:trPr>
          <w:jc w:val="center"/>
          <w:ins w:id="4989" w:author="Στάθης Καπ" w:date="2023-02-02T17:38:00Z"/>
        </w:trPr>
        <w:tc>
          <w:tcPr>
            <w:tcW w:w="1427" w:type="dxa"/>
          </w:tcPr>
          <w:p w14:paraId="45D1E5A7" w14:textId="663CD51C" w:rsidR="002B540C" w:rsidRPr="0037443C" w:rsidRDefault="002B540C" w:rsidP="002B540C">
            <w:pPr>
              <w:rPr>
                <w:ins w:id="4990" w:author="Στάθης Καπ" w:date="2023-02-02T17:38:00Z"/>
                <w:rFonts w:cstheme="minorHAnsi"/>
                <w:sz w:val="20"/>
                <w:szCs w:val="20"/>
                <w:rPrChange w:id="4991" w:author="Στάθης Καπ" w:date="2023-02-02T17:57:00Z">
                  <w:rPr>
                    <w:ins w:id="4992" w:author="Στάθης Καπ" w:date="2023-02-02T17:38:00Z"/>
                    <w:rFonts w:cstheme="minorHAnsi"/>
                    <w:sz w:val="18"/>
                    <w:szCs w:val="18"/>
                  </w:rPr>
                </w:rPrChange>
              </w:rPr>
            </w:pPr>
            <w:ins w:id="4993" w:author="Στάθης Καπ" w:date="2023-02-02T17:39:00Z">
              <w:r w:rsidRPr="0037443C">
                <w:rPr>
                  <w:rFonts w:cstheme="minorHAnsi"/>
                  <w:sz w:val="20"/>
                  <w:szCs w:val="20"/>
                  <w:rPrChange w:id="4994" w:author="Στάθης Καπ" w:date="2023-02-02T17:57:00Z">
                    <w:rPr>
                      <w:rFonts w:cstheme="minorHAnsi"/>
                      <w:sz w:val="18"/>
                      <w:szCs w:val="18"/>
                    </w:rPr>
                  </w:rPrChange>
                </w:rPr>
                <w:t>p</w:t>
              </w:r>
            </w:ins>
            <w:ins w:id="4995" w:author="Στάθης Καπ" w:date="2023-02-02T17:38:00Z">
              <w:r w:rsidRPr="0037443C">
                <w:rPr>
                  <w:rFonts w:cstheme="minorHAnsi"/>
                  <w:sz w:val="20"/>
                  <w:szCs w:val="20"/>
                  <w:rPrChange w:id="4996" w:author="Στάθης Καπ" w:date="2023-02-02T17:57:00Z">
                    <w:rPr>
                      <w:rFonts w:cstheme="minorHAnsi"/>
                      <w:sz w:val="18"/>
                      <w:szCs w:val="18"/>
                    </w:rPr>
                  </w:rPrChange>
                </w:rPr>
                <w:t>r03</w:t>
              </w:r>
            </w:ins>
          </w:p>
        </w:tc>
        <w:tc>
          <w:tcPr>
            <w:tcW w:w="1427" w:type="dxa"/>
          </w:tcPr>
          <w:p w14:paraId="20641E3F" w14:textId="49970401" w:rsidR="002B540C" w:rsidRPr="0037443C" w:rsidRDefault="002B540C" w:rsidP="002B540C">
            <w:pPr>
              <w:rPr>
                <w:ins w:id="4997" w:author="Στάθης Καπ" w:date="2023-02-02T17:38:00Z"/>
                <w:rFonts w:cstheme="minorHAnsi"/>
                <w:sz w:val="20"/>
                <w:szCs w:val="20"/>
                <w:rPrChange w:id="4998" w:author="Στάθης Καπ" w:date="2023-02-02T17:57:00Z">
                  <w:rPr>
                    <w:ins w:id="4999" w:author="Στάθης Καπ" w:date="2023-02-02T17:38:00Z"/>
                    <w:rFonts w:cstheme="minorHAnsi"/>
                    <w:sz w:val="18"/>
                    <w:szCs w:val="18"/>
                  </w:rPr>
                </w:rPrChange>
              </w:rPr>
            </w:pPr>
            <w:ins w:id="5000" w:author="Στάθης Καπ" w:date="2023-02-02T17:49:00Z">
              <w:r w:rsidRPr="0037443C">
                <w:rPr>
                  <w:sz w:val="20"/>
                  <w:szCs w:val="20"/>
                  <w:rPrChange w:id="5001" w:author="Στάθης Καπ" w:date="2023-02-02T17:57:00Z">
                    <w:rPr/>
                  </w:rPrChange>
                </w:rPr>
                <w:t>1010</w:t>
              </w:r>
            </w:ins>
          </w:p>
        </w:tc>
        <w:tc>
          <w:tcPr>
            <w:tcW w:w="1690" w:type="dxa"/>
          </w:tcPr>
          <w:p w14:paraId="3BE923EA" w14:textId="249C0A66" w:rsidR="002B540C" w:rsidRPr="0037443C" w:rsidRDefault="002B540C" w:rsidP="002B540C">
            <w:pPr>
              <w:rPr>
                <w:ins w:id="5002" w:author="Στάθης Καπ" w:date="2023-02-02T17:38:00Z"/>
                <w:rFonts w:cstheme="minorHAnsi"/>
                <w:sz w:val="20"/>
                <w:szCs w:val="20"/>
                <w:rPrChange w:id="5003" w:author="Στάθης Καπ" w:date="2023-02-02T17:57:00Z">
                  <w:rPr>
                    <w:ins w:id="5004" w:author="Στάθης Καπ" w:date="2023-02-02T17:38:00Z"/>
                    <w:rFonts w:cstheme="minorHAnsi"/>
                    <w:sz w:val="18"/>
                    <w:szCs w:val="18"/>
                  </w:rPr>
                </w:rPrChange>
              </w:rPr>
            </w:pPr>
            <w:ins w:id="5005" w:author="Στάθης Καπ" w:date="2023-02-02T17:50:00Z">
              <w:r w:rsidRPr="0037443C">
                <w:rPr>
                  <w:sz w:val="20"/>
                  <w:szCs w:val="20"/>
                  <w:rPrChange w:id="5006" w:author="Στάθης Καπ" w:date="2023-02-02T17:57:00Z">
                    <w:rPr/>
                  </w:rPrChange>
                </w:rPr>
                <w:t>946</w:t>
              </w:r>
            </w:ins>
          </w:p>
        </w:tc>
        <w:tc>
          <w:tcPr>
            <w:tcW w:w="1428" w:type="dxa"/>
          </w:tcPr>
          <w:p w14:paraId="7A13975B" w14:textId="5CBE50AE" w:rsidR="002B540C" w:rsidRPr="0037443C" w:rsidRDefault="002B540C" w:rsidP="002B540C">
            <w:pPr>
              <w:rPr>
                <w:ins w:id="5007" w:author="Στάθης Καπ" w:date="2023-02-02T17:38:00Z"/>
                <w:rFonts w:cstheme="minorHAnsi"/>
                <w:sz w:val="20"/>
                <w:szCs w:val="20"/>
                <w:rPrChange w:id="5008" w:author="Στάθης Καπ" w:date="2023-02-02T17:57:00Z">
                  <w:rPr>
                    <w:ins w:id="5009" w:author="Στάθης Καπ" w:date="2023-02-02T17:38:00Z"/>
                    <w:rFonts w:cstheme="minorHAnsi"/>
                    <w:sz w:val="18"/>
                    <w:szCs w:val="18"/>
                  </w:rPr>
                </w:rPrChange>
              </w:rPr>
            </w:pPr>
            <w:ins w:id="5010" w:author="Στάθης Καπ" w:date="2023-02-02T17:57:00Z">
              <w:r w:rsidRPr="0037443C">
                <w:rPr>
                  <w:sz w:val="20"/>
                  <w:szCs w:val="20"/>
                  <w:rPrChange w:id="5011" w:author="Στάθης Καπ" w:date="2023-02-02T17:57:00Z">
                    <w:rPr/>
                  </w:rPrChange>
                </w:rPr>
                <w:t>900</w:t>
              </w:r>
            </w:ins>
          </w:p>
        </w:tc>
        <w:tc>
          <w:tcPr>
            <w:tcW w:w="1428" w:type="dxa"/>
          </w:tcPr>
          <w:p w14:paraId="5CA2659C" w14:textId="0C2A1B66" w:rsidR="002B540C" w:rsidRPr="0037443C" w:rsidRDefault="002B540C" w:rsidP="002B540C">
            <w:pPr>
              <w:rPr>
                <w:ins w:id="5012" w:author="Στάθης Καπ" w:date="2023-02-02T17:38:00Z"/>
                <w:rFonts w:cstheme="minorHAnsi"/>
                <w:sz w:val="20"/>
                <w:szCs w:val="20"/>
                <w:rPrChange w:id="5013" w:author="Στάθης Καπ" w:date="2023-02-02T17:57:00Z">
                  <w:rPr>
                    <w:ins w:id="5014" w:author="Στάθης Καπ" w:date="2023-02-02T17:38:00Z"/>
                    <w:rFonts w:cstheme="minorHAnsi"/>
                    <w:sz w:val="18"/>
                    <w:szCs w:val="18"/>
                  </w:rPr>
                </w:rPrChange>
              </w:rPr>
            </w:pPr>
            <w:ins w:id="5015" w:author="Στάθης Καπ" w:date="2023-02-02T17:57:00Z">
              <w:r w:rsidRPr="0037443C">
                <w:rPr>
                  <w:sz w:val="20"/>
                  <w:szCs w:val="20"/>
                  <w:rPrChange w:id="5016" w:author="Στάθης Καπ" w:date="2023-02-02T17:57:00Z">
                    <w:rPr/>
                  </w:rPrChange>
                </w:rPr>
                <w:t>0.952</w:t>
              </w:r>
            </w:ins>
          </w:p>
        </w:tc>
        <w:tc>
          <w:tcPr>
            <w:tcW w:w="1428" w:type="dxa"/>
          </w:tcPr>
          <w:p w14:paraId="5D20ECB5" w14:textId="4669D904" w:rsidR="002B540C" w:rsidRPr="0037443C" w:rsidRDefault="002B540C" w:rsidP="002B540C">
            <w:pPr>
              <w:rPr>
                <w:ins w:id="5017" w:author="Στάθης Καπ" w:date="2023-02-02T17:38:00Z"/>
                <w:rFonts w:cstheme="minorHAnsi"/>
                <w:sz w:val="20"/>
                <w:szCs w:val="20"/>
                <w:rPrChange w:id="5018" w:author="Στάθης Καπ" w:date="2023-02-02T17:57:00Z">
                  <w:rPr>
                    <w:ins w:id="5019" w:author="Στάθης Καπ" w:date="2023-02-02T17:38:00Z"/>
                    <w:rFonts w:cstheme="minorHAnsi"/>
                    <w:sz w:val="18"/>
                    <w:szCs w:val="18"/>
                  </w:rPr>
                </w:rPrChange>
              </w:rPr>
            </w:pPr>
            <w:ins w:id="5020" w:author="Στάθης Καπ" w:date="2023-02-02T17:57:00Z">
              <w:r w:rsidRPr="0037443C">
                <w:rPr>
                  <w:sz w:val="20"/>
                  <w:szCs w:val="20"/>
                  <w:rPrChange w:id="5021" w:author="Στάθης Καπ" w:date="2023-02-02T17:57:00Z">
                    <w:rPr/>
                  </w:rPrChange>
                </w:rPr>
                <w:t>59</w:t>
              </w:r>
            </w:ins>
          </w:p>
        </w:tc>
      </w:tr>
      <w:tr w:rsidR="002B540C" w14:paraId="09CEC694" w14:textId="77777777" w:rsidTr="00AA2735">
        <w:trPr>
          <w:jc w:val="center"/>
          <w:ins w:id="5022" w:author="Στάθης Καπ" w:date="2023-02-02T17:38:00Z"/>
        </w:trPr>
        <w:tc>
          <w:tcPr>
            <w:tcW w:w="1427" w:type="dxa"/>
          </w:tcPr>
          <w:p w14:paraId="6CB0CBFA" w14:textId="035A46BE" w:rsidR="002B540C" w:rsidRPr="0037443C" w:rsidRDefault="002B540C" w:rsidP="002B540C">
            <w:pPr>
              <w:rPr>
                <w:ins w:id="5023" w:author="Στάθης Καπ" w:date="2023-02-02T17:38:00Z"/>
                <w:rFonts w:cstheme="minorHAnsi"/>
                <w:sz w:val="20"/>
                <w:szCs w:val="20"/>
                <w:rPrChange w:id="5024" w:author="Στάθης Καπ" w:date="2023-02-02T17:57:00Z">
                  <w:rPr>
                    <w:ins w:id="5025" w:author="Στάθης Καπ" w:date="2023-02-02T17:38:00Z"/>
                    <w:rFonts w:cstheme="minorHAnsi"/>
                    <w:sz w:val="18"/>
                    <w:szCs w:val="18"/>
                  </w:rPr>
                </w:rPrChange>
              </w:rPr>
            </w:pPr>
            <w:ins w:id="5026" w:author="Στάθης Καπ" w:date="2023-02-02T17:39:00Z">
              <w:r w:rsidRPr="0037443C">
                <w:rPr>
                  <w:rFonts w:cstheme="minorHAnsi"/>
                  <w:sz w:val="20"/>
                  <w:szCs w:val="20"/>
                  <w:rPrChange w:id="5027" w:author="Στάθης Καπ" w:date="2023-02-02T17:57:00Z">
                    <w:rPr>
                      <w:rFonts w:cstheme="minorHAnsi"/>
                      <w:sz w:val="18"/>
                      <w:szCs w:val="18"/>
                    </w:rPr>
                  </w:rPrChange>
                </w:rPr>
                <w:t>p</w:t>
              </w:r>
            </w:ins>
            <w:ins w:id="5028" w:author="Στάθης Καπ" w:date="2023-02-02T17:38:00Z">
              <w:r w:rsidRPr="0037443C">
                <w:rPr>
                  <w:rFonts w:cstheme="minorHAnsi"/>
                  <w:sz w:val="20"/>
                  <w:szCs w:val="20"/>
                  <w:rPrChange w:id="5029" w:author="Στάθης Καπ" w:date="2023-02-02T17:57:00Z">
                    <w:rPr>
                      <w:rFonts w:cstheme="minorHAnsi"/>
                      <w:sz w:val="18"/>
                      <w:szCs w:val="18"/>
                    </w:rPr>
                  </w:rPrChange>
                </w:rPr>
                <w:t>r04</w:t>
              </w:r>
            </w:ins>
          </w:p>
        </w:tc>
        <w:tc>
          <w:tcPr>
            <w:tcW w:w="1427" w:type="dxa"/>
          </w:tcPr>
          <w:p w14:paraId="558E3067" w14:textId="1E4851C6" w:rsidR="002B540C" w:rsidRPr="0037443C" w:rsidRDefault="002B540C" w:rsidP="002B540C">
            <w:pPr>
              <w:rPr>
                <w:ins w:id="5030" w:author="Στάθης Καπ" w:date="2023-02-02T17:38:00Z"/>
                <w:rFonts w:cstheme="minorHAnsi"/>
                <w:sz w:val="20"/>
                <w:szCs w:val="20"/>
                <w:rPrChange w:id="5031" w:author="Στάθης Καπ" w:date="2023-02-02T17:57:00Z">
                  <w:rPr>
                    <w:ins w:id="5032" w:author="Στάθης Καπ" w:date="2023-02-02T17:38:00Z"/>
                    <w:rFonts w:cstheme="minorHAnsi"/>
                    <w:sz w:val="18"/>
                    <w:szCs w:val="18"/>
                  </w:rPr>
                </w:rPrChange>
              </w:rPr>
            </w:pPr>
            <w:ins w:id="5033" w:author="Στάθης Καπ" w:date="2023-02-02T17:49:00Z">
              <w:r w:rsidRPr="0037443C">
                <w:rPr>
                  <w:sz w:val="20"/>
                  <w:szCs w:val="20"/>
                  <w:rPrChange w:id="5034" w:author="Στάθης Καπ" w:date="2023-02-02T17:57:00Z">
                    <w:rPr/>
                  </w:rPrChange>
                </w:rPr>
                <w:t>1294</w:t>
              </w:r>
            </w:ins>
          </w:p>
        </w:tc>
        <w:tc>
          <w:tcPr>
            <w:tcW w:w="1690" w:type="dxa"/>
          </w:tcPr>
          <w:p w14:paraId="4AE3BF8D" w14:textId="72D72106" w:rsidR="002B540C" w:rsidRPr="0037443C" w:rsidRDefault="002B540C" w:rsidP="002B540C">
            <w:pPr>
              <w:rPr>
                <w:ins w:id="5035" w:author="Στάθης Καπ" w:date="2023-02-02T17:38:00Z"/>
                <w:rFonts w:cstheme="minorHAnsi"/>
                <w:sz w:val="20"/>
                <w:szCs w:val="20"/>
                <w:rPrChange w:id="5036" w:author="Στάθης Καπ" w:date="2023-02-02T17:57:00Z">
                  <w:rPr>
                    <w:ins w:id="5037" w:author="Στάθης Καπ" w:date="2023-02-02T17:38:00Z"/>
                    <w:rFonts w:cstheme="minorHAnsi"/>
                    <w:sz w:val="18"/>
                    <w:szCs w:val="18"/>
                  </w:rPr>
                </w:rPrChange>
              </w:rPr>
            </w:pPr>
            <w:ins w:id="5038" w:author="Στάθης Καπ" w:date="2023-02-02T17:50:00Z">
              <w:r w:rsidRPr="0037443C">
                <w:rPr>
                  <w:sz w:val="20"/>
                  <w:szCs w:val="20"/>
                  <w:rPrChange w:id="5039" w:author="Στάθης Καπ" w:date="2023-02-02T17:57:00Z">
                    <w:rPr/>
                  </w:rPrChange>
                </w:rPr>
                <w:t>1195</w:t>
              </w:r>
            </w:ins>
          </w:p>
        </w:tc>
        <w:tc>
          <w:tcPr>
            <w:tcW w:w="1428" w:type="dxa"/>
          </w:tcPr>
          <w:p w14:paraId="1E385FCA" w14:textId="65B75ACC" w:rsidR="002B540C" w:rsidRPr="0037443C" w:rsidRDefault="002B540C" w:rsidP="002B540C">
            <w:pPr>
              <w:rPr>
                <w:ins w:id="5040" w:author="Στάθης Καπ" w:date="2023-02-02T17:38:00Z"/>
                <w:rFonts w:cstheme="minorHAnsi"/>
                <w:sz w:val="20"/>
                <w:szCs w:val="20"/>
                <w:rPrChange w:id="5041" w:author="Στάθης Καπ" w:date="2023-02-02T17:57:00Z">
                  <w:rPr>
                    <w:ins w:id="5042" w:author="Στάθης Καπ" w:date="2023-02-02T17:38:00Z"/>
                    <w:rFonts w:cstheme="minorHAnsi"/>
                    <w:sz w:val="18"/>
                    <w:szCs w:val="18"/>
                  </w:rPr>
                </w:rPrChange>
              </w:rPr>
            </w:pPr>
            <w:ins w:id="5043" w:author="Στάθης Καπ" w:date="2023-02-02T17:57:00Z">
              <w:r w:rsidRPr="0037443C">
                <w:rPr>
                  <w:sz w:val="20"/>
                  <w:szCs w:val="20"/>
                  <w:rPrChange w:id="5044" w:author="Στάθης Καπ" w:date="2023-02-02T17:57:00Z">
                    <w:rPr/>
                  </w:rPrChange>
                </w:rPr>
                <w:t>1194</w:t>
              </w:r>
            </w:ins>
          </w:p>
        </w:tc>
        <w:tc>
          <w:tcPr>
            <w:tcW w:w="1428" w:type="dxa"/>
          </w:tcPr>
          <w:p w14:paraId="73BF7A82" w14:textId="462336F9" w:rsidR="002B540C" w:rsidRPr="0037443C" w:rsidRDefault="002B540C" w:rsidP="002B540C">
            <w:pPr>
              <w:rPr>
                <w:ins w:id="5045" w:author="Στάθης Καπ" w:date="2023-02-02T17:38:00Z"/>
                <w:rFonts w:cstheme="minorHAnsi"/>
                <w:sz w:val="20"/>
                <w:szCs w:val="20"/>
                <w:rPrChange w:id="5046" w:author="Στάθης Καπ" w:date="2023-02-02T17:57:00Z">
                  <w:rPr>
                    <w:ins w:id="5047" w:author="Στάθης Καπ" w:date="2023-02-02T17:38:00Z"/>
                    <w:rFonts w:cstheme="minorHAnsi"/>
                    <w:sz w:val="18"/>
                    <w:szCs w:val="18"/>
                  </w:rPr>
                </w:rPrChange>
              </w:rPr>
            </w:pPr>
            <w:ins w:id="5048" w:author="Στάθης Καπ" w:date="2023-02-02T17:57:00Z">
              <w:r w:rsidRPr="0037443C">
                <w:rPr>
                  <w:sz w:val="20"/>
                  <w:szCs w:val="20"/>
                  <w:rPrChange w:id="5049" w:author="Στάθης Καπ" w:date="2023-02-02T17:57:00Z">
                    <w:rPr/>
                  </w:rPrChange>
                </w:rPr>
                <w:t>1.826</w:t>
              </w:r>
            </w:ins>
          </w:p>
        </w:tc>
        <w:tc>
          <w:tcPr>
            <w:tcW w:w="1428" w:type="dxa"/>
          </w:tcPr>
          <w:p w14:paraId="13CBBAED" w14:textId="5000D9C1" w:rsidR="002B540C" w:rsidRPr="0037443C" w:rsidRDefault="002B540C" w:rsidP="002B540C">
            <w:pPr>
              <w:rPr>
                <w:ins w:id="5050" w:author="Στάθης Καπ" w:date="2023-02-02T17:38:00Z"/>
                <w:rFonts w:cstheme="minorHAnsi"/>
                <w:sz w:val="20"/>
                <w:szCs w:val="20"/>
                <w:rPrChange w:id="5051" w:author="Στάθης Καπ" w:date="2023-02-02T17:57:00Z">
                  <w:rPr>
                    <w:ins w:id="5052" w:author="Στάθης Καπ" w:date="2023-02-02T17:38:00Z"/>
                    <w:rFonts w:cstheme="minorHAnsi"/>
                    <w:sz w:val="18"/>
                    <w:szCs w:val="18"/>
                  </w:rPr>
                </w:rPrChange>
              </w:rPr>
            </w:pPr>
            <w:ins w:id="5053" w:author="Στάθης Καπ" w:date="2023-02-02T17:57:00Z">
              <w:r w:rsidRPr="0037443C">
                <w:rPr>
                  <w:sz w:val="20"/>
                  <w:szCs w:val="20"/>
                  <w:rPrChange w:id="5054" w:author="Στάθης Καπ" w:date="2023-02-02T17:57:00Z">
                    <w:rPr/>
                  </w:rPrChange>
                </w:rPr>
                <w:t>74</w:t>
              </w:r>
            </w:ins>
          </w:p>
        </w:tc>
      </w:tr>
      <w:tr w:rsidR="002B540C" w14:paraId="12280E8B" w14:textId="77777777" w:rsidTr="00AA2735">
        <w:trPr>
          <w:jc w:val="center"/>
          <w:ins w:id="5055" w:author="Στάθης Καπ" w:date="2023-02-02T17:38:00Z"/>
        </w:trPr>
        <w:tc>
          <w:tcPr>
            <w:tcW w:w="1427" w:type="dxa"/>
          </w:tcPr>
          <w:p w14:paraId="5CA4E33F" w14:textId="2E9D7E16" w:rsidR="002B540C" w:rsidRPr="0037443C" w:rsidRDefault="002B540C" w:rsidP="002B540C">
            <w:pPr>
              <w:rPr>
                <w:ins w:id="5056" w:author="Στάθης Καπ" w:date="2023-02-02T17:38:00Z"/>
                <w:rFonts w:cstheme="minorHAnsi"/>
                <w:sz w:val="20"/>
                <w:szCs w:val="20"/>
                <w:rPrChange w:id="5057" w:author="Στάθης Καπ" w:date="2023-02-02T17:57:00Z">
                  <w:rPr>
                    <w:ins w:id="5058" w:author="Στάθης Καπ" w:date="2023-02-02T17:38:00Z"/>
                    <w:rFonts w:cstheme="minorHAnsi"/>
                    <w:sz w:val="18"/>
                    <w:szCs w:val="18"/>
                  </w:rPr>
                </w:rPrChange>
              </w:rPr>
            </w:pPr>
            <w:ins w:id="5059" w:author="Στάθης Καπ" w:date="2023-02-02T17:39:00Z">
              <w:r w:rsidRPr="0037443C">
                <w:rPr>
                  <w:rFonts w:cstheme="minorHAnsi"/>
                  <w:sz w:val="20"/>
                  <w:szCs w:val="20"/>
                  <w:rPrChange w:id="5060" w:author="Στάθης Καπ" w:date="2023-02-02T17:57:00Z">
                    <w:rPr>
                      <w:rFonts w:cstheme="minorHAnsi"/>
                      <w:sz w:val="18"/>
                      <w:szCs w:val="18"/>
                    </w:rPr>
                  </w:rPrChange>
                </w:rPr>
                <w:t>p</w:t>
              </w:r>
            </w:ins>
            <w:ins w:id="5061" w:author="Στάθης Καπ" w:date="2023-02-02T17:38:00Z">
              <w:r w:rsidRPr="0037443C">
                <w:rPr>
                  <w:rFonts w:cstheme="minorHAnsi"/>
                  <w:sz w:val="20"/>
                  <w:szCs w:val="20"/>
                  <w:rPrChange w:id="5062" w:author="Στάθης Καπ" w:date="2023-02-02T17:57:00Z">
                    <w:rPr>
                      <w:rFonts w:cstheme="minorHAnsi"/>
                      <w:sz w:val="18"/>
                      <w:szCs w:val="18"/>
                    </w:rPr>
                  </w:rPrChange>
                </w:rPr>
                <w:t>r05</w:t>
              </w:r>
            </w:ins>
          </w:p>
        </w:tc>
        <w:tc>
          <w:tcPr>
            <w:tcW w:w="1427" w:type="dxa"/>
          </w:tcPr>
          <w:p w14:paraId="3CAECCAA" w14:textId="7B08C501" w:rsidR="002B540C" w:rsidRPr="0037443C" w:rsidRDefault="002B540C" w:rsidP="002B540C">
            <w:pPr>
              <w:rPr>
                <w:ins w:id="5063" w:author="Στάθης Καπ" w:date="2023-02-02T17:38:00Z"/>
                <w:rFonts w:cstheme="minorHAnsi"/>
                <w:sz w:val="20"/>
                <w:szCs w:val="20"/>
                <w:rPrChange w:id="5064" w:author="Στάθης Καπ" w:date="2023-02-02T17:57:00Z">
                  <w:rPr>
                    <w:ins w:id="5065" w:author="Στάθης Καπ" w:date="2023-02-02T17:38:00Z"/>
                    <w:rFonts w:cstheme="minorHAnsi"/>
                    <w:sz w:val="18"/>
                    <w:szCs w:val="18"/>
                  </w:rPr>
                </w:rPrChange>
              </w:rPr>
            </w:pPr>
            <w:ins w:id="5066" w:author="Στάθης Καπ" w:date="2023-02-02T17:49:00Z">
              <w:r w:rsidRPr="0037443C">
                <w:rPr>
                  <w:sz w:val="20"/>
                  <w:szCs w:val="20"/>
                  <w:rPrChange w:id="5067" w:author="Στάθης Καπ" w:date="2023-02-02T17:57:00Z">
                    <w:rPr/>
                  </w:rPrChange>
                </w:rPr>
                <w:t>1482</w:t>
              </w:r>
            </w:ins>
          </w:p>
        </w:tc>
        <w:tc>
          <w:tcPr>
            <w:tcW w:w="1690" w:type="dxa"/>
          </w:tcPr>
          <w:p w14:paraId="18EE7B5D" w14:textId="0EC21462" w:rsidR="002B540C" w:rsidRPr="0037443C" w:rsidRDefault="002B540C" w:rsidP="002B540C">
            <w:pPr>
              <w:rPr>
                <w:ins w:id="5068" w:author="Στάθης Καπ" w:date="2023-02-02T17:38:00Z"/>
                <w:rFonts w:cstheme="minorHAnsi"/>
                <w:sz w:val="20"/>
                <w:szCs w:val="20"/>
                <w:rPrChange w:id="5069" w:author="Στάθης Καπ" w:date="2023-02-02T17:57:00Z">
                  <w:rPr>
                    <w:ins w:id="5070" w:author="Στάθης Καπ" w:date="2023-02-02T17:38:00Z"/>
                    <w:rFonts w:cstheme="minorHAnsi"/>
                    <w:sz w:val="18"/>
                    <w:szCs w:val="18"/>
                  </w:rPr>
                </w:rPrChange>
              </w:rPr>
            </w:pPr>
            <w:ins w:id="5071" w:author="Στάθης Καπ" w:date="2023-02-02T17:51:00Z">
              <w:r w:rsidRPr="0037443C">
                <w:rPr>
                  <w:sz w:val="20"/>
                  <w:szCs w:val="20"/>
                  <w:rPrChange w:id="5072" w:author="Στάθης Καπ" w:date="2023-02-02T17:57:00Z">
                    <w:rPr/>
                  </w:rPrChange>
                </w:rPr>
                <w:t>1356</w:t>
              </w:r>
            </w:ins>
          </w:p>
        </w:tc>
        <w:tc>
          <w:tcPr>
            <w:tcW w:w="1428" w:type="dxa"/>
          </w:tcPr>
          <w:p w14:paraId="0FFF5DF4" w14:textId="4BAE9F26" w:rsidR="002B540C" w:rsidRPr="0037443C" w:rsidRDefault="002B540C" w:rsidP="002B540C">
            <w:pPr>
              <w:rPr>
                <w:ins w:id="5073" w:author="Στάθης Καπ" w:date="2023-02-02T17:38:00Z"/>
                <w:rFonts w:cstheme="minorHAnsi"/>
                <w:sz w:val="20"/>
                <w:szCs w:val="20"/>
                <w:rPrChange w:id="5074" w:author="Στάθης Καπ" w:date="2023-02-02T17:57:00Z">
                  <w:rPr>
                    <w:ins w:id="5075" w:author="Στάθης Καπ" w:date="2023-02-02T17:38:00Z"/>
                    <w:rFonts w:cstheme="minorHAnsi"/>
                    <w:sz w:val="18"/>
                    <w:szCs w:val="18"/>
                  </w:rPr>
                </w:rPrChange>
              </w:rPr>
            </w:pPr>
            <w:ins w:id="5076" w:author="Στάθης Καπ" w:date="2023-02-02T17:57:00Z">
              <w:r w:rsidRPr="0037443C">
                <w:rPr>
                  <w:sz w:val="20"/>
                  <w:szCs w:val="20"/>
                  <w:rPrChange w:id="5077" w:author="Στάθης Καπ" w:date="2023-02-02T17:57:00Z">
                    <w:rPr/>
                  </w:rPrChange>
                </w:rPr>
                <w:t>1316</w:t>
              </w:r>
            </w:ins>
          </w:p>
        </w:tc>
        <w:tc>
          <w:tcPr>
            <w:tcW w:w="1428" w:type="dxa"/>
          </w:tcPr>
          <w:p w14:paraId="52C411D6" w14:textId="051C4D13" w:rsidR="002B540C" w:rsidRPr="0037443C" w:rsidRDefault="002B540C" w:rsidP="002B540C">
            <w:pPr>
              <w:rPr>
                <w:ins w:id="5078" w:author="Στάθης Καπ" w:date="2023-02-02T17:38:00Z"/>
                <w:rFonts w:cstheme="minorHAnsi"/>
                <w:sz w:val="20"/>
                <w:szCs w:val="20"/>
                <w:rPrChange w:id="5079" w:author="Στάθης Καπ" w:date="2023-02-02T17:57:00Z">
                  <w:rPr>
                    <w:ins w:id="5080" w:author="Στάθης Καπ" w:date="2023-02-02T17:38:00Z"/>
                    <w:rFonts w:cstheme="minorHAnsi"/>
                    <w:sz w:val="18"/>
                    <w:szCs w:val="18"/>
                  </w:rPr>
                </w:rPrChange>
              </w:rPr>
            </w:pPr>
            <w:ins w:id="5081" w:author="Στάθης Καπ" w:date="2023-02-02T17:57:00Z">
              <w:r w:rsidRPr="0037443C">
                <w:rPr>
                  <w:sz w:val="20"/>
                  <w:szCs w:val="20"/>
                  <w:rPrChange w:id="5082" w:author="Στάθης Καπ" w:date="2023-02-02T17:57:00Z">
                    <w:rPr/>
                  </w:rPrChange>
                </w:rPr>
                <w:t>2.219</w:t>
              </w:r>
            </w:ins>
          </w:p>
        </w:tc>
        <w:tc>
          <w:tcPr>
            <w:tcW w:w="1428" w:type="dxa"/>
          </w:tcPr>
          <w:p w14:paraId="46ED216C" w14:textId="29C58455" w:rsidR="002B540C" w:rsidRPr="0037443C" w:rsidRDefault="002B540C" w:rsidP="002B540C">
            <w:pPr>
              <w:rPr>
                <w:ins w:id="5083" w:author="Στάθης Καπ" w:date="2023-02-02T17:38:00Z"/>
                <w:rFonts w:cstheme="minorHAnsi"/>
                <w:sz w:val="20"/>
                <w:szCs w:val="20"/>
                <w:rPrChange w:id="5084" w:author="Στάθης Καπ" w:date="2023-02-02T17:57:00Z">
                  <w:rPr>
                    <w:ins w:id="5085" w:author="Στάθης Καπ" w:date="2023-02-02T17:38:00Z"/>
                    <w:rFonts w:cstheme="minorHAnsi"/>
                    <w:sz w:val="18"/>
                    <w:szCs w:val="18"/>
                  </w:rPr>
                </w:rPrChange>
              </w:rPr>
            </w:pPr>
            <w:ins w:id="5086" w:author="Στάθης Καπ" w:date="2023-02-02T17:57:00Z">
              <w:r w:rsidRPr="0037443C">
                <w:rPr>
                  <w:sz w:val="20"/>
                  <w:szCs w:val="20"/>
                  <w:rPrChange w:id="5087" w:author="Στάθης Καπ" w:date="2023-02-02T17:57:00Z">
                    <w:rPr/>
                  </w:rPrChange>
                </w:rPr>
                <w:t>76</w:t>
              </w:r>
            </w:ins>
          </w:p>
        </w:tc>
      </w:tr>
      <w:tr w:rsidR="002B540C" w14:paraId="6783DE6C" w14:textId="77777777" w:rsidTr="00AA2735">
        <w:trPr>
          <w:jc w:val="center"/>
          <w:ins w:id="5088" w:author="Στάθης Καπ" w:date="2023-02-02T17:38:00Z"/>
        </w:trPr>
        <w:tc>
          <w:tcPr>
            <w:tcW w:w="1427" w:type="dxa"/>
          </w:tcPr>
          <w:p w14:paraId="25C2A9F6" w14:textId="1D190DA7" w:rsidR="002B540C" w:rsidRPr="0037443C" w:rsidRDefault="002B540C" w:rsidP="002B540C">
            <w:pPr>
              <w:rPr>
                <w:ins w:id="5089" w:author="Στάθης Καπ" w:date="2023-02-02T17:38:00Z"/>
                <w:rFonts w:cstheme="minorHAnsi"/>
                <w:sz w:val="20"/>
                <w:szCs w:val="20"/>
                <w:rPrChange w:id="5090" w:author="Στάθης Καπ" w:date="2023-02-02T17:57:00Z">
                  <w:rPr>
                    <w:ins w:id="5091" w:author="Στάθης Καπ" w:date="2023-02-02T17:38:00Z"/>
                    <w:rFonts w:cstheme="minorHAnsi"/>
                    <w:sz w:val="18"/>
                    <w:szCs w:val="18"/>
                  </w:rPr>
                </w:rPrChange>
              </w:rPr>
            </w:pPr>
            <w:ins w:id="5092" w:author="Στάθης Καπ" w:date="2023-02-02T17:39:00Z">
              <w:r w:rsidRPr="0037443C">
                <w:rPr>
                  <w:rFonts w:cstheme="minorHAnsi"/>
                  <w:sz w:val="20"/>
                  <w:szCs w:val="20"/>
                  <w:rPrChange w:id="5093" w:author="Στάθης Καπ" w:date="2023-02-02T17:57:00Z">
                    <w:rPr>
                      <w:rFonts w:cstheme="minorHAnsi"/>
                      <w:sz w:val="18"/>
                      <w:szCs w:val="18"/>
                    </w:rPr>
                  </w:rPrChange>
                </w:rPr>
                <w:t>p</w:t>
              </w:r>
            </w:ins>
            <w:ins w:id="5094" w:author="Στάθης Καπ" w:date="2023-02-02T17:38:00Z">
              <w:r w:rsidRPr="0037443C">
                <w:rPr>
                  <w:rFonts w:cstheme="minorHAnsi"/>
                  <w:sz w:val="20"/>
                  <w:szCs w:val="20"/>
                  <w:rPrChange w:id="5095" w:author="Στάθης Καπ" w:date="2023-02-02T17:57:00Z">
                    <w:rPr>
                      <w:rFonts w:cstheme="minorHAnsi"/>
                      <w:sz w:val="18"/>
                      <w:szCs w:val="18"/>
                    </w:rPr>
                  </w:rPrChange>
                </w:rPr>
                <w:t>r06</w:t>
              </w:r>
            </w:ins>
          </w:p>
        </w:tc>
        <w:tc>
          <w:tcPr>
            <w:tcW w:w="1427" w:type="dxa"/>
          </w:tcPr>
          <w:p w14:paraId="37FF1670" w14:textId="30993EFD" w:rsidR="002B540C" w:rsidRPr="0037443C" w:rsidRDefault="002B540C" w:rsidP="002B540C">
            <w:pPr>
              <w:rPr>
                <w:ins w:id="5096" w:author="Στάθης Καπ" w:date="2023-02-02T17:38:00Z"/>
                <w:rFonts w:cstheme="minorHAnsi"/>
                <w:sz w:val="20"/>
                <w:szCs w:val="20"/>
                <w:rPrChange w:id="5097" w:author="Στάθης Καπ" w:date="2023-02-02T17:57:00Z">
                  <w:rPr>
                    <w:ins w:id="5098" w:author="Στάθης Καπ" w:date="2023-02-02T17:38:00Z"/>
                    <w:rFonts w:cstheme="minorHAnsi"/>
                    <w:sz w:val="18"/>
                    <w:szCs w:val="18"/>
                  </w:rPr>
                </w:rPrChange>
              </w:rPr>
            </w:pPr>
            <w:ins w:id="5099" w:author="Στάθης Καπ" w:date="2023-02-02T17:49:00Z">
              <w:r w:rsidRPr="0037443C">
                <w:rPr>
                  <w:sz w:val="20"/>
                  <w:szCs w:val="20"/>
                  <w:rPrChange w:id="5100" w:author="Στάθης Καπ" w:date="2023-02-02T17:57:00Z">
                    <w:rPr/>
                  </w:rPrChange>
                </w:rPr>
                <w:t>1514</w:t>
              </w:r>
            </w:ins>
          </w:p>
        </w:tc>
        <w:tc>
          <w:tcPr>
            <w:tcW w:w="1690" w:type="dxa"/>
          </w:tcPr>
          <w:p w14:paraId="500C98E2" w14:textId="3F673F41" w:rsidR="002B540C" w:rsidRPr="0037443C" w:rsidRDefault="002B540C" w:rsidP="002B540C">
            <w:pPr>
              <w:rPr>
                <w:ins w:id="5101" w:author="Στάθης Καπ" w:date="2023-02-02T17:38:00Z"/>
                <w:rFonts w:cstheme="minorHAnsi"/>
                <w:sz w:val="20"/>
                <w:szCs w:val="20"/>
                <w:rPrChange w:id="5102" w:author="Στάθης Καπ" w:date="2023-02-02T17:57:00Z">
                  <w:rPr>
                    <w:ins w:id="5103" w:author="Στάθης Καπ" w:date="2023-02-02T17:38:00Z"/>
                    <w:rFonts w:cstheme="minorHAnsi"/>
                    <w:sz w:val="18"/>
                    <w:szCs w:val="18"/>
                  </w:rPr>
                </w:rPrChange>
              </w:rPr>
            </w:pPr>
            <w:ins w:id="5104" w:author="Στάθης Καπ" w:date="2023-02-02T17:51:00Z">
              <w:r w:rsidRPr="0037443C">
                <w:rPr>
                  <w:sz w:val="20"/>
                  <w:szCs w:val="20"/>
                  <w:rPrChange w:id="5105" w:author="Στάθης Καπ" w:date="2023-02-02T17:57:00Z">
                    <w:rPr/>
                  </w:rPrChange>
                </w:rPr>
                <w:t>1376</w:t>
              </w:r>
            </w:ins>
          </w:p>
        </w:tc>
        <w:tc>
          <w:tcPr>
            <w:tcW w:w="1428" w:type="dxa"/>
          </w:tcPr>
          <w:p w14:paraId="0E51F9E9" w14:textId="19726DB9" w:rsidR="002B540C" w:rsidRPr="0037443C" w:rsidRDefault="002B540C" w:rsidP="002B540C">
            <w:pPr>
              <w:rPr>
                <w:ins w:id="5106" w:author="Στάθης Καπ" w:date="2023-02-02T17:38:00Z"/>
                <w:rFonts w:cstheme="minorHAnsi"/>
                <w:sz w:val="20"/>
                <w:szCs w:val="20"/>
                <w:rPrChange w:id="5107" w:author="Στάθης Καπ" w:date="2023-02-02T17:57:00Z">
                  <w:rPr>
                    <w:ins w:id="5108" w:author="Στάθης Καπ" w:date="2023-02-02T17:38:00Z"/>
                    <w:rFonts w:cstheme="minorHAnsi"/>
                    <w:sz w:val="18"/>
                    <w:szCs w:val="18"/>
                  </w:rPr>
                </w:rPrChange>
              </w:rPr>
            </w:pPr>
            <w:ins w:id="5109" w:author="Στάθης Καπ" w:date="2023-02-02T17:57:00Z">
              <w:r w:rsidRPr="0037443C">
                <w:rPr>
                  <w:sz w:val="20"/>
                  <w:szCs w:val="20"/>
                  <w:rPrChange w:id="5110" w:author="Στάθης Καπ" w:date="2023-02-02T17:57:00Z">
                    <w:rPr/>
                  </w:rPrChange>
                </w:rPr>
                <w:t>1336</w:t>
              </w:r>
            </w:ins>
          </w:p>
        </w:tc>
        <w:tc>
          <w:tcPr>
            <w:tcW w:w="1428" w:type="dxa"/>
          </w:tcPr>
          <w:p w14:paraId="79ED1105" w14:textId="55E81890" w:rsidR="002B540C" w:rsidRPr="0037443C" w:rsidRDefault="002B540C" w:rsidP="002B540C">
            <w:pPr>
              <w:rPr>
                <w:ins w:id="5111" w:author="Στάθης Καπ" w:date="2023-02-02T17:38:00Z"/>
                <w:rFonts w:cstheme="minorHAnsi"/>
                <w:sz w:val="20"/>
                <w:szCs w:val="20"/>
                <w:rPrChange w:id="5112" w:author="Στάθης Καπ" w:date="2023-02-02T17:57:00Z">
                  <w:rPr>
                    <w:ins w:id="5113" w:author="Στάθης Καπ" w:date="2023-02-02T17:38:00Z"/>
                    <w:rFonts w:cstheme="minorHAnsi"/>
                    <w:sz w:val="18"/>
                    <w:szCs w:val="18"/>
                  </w:rPr>
                </w:rPrChange>
              </w:rPr>
            </w:pPr>
            <w:ins w:id="5114" w:author="Στάθης Καπ" w:date="2023-02-02T17:57:00Z">
              <w:r w:rsidRPr="0037443C">
                <w:rPr>
                  <w:sz w:val="20"/>
                  <w:szCs w:val="20"/>
                  <w:rPrChange w:id="5115" w:author="Στάθης Καπ" w:date="2023-02-02T17:57:00Z">
                    <w:rPr/>
                  </w:rPrChange>
                </w:rPr>
                <w:t>3.886</w:t>
              </w:r>
            </w:ins>
          </w:p>
        </w:tc>
        <w:tc>
          <w:tcPr>
            <w:tcW w:w="1428" w:type="dxa"/>
          </w:tcPr>
          <w:p w14:paraId="16B2E18F" w14:textId="44033BA8" w:rsidR="002B540C" w:rsidRPr="0037443C" w:rsidRDefault="002B540C" w:rsidP="002B540C">
            <w:pPr>
              <w:rPr>
                <w:ins w:id="5116" w:author="Στάθης Καπ" w:date="2023-02-02T17:38:00Z"/>
                <w:rFonts w:cstheme="minorHAnsi"/>
                <w:sz w:val="20"/>
                <w:szCs w:val="20"/>
                <w:rPrChange w:id="5117" w:author="Στάθης Καπ" w:date="2023-02-02T17:57:00Z">
                  <w:rPr>
                    <w:ins w:id="5118" w:author="Στάθης Καπ" w:date="2023-02-02T17:38:00Z"/>
                    <w:rFonts w:cstheme="minorHAnsi"/>
                    <w:sz w:val="18"/>
                    <w:szCs w:val="18"/>
                  </w:rPr>
                </w:rPrChange>
              </w:rPr>
            </w:pPr>
            <w:ins w:id="5119" w:author="Στάθης Καπ" w:date="2023-02-02T17:57:00Z">
              <w:r w:rsidRPr="0037443C">
                <w:rPr>
                  <w:sz w:val="20"/>
                  <w:szCs w:val="20"/>
                  <w:rPrChange w:id="5120" w:author="Στάθης Καπ" w:date="2023-02-02T17:57:00Z">
                    <w:rPr/>
                  </w:rPrChange>
                </w:rPr>
                <w:t>75</w:t>
              </w:r>
            </w:ins>
          </w:p>
        </w:tc>
      </w:tr>
      <w:tr w:rsidR="002B540C" w14:paraId="34EACF17" w14:textId="77777777" w:rsidTr="00AA2735">
        <w:trPr>
          <w:jc w:val="center"/>
          <w:ins w:id="5121" w:author="Στάθης Καπ" w:date="2023-02-02T17:38:00Z"/>
        </w:trPr>
        <w:tc>
          <w:tcPr>
            <w:tcW w:w="1427" w:type="dxa"/>
          </w:tcPr>
          <w:p w14:paraId="48F8CD45" w14:textId="3573F0BB" w:rsidR="002B540C" w:rsidRPr="0037443C" w:rsidRDefault="002B540C" w:rsidP="002B540C">
            <w:pPr>
              <w:rPr>
                <w:ins w:id="5122" w:author="Στάθης Καπ" w:date="2023-02-02T17:38:00Z"/>
                <w:rFonts w:cstheme="minorHAnsi"/>
                <w:sz w:val="20"/>
                <w:szCs w:val="20"/>
                <w:lang w:val="el-GR"/>
                <w:rPrChange w:id="5123" w:author="Στάθης Καπ" w:date="2023-02-02T17:57:00Z">
                  <w:rPr>
                    <w:ins w:id="5124" w:author="Στάθης Καπ" w:date="2023-02-02T17:38:00Z"/>
                    <w:rFonts w:cstheme="minorHAnsi"/>
                    <w:sz w:val="18"/>
                    <w:szCs w:val="18"/>
                    <w:lang w:val="el-GR"/>
                  </w:rPr>
                </w:rPrChange>
              </w:rPr>
            </w:pPr>
            <w:ins w:id="5125" w:author="Στάθης Καπ" w:date="2023-02-02T17:39:00Z">
              <w:r w:rsidRPr="0037443C">
                <w:rPr>
                  <w:rFonts w:cstheme="minorHAnsi"/>
                  <w:sz w:val="20"/>
                  <w:szCs w:val="20"/>
                  <w:rPrChange w:id="5126" w:author="Στάθης Καπ" w:date="2023-02-02T17:57:00Z">
                    <w:rPr>
                      <w:rFonts w:cstheme="minorHAnsi"/>
                      <w:sz w:val="18"/>
                      <w:szCs w:val="18"/>
                    </w:rPr>
                  </w:rPrChange>
                </w:rPr>
                <w:t>p</w:t>
              </w:r>
            </w:ins>
            <w:ins w:id="5127" w:author="Στάθης Καπ" w:date="2023-02-02T17:38:00Z">
              <w:r w:rsidRPr="0037443C">
                <w:rPr>
                  <w:rFonts w:cstheme="minorHAnsi"/>
                  <w:sz w:val="20"/>
                  <w:szCs w:val="20"/>
                  <w:rPrChange w:id="5128" w:author="Στάθης Καπ" w:date="2023-02-02T17:57:00Z">
                    <w:rPr>
                      <w:rFonts w:cstheme="minorHAnsi"/>
                      <w:sz w:val="18"/>
                      <w:szCs w:val="18"/>
                    </w:rPr>
                  </w:rPrChange>
                </w:rPr>
                <w:t>r07</w:t>
              </w:r>
            </w:ins>
          </w:p>
        </w:tc>
        <w:tc>
          <w:tcPr>
            <w:tcW w:w="1427" w:type="dxa"/>
          </w:tcPr>
          <w:p w14:paraId="0BE7A976" w14:textId="5F540A63" w:rsidR="002B540C" w:rsidRPr="0037443C" w:rsidRDefault="002B540C" w:rsidP="002B540C">
            <w:pPr>
              <w:rPr>
                <w:ins w:id="5129" w:author="Στάθης Καπ" w:date="2023-02-02T17:38:00Z"/>
                <w:rFonts w:cstheme="minorHAnsi"/>
                <w:sz w:val="20"/>
                <w:szCs w:val="20"/>
                <w:rPrChange w:id="5130" w:author="Στάθης Καπ" w:date="2023-02-02T17:57:00Z">
                  <w:rPr>
                    <w:ins w:id="5131" w:author="Στάθης Καπ" w:date="2023-02-02T17:38:00Z"/>
                    <w:rFonts w:cstheme="minorHAnsi"/>
                    <w:sz w:val="18"/>
                    <w:szCs w:val="18"/>
                  </w:rPr>
                </w:rPrChange>
              </w:rPr>
            </w:pPr>
            <w:ins w:id="5132" w:author="Στάθης Καπ" w:date="2023-02-02T17:49:00Z">
              <w:r w:rsidRPr="0037443C">
                <w:rPr>
                  <w:sz w:val="20"/>
                  <w:szCs w:val="20"/>
                  <w:rPrChange w:id="5133" w:author="Στάθης Καπ" w:date="2023-02-02T17:57:00Z">
                    <w:rPr/>
                  </w:rPrChange>
                </w:rPr>
                <w:t>744</w:t>
              </w:r>
            </w:ins>
          </w:p>
        </w:tc>
        <w:tc>
          <w:tcPr>
            <w:tcW w:w="1690" w:type="dxa"/>
          </w:tcPr>
          <w:p w14:paraId="515CBBBA" w14:textId="01408F09" w:rsidR="002B540C" w:rsidRPr="0037443C" w:rsidRDefault="002B540C" w:rsidP="002B540C">
            <w:pPr>
              <w:rPr>
                <w:ins w:id="5134" w:author="Στάθης Καπ" w:date="2023-02-02T17:38:00Z"/>
                <w:rFonts w:cstheme="minorHAnsi"/>
                <w:sz w:val="20"/>
                <w:szCs w:val="20"/>
                <w:rPrChange w:id="5135" w:author="Στάθης Καπ" w:date="2023-02-02T17:57:00Z">
                  <w:rPr>
                    <w:ins w:id="5136" w:author="Στάθης Καπ" w:date="2023-02-02T17:38:00Z"/>
                    <w:rFonts w:cstheme="minorHAnsi"/>
                    <w:sz w:val="18"/>
                    <w:szCs w:val="18"/>
                  </w:rPr>
                </w:rPrChange>
              </w:rPr>
            </w:pPr>
            <w:ins w:id="5137" w:author="Στάθης Καπ" w:date="2023-02-02T17:51:00Z">
              <w:r w:rsidRPr="0037443C">
                <w:rPr>
                  <w:sz w:val="20"/>
                  <w:szCs w:val="20"/>
                  <w:rPrChange w:id="5138" w:author="Στάθης Καπ" w:date="2023-02-02T17:57:00Z">
                    <w:rPr/>
                  </w:rPrChange>
                </w:rPr>
                <w:t>713</w:t>
              </w:r>
            </w:ins>
          </w:p>
        </w:tc>
        <w:tc>
          <w:tcPr>
            <w:tcW w:w="1428" w:type="dxa"/>
          </w:tcPr>
          <w:p w14:paraId="6D9AC0AF" w14:textId="4B1472B9" w:rsidR="002B540C" w:rsidRPr="0037443C" w:rsidRDefault="002B540C" w:rsidP="002B540C">
            <w:pPr>
              <w:rPr>
                <w:ins w:id="5139" w:author="Στάθης Καπ" w:date="2023-02-02T17:38:00Z"/>
                <w:rFonts w:cstheme="minorHAnsi"/>
                <w:sz w:val="20"/>
                <w:szCs w:val="20"/>
                <w:rPrChange w:id="5140" w:author="Στάθης Καπ" w:date="2023-02-02T17:57:00Z">
                  <w:rPr>
                    <w:ins w:id="5141" w:author="Στάθης Καπ" w:date="2023-02-02T17:38:00Z"/>
                    <w:rFonts w:cstheme="minorHAnsi"/>
                    <w:sz w:val="18"/>
                    <w:szCs w:val="18"/>
                  </w:rPr>
                </w:rPrChange>
              </w:rPr>
            </w:pPr>
            <w:ins w:id="5142" w:author="Στάθης Καπ" w:date="2023-02-02T17:57:00Z">
              <w:r w:rsidRPr="0037443C">
                <w:rPr>
                  <w:sz w:val="20"/>
                  <w:szCs w:val="20"/>
                  <w:rPrChange w:id="5143" w:author="Στάθης Καπ" w:date="2023-02-02T17:57:00Z">
                    <w:rPr/>
                  </w:rPrChange>
                </w:rPr>
                <w:t>700</w:t>
              </w:r>
            </w:ins>
          </w:p>
        </w:tc>
        <w:tc>
          <w:tcPr>
            <w:tcW w:w="1428" w:type="dxa"/>
          </w:tcPr>
          <w:p w14:paraId="64DEEBEA" w14:textId="6A82031D" w:rsidR="002B540C" w:rsidRPr="0037443C" w:rsidRDefault="002B540C" w:rsidP="002B540C">
            <w:pPr>
              <w:rPr>
                <w:ins w:id="5144" w:author="Στάθης Καπ" w:date="2023-02-02T17:38:00Z"/>
                <w:rFonts w:cstheme="minorHAnsi"/>
                <w:sz w:val="20"/>
                <w:szCs w:val="20"/>
                <w:rPrChange w:id="5145" w:author="Στάθης Καπ" w:date="2023-02-02T17:57:00Z">
                  <w:rPr>
                    <w:ins w:id="5146" w:author="Στάθης Καπ" w:date="2023-02-02T17:38:00Z"/>
                    <w:rFonts w:cstheme="minorHAnsi"/>
                    <w:sz w:val="18"/>
                    <w:szCs w:val="18"/>
                  </w:rPr>
                </w:rPrChange>
              </w:rPr>
            </w:pPr>
            <w:ins w:id="5147" w:author="Στάθης Καπ" w:date="2023-02-02T17:57:00Z">
              <w:r w:rsidRPr="0037443C">
                <w:rPr>
                  <w:sz w:val="20"/>
                  <w:szCs w:val="20"/>
                  <w:rPrChange w:id="5148" w:author="Στάθης Καπ" w:date="2023-02-02T17:57:00Z">
                    <w:rPr/>
                  </w:rPrChange>
                </w:rPr>
                <w:t>0.189</w:t>
              </w:r>
            </w:ins>
          </w:p>
        </w:tc>
        <w:tc>
          <w:tcPr>
            <w:tcW w:w="1428" w:type="dxa"/>
          </w:tcPr>
          <w:p w14:paraId="570D510A" w14:textId="18BE5C8F" w:rsidR="002B540C" w:rsidRPr="0037443C" w:rsidRDefault="002B540C" w:rsidP="002B540C">
            <w:pPr>
              <w:rPr>
                <w:ins w:id="5149" w:author="Στάθης Καπ" w:date="2023-02-02T17:38:00Z"/>
                <w:rFonts w:cstheme="minorHAnsi"/>
                <w:sz w:val="20"/>
                <w:szCs w:val="20"/>
                <w:rPrChange w:id="5150" w:author="Στάθης Καπ" w:date="2023-02-02T17:57:00Z">
                  <w:rPr>
                    <w:ins w:id="5151" w:author="Στάθης Καπ" w:date="2023-02-02T17:38:00Z"/>
                    <w:rFonts w:cstheme="minorHAnsi"/>
                    <w:sz w:val="18"/>
                    <w:szCs w:val="18"/>
                  </w:rPr>
                </w:rPrChange>
              </w:rPr>
            </w:pPr>
            <w:ins w:id="5152" w:author="Στάθης Καπ" w:date="2023-02-02T17:57:00Z">
              <w:r w:rsidRPr="0037443C">
                <w:rPr>
                  <w:sz w:val="20"/>
                  <w:szCs w:val="20"/>
                  <w:rPrChange w:id="5153" w:author="Στάθης Καπ" w:date="2023-02-02T17:57:00Z">
                    <w:rPr/>
                  </w:rPrChange>
                </w:rPr>
                <w:t>46</w:t>
              </w:r>
            </w:ins>
          </w:p>
        </w:tc>
      </w:tr>
      <w:tr w:rsidR="002B540C" w14:paraId="79FC7A7C" w14:textId="77777777" w:rsidTr="00AA2735">
        <w:trPr>
          <w:jc w:val="center"/>
          <w:ins w:id="5154" w:author="Στάθης Καπ" w:date="2023-02-02T17:38:00Z"/>
        </w:trPr>
        <w:tc>
          <w:tcPr>
            <w:tcW w:w="1427" w:type="dxa"/>
          </w:tcPr>
          <w:p w14:paraId="2F1772C2" w14:textId="62395314" w:rsidR="002B540C" w:rsidRPr="0037443C" w:rsidRDefault="002B540C" w:rsidP="002B540C">
            <w:pPr>
              <w:rPr>
                <w:ins w:id="5155" w:author="Στάθης Καπ" w:date="2023-02-02T17:38:00Z"/>
                <w:rFonts w:cstheme="minorHAnsi"/>
                <w:sz w:val="20"/>
                <w:szCs w:val="20"/>
                <w:rPrChange w:id="5156" w:author="Στάθης Καπ" w:date="2023-02-02T17:57:00Z">
                  <w:rPr>
                    <w:ins w:id="5157" w:author="Στάθης Καπ" w:date="2023-02-02T17:38:00Z"/>
                    <w:rFonts w:cstheme="minorHAnsi"/>
                    <w:sz w:val="18"/>
                    <w:szCs w:val="18"/>
                  </w:rPr>
                </w:rPrChange>
              </w:rPr>
            </w:pPr>
            <w:ins w:id="5158" w:author="Στάθης Καπ" w:date="2023-02-02T17:39:00Z">
              <w:r w:rsidRPr="0037443C">
                <w:rPr>
                  <w:rFonts w:cstheme="minorHAnsi"/>
                  <w:sz w:val="20"/>
                  <w:szCs w:val="20"/>
                  <w:rPrChange w:id="5159" w:author="Στάθης Καπ" w:date="2023-02-02T17:57:00Z">
                    <w:rPr>
                      <w:rFonts w:cstheme="minorHAnsi"/>
                      <w:sz w:val="18"/>
                      <w:szCs w:val="18"/>
                    </w:rPr>
                  </w:rPrChange>
                </w:rPr>
                <w:t>p</w:t>
              </w:r>
            </w:ins>
            <w:ins w:id="5160" w:author="Στάθης Καπ" w:date="2023-02-02T17:38:00Z">
              <w:r w:rsidRPr="0037443C">
                <w:rPr>
                  <w:rFonts w:cstheme="minorHAnsi"/>
                  <w:sz w:val="20"/>
                  <w:szCs w:val="20"/>
                  <w:rPrChange w:id="5161" w:author="Στάθης Καπ" w:date="2023-02-02T17:57:00Z">
                    <w:rPr>
                      <w:rFonts w:cstheme="minorHAnsi"/>
                      <w:sz w:val="18"/>
                      <w:szCs w:val="18"/>
                    </w:rPr>
                  </w:rPrChange>
                </w:rPr>
                <w:t>r08</w:t>
              </w:r>
            </w:ins>
          </w:p>
        </w:tc>
        <w:tc>
          <w:tcPr>
            <w:tcW w:w="1427" w:type="dxa"/>
          </w:tcPr>
          <w:p w14:paraId="319A484E" w14:textId="2D27D4D2" w:rsidR="002B540C" w:rsidRPr="0037443C" w:rsidRDefault="002B540C">
            <w:pPr>
              <w:jc w:val="center"/>
              <w:rPr>
                <w:ins w:id="5162" w:author="Στάθης Καπ" w:date="2023-02-02T17:38:00Z"/>
                <w:rFonts w:cstheme="minorHAnsi"/>
                <w:sz w:val="20"/>
                <w:szCs w:val="20"/>
                <w:rPrChange w:id="5163" w:author="Στάθης Καπ" w:date="2023-02-02T17:57:00Z">
                  <w:rPr>
                    <w:ins w:id="5164" w:author="Στάθης Καπ" w:date="2023-02-02T17:38:00Z"/>
                    <w:rFonts w:cstheme="minorHAnsi"/>
                    <w:sz w:val="18"/>
                    <w:szCs w:val="18"/>
                  </w:rPr>
                </w:rPrChange>
              </w:rPr>
              <w:pPrChange w:id="5165" w:author="Στάθης Καπ" w:date="2023-02-02T17:49:00Z">
                <w:pPr/>
              </w:pPrChange>
            </w:pPr>
            <w:ins w:id="5166" w:author="Στάθης Καπ" w:date="2023-02-02T17:49:00Z">
              <w:r w:rsidRPr="0037443C">
                <w:rPr>
                  <w:sz w:val="20"/>
                  <w:szCs w:val="20"/>
                  <w:rPrChange w:id="5167" w:author="Στάθης Καπ" w:date="2023-02-02T17:57:00Z">
                    <w:rPr/>
                  </w:rPrChange>
                </w:rPr>
                <w:t>1139</w:t>
              </w:r>
            </w:ins>
          </w:p>
        </w:tc>
        <w:tc>
          <w:tcPr>
            <w:tcW w:w="1690" w:type="dxa"/>
          </w:tcPr>
          <w:p w14:paraId="06D4AB49" w14:textId="60AFAACB" w:rsidR="002B540C" w:rsidRPr="0037443C" w:rsidRDefault="002B540C" w:rsidP="002B540C">
            <w:pPr>
              <w:rPr>
                <w:ins w:id="5168" w:author="Στάθης Καπ" w:date="2023-02-02T17:38:00Z"/>
                <w:rFonts w:cstheme="minorHAnsi"/>
                <w:sz w:val="20"/>
                <w:szCs w:val="20"/>
                <w:rPrChange w:id="5169" w:author="Στάθης Καπ" w:date="2023-02-02T17:57:00Z">
                  <w:rPr>
                    <w:ins w:id="5170" w:author="Στάθης Καπ" w:date="2023-02-02T17:38:00Z"/>
                    <w:rFonts w:cstheme="minorHAnsi"/>
                    <w:sz w:val="18"/>
                    <w:szCs w:val="18"/>
                  </w:rPr>
                </w:rPrChange>
              </w:rPr>
            </w:pPr>
            <w:ins w:id="5171" w:author="Στάθης Καπ" w:date="2023-02-02T17:51:00Z">
              <w:r w:rsidRPr="0037443C">
                <w:rPr>
                  <w:sz w:val="20"/>
                  <w:szCs w:val="20"/>
                  <w:rPrChange w:id="5172" w:author="Στάθης Καπ" w:date="2023-02-02T17:57:00Z">
                    <w:rPr/>
                  </w:rPrChange>
                </w:rPr>
                <w:t>1082</w:t>
              </w:r>
            </w:ins>
          </w:p>
        </w:tc>
        <w:tc>
          <w:tcPr>
            <w:tcW w:w="1428" w:type="dxa"/>
          </w:tcPr>
          <w:p w14:paraId="27BBC5EB" w14:textId="59F19870" w:rsidR="002B540C" w:rsidRPr="0037443C" w:rsidRDefault="002B540C" w:rsidP="002B540C">
            <w:pPr>
              <w:rPr>
                <w:ins w:id="5173" w:author="Στάθης Καπ" w:date="2023-02-02T17:38:00Z"/>
                <w:rFonts w:cstheme="minorHAnsi"/>
                <w:sz w:val="20"/>
                <w:szCs w:val="20"/>
                <w:rPrChange w:id="5174" w:author="Στάθης Καπ" w:date="2023-02-02T17:57:00Z">
                  <w:rPr>
                    <w:ins w:id="5175" w:author="Στάθης Καπ" w:date="2023-02-02T17:38:00Z"/>
                    <w:rFonts w:cstheme="minorHAnsi"/>
                    <w:sz w:val="18"/>
                    <w:szCs w:val="18"/>
                  </w:rPr>
                </w:rPrChange>
              </w:rPr>
            </w:pPr>
            <w:ins w:id="5176" w:author="Στάθης Καπ" w:date="2023-02-02T17:57:00Z">
              <w:r w:rsidRPr="0037443C">
                <w:rPr>
                  <w:sz w:val="20"/>
                  <w:szCs w:val="20"/>
                  <w:rPrChange w:id="5177" w:author="Στάθης Καπ" w:date="2023-02-02T17:57:00Z">
                    <w:rPr/>
                  </w:rPrChange>
                </w:rPr>
                <w:t>1045</w:t>
              </w:r>
            </w:ins>
          </w:p>
        </w:tc>
        <w:tc>
          <w:tcPr>
            <w:tcW w:w="1428" w:type="dxa"/>
          </w:tcPr>
          <w:p w14:paraId="69A49D43" w14:textId="2471ED43" w:rsidR="002B540C" w:rsidRPr="0037443C" w:rsidRDefault="002B540C" w:rsidP="002B540C">
            <w:pPr>
              <w:rPr>
                <w:ins w:id="5178" w:author="Στάθης Καπ" w:date="2023-02-02T17:38:00Z"/>
                <w:rFonts w:cstheme="minorHAnsi"/>
                <w:sz w:val="20"/>
                <w:szCs w:val="20"/>
                <w:rPrChange w:id="5179" w:author="Στάθης Καπ" w:date="2023-02-02T17:57:00Z">
                  <w:rPr>
                    <w:ins w:id="5180" w:author="Στάθης Καπ" w:date="2023-02-02T17:38:00Z"/>
                    <w:rFonts w:cstheme="minorHAnsi"/>
                    <w:sz w:val="18"/>
                    <w:szCs w:val="18"/>
                  </w:rPr>
                </w:rPrChange>
              </w:rPr>
            </w:pPr>
            <w:ins w:id="5181" w:author="Στάθης Καπ" w:date="2023-02-02T17:57:00Z">
              <w:r w:rsidRPr="0037443C">
                <w:rPr>
                  <w:sz w:val="20"/>
                  <w:szCs w:val="20"/>
                  <w:rPrChange w:id="5182" w:author="Στάθης Καπ" w:date="2023-02-02T17:57:00Z">
                    <w:rPr/>
                  </w:rPrChange>
                </w:rPr>
                <w:t>1.125</w:t>
              </w:r>
            </w:ins>
          </w:p>
        </w:tc>
        <w:tc>
          <w:tcPr>
            <w:tcW w:w="1428" w:type="dxa"/>
          </w:tcPr>
          <w:p w14:paraId="6B320BD2" w14:textId="41A7DE62" w:rsidR="002B540C" w:rsidRPr="0037443C" w:rsidRDefault="002B540C" w:rsidP="002B540C">
            <w:pPr>
              <w:rPr>
                <w:ins w:id="5183" w:author="Στάθης Καπ" w:date="2023-02-02T17:38:00Z"/>
                <w:rFonts w:cstheme="minorHAnsi"/>
                <w:sz w:val="20"/>
                <w:szCs w:val="20"/>
                <w:rPrChange w:id="5184" w:author="Στάθης Καπ" w:date="2023-02-02T17:57:00Z">
                  <w:rPr>
                    <w:ins w:id="5185" w:author="Στάθης Καπ" w:date="2023-02-02T17:38:00Z"/>
                    <w:rFonts w:cstheme="minorHAnsi"/>
                    <w:sz w:val="18"/>
                    <w:szCs w:val="18"/>
                  </w:rPr>
                </w:rPrChange>
              </w:rPr>
            </w:pPr>
            <w:ins w:id="5186" w:author="Στάθης Καπ" w:date="2023-02-02T17:57:00Z">
              <w:r w:rsidRPr="0037443C">
                <w:rPr>
                  <w:sz w:val="20"/>
                  <w:szCs w:val="20"/>
                  <w:rPrChange w:id="5187" w:author="Στάθης Καπ" w:date="2023-02-02T17:57:00Z">
                    <w:rPr/>
                  </w:rPrChange>
                </w:rPr>
                <w:t>63</w:t>
              </w:r>
            </w:ins>
          </w:p>
        </w:tc>
      </w:tr>
      <w:tr w:rsidR="002B540C" w14:paraId="2F73E4BA" w14:textId="77777777" w:rsidTr="00AA2735">
        <w:trPr>
          <w:jc w:val="center"/>
          <w:ins w:id="5188" w:author="Στάθης Καπ" w:date="2023-02-02T17:38:00Z"/>
        </w:trPr>
        <w:tc>
          <w:tcPr>
            <w:tcW w:w="1427" w:type="dxa"/>
          </w:tcPr>
          <w:p w14:paraId="65F3E958" w14:textId="25978887" w:rsidR="002B540C" w:rsidRPr="0037443C" w:rsidRDefault="002B540C" w:rsidP="002B540C">
            <w:pPr>
              <w:rPr>
                <w:ins w:id="5189" w:author="Στάθης Καπ" w:date="2023-02-02T17:38:00Z"/>
                <w:rFonts w:cstheme="minorHAnsi"/>
                <w:sz w:val="20"/>
                <w:szCs w:val="20"/>
                <w:rPrChange w:id="5190" w:author="Στάθης Καπ" w:date="2023-02-02T17:57:00Z">
                  <w:rPr>
                    <w:ins w:id="5191" w:author="Στάθης Καπ" w:date="2023-02-02T17:38:00Z"/>
                    <w:rFonts w:cstheme="minorHAnsi"/>
                    <w:sz w:val="18"/>
                    <w:szCs w:val="18"/>
                  </w:rPr>
                </w:rPrChange>
              </w:rPr>
            </w:pPr>
            <w:ins w:id="5192" w:author="Στάθης Καπ" w:date="2023-02-02T17:39:00Z">
              <w:r w:rsidRPr="0037443C">
                <w:rPr>
                  <w:rFonts w:cstheme="minorHAnsi"/>
                  <w:sz w:val="20"/>
                  <w:szCs w:val="20"/>
                  <w:rPrChange w:id="5193" w:author="Στάθης Καπ" w:date="2023-02-02T17:57:00Z">
                    <w:rPr>
                      <w:rFonts w:cstheme="minorHAnsi"/>
                      <w:sz w:val="18"/>
                      <w:szCs w:val="18"/>
                    </w:rPr>
                  </w:rPrChange>
                </w:rPr>
                <w:t>p</w:t>
              </w:r>
            </w:ins>
            <w:ins w:id="5194" w:author="Στάθης Καπ" w:date="2023-02-02T17:38:00Z">
              <w:r w:rsidRPr="0037443C">
                <w:rPr>
                  <w:rFonts w:cstheme="minorHAnsi"/>
                  <w:sz w:val="20"/>
                  <w:szCs w:val="20"/>
                  <w:rPrChange w:id="5195" w:author="Στάθης Καπ" w:date="2023-02-02T17:57:00Z">
                    <w:rPr>
                      <w:rFonts w:cstheme="minorHAnsi"/>
                      <w:sz w:val="18"/>
                      <w:szCs w:val="18"/>
                    </w:rPr>
                  </w:rPrChange>
                </w:rPr>
                <w:t>r09</w:t>
              </w:r>
            </w:ins>
          </w:p>
        </w:tc>
        <w:tc>
          <w:tcPr>
            <w:tcW w:w="1427" w:type="dxa"/>
          </w:tcPr>
          <w:p w14:paraId="594BD060" w14:textId="7B4B1123" w:rsidR="002B540C" w:rsidRPr="0037443C" w:rsidRDefault="002B540C" w:rsidP="002B540C">
            <w:pPr>
              <w:rPr>
                <w:ins w:id="5196" w:author="Στάθης Καπ" w:date="2023-02-02T17:38:00Z"/>
                <w:rFonts w:cstheme="minorHAnsi"/>
                <w:sz w:val="20"/>
                <w:szCs w:val="20"/>
                <w:rPrChange w:id="5197" w:author="Στάθης Καπ" w:date="2023-02-02T17:57:00Z">
                  <w:rPr>
                    <w:ins w:id="5198" w:author="Στάθης Καπ" w:date="2023-02-02T17:38:00Z"/>
                    <w:rFonts w:cstheme="minorHAnsi"/>
                    <w:sz w:val="18"/>
                    <w:szCs w:val="18"/>
                  </w:rPr>
                </w:rPrChange>
              </w:rPr>
            </w:pPr>
            <w:ins w:id="5199" w:author="Στάθης Καπ" w:date="2023-02-02T17:49:00Z">
              <w:r w:rsidRPr="0037443C">
                <w:rPr>
                  <w:sz w:val="20"/>
                  <w:szCs w:val="20"/>
                  <w:rPrChange w:id="5200" w:author="Στάθης Καπ" w:date="2023-02-02T17:57:00Z">
                    <w:rPr/>
                  </w:rPrChange>
                </w:rPr>
                <w:t>1282</w:t>
              </w:r>
            </w:ins>
          </w:p>
        </w:tc>
        <w:tc>
          <w:tcPr>
            <w:tcW w:w="1690" w:type="dxa"/>
          </w:tcPr>
          <w:p w14:paraId="4C85D2EF" w14:textId="27E59956" w:rsidR="002B540C" w:rsidRPr="0037443C" w:rsidRDefault="002B540C" w:rsidP="002B540C">
            <w:pPr>
              <w:rPr>
                <w:ins w:id="5201" w:author="Στάθης Καπ" w:date="2023-02-02T17:38:00Z"/>
                <w:rFonts w:cstheme="minorHAnsi"/>
                <w:sz w:val="20"/>
                <w:szCs w:val="20"/>
                <w:rPrChange w:id="5202" w:author="Στάθης Καπ" w:date="2023-02-02T17:57:00Z">
                  <w:rPr>
                    <w:ins w:id="5203" w:author="Στάθης Καπ" w:date="2023-02-02T17:38:00Z"/>
                    <w:rFonts w:cstheme="minorHAnsi"/>
                    <w:sz w:val="18"/>
                    <w:szCs w:val="18"/>
                  </w:rPr>
                </w:rPrChange>
              </w:rPr>
            </w:pPr>
            <w:ins w:id="5204" w:author="Στάθης Καπ" w:date="2023-02-02T17:51:00Z">
              <w:r w:rsidRPr="0037443C">
                <w:rPr>
                  <w:sz w:val="20"/>
                  <w:szCs w:val="20"/>
                  <w:rPrChange w:id="5205" w:author="Στάθης Καπ" w:date="2023-02-02T17:57:00Z">
                    <w:rPr/>
                  </w:rPrChange>
                </w:rPr>
                <w:t>1144</w:t>
              </w:r>
            </w:ins>
          </w:p>
        </w:tc>
        <w:tc>
          <w:tcPr>
            <w:tcW w:w="1428" w:type="dxa"/>
          </w:tcPr>
          <w:p w14:paraId="44F9EF6B" w14:textId="600B3489" w:rsidR="002B540C" w:rsidRPr="0037443C" w:rsidRDefault="002B540C" w:rsidP="002B540C">
            <w:pPr>
              <w:rPr>
                <w:ins w:id="5206" w:author="Στάθης Καπ" w:date="2023-02-02T17:38:00Z"/>
                <w:rFonts w:cstheme="minorHAnsi"/>
                <w:sz w:val="20"/>
                <w:szCs w:val="20"/>
                <w:rPrChange w:id="5207" w:author="Στάθης Καπ" w:date="2023-02-02T17:57:00Z">
                  <w:rPr>
                    <w:ins w:id="5208" w:author="Στάθης Καπ" w:date="2023-02-02T17:38:00Z"/>
                    <w:rFonts w:cstheme="minorHAnsi"/>
                    <w:sz w:val="18"/>
                    <w:szCs w:val="18"/>
                  </w:rPr>
                </w:rPrChange>
              </w:rPr>
            </w:pPr>
            <w:ins w:id="5209" w:author="Στάθης Καπ" w:date="2023-02-02T17:57:00Z">
              <w:r w:rsidRPr="0037443C">
                <w:rPr>
                  <w:sz w:val="20"/>
                  <w:szCs w:val="20"/>
                  <w:rPrChange w:id="5210" w:author="Στάθης Καπ" w:date="2023-02-02T17:57:00Z">
                    <w:rPr/>
                  </w:rPrChange>
                </w:rPr>
                <w:t>1197</w:t>
              </w:r>
            </w:ins>
          </w:p>
        </w:tc>
        <w:tc>
          <w:tcPr>
            <w:tcW w:w="1428" w:type="dxa"/>
          </w:tcPr>
          <w:p w14:paraId="4362B87C" w14:textId="28EB4AEE" w:rsidR="002B540C" w:rsidRPr="0037443C" w:rsidRDefault="002B540C" w:rsidP="002B540C">
            <w:pPr>
              <w:rPr>
                <w:ins w:id="5211" w:author="Στάθης Καπ" w:date="2023-02-02T17:38:00Z"/>
                <w:rFonts w:cstheme="minorHAnsi"/>
                <w:sz w:val="20"/>
                <w:szCs w:val="20"/>
                <w:rPrChange w:id="5212" w:author="Στάθης Καπ" w:date="2023-02-02T17:57:00Z">
                  <w:rPr>
                    <w:ins w:id="5213" w:author="Στάθης Καπ" w:date="2023-02-02T17:38:00Z"/>
                    <w:rFonts w:cstheme="minorHAnsi"/>
                    <w:sz w:val="18"/>
                    <w:szCs w:val="18"/>
                  </w:rPr>
                </w:rPrChange>
              </w:rPr>
            </w:pPr>
            <w:ins w:id="5214" w:author="Στάθης Καπ" w:date="2023-02-02T17:57:00Z">
              <w:r w:rsidRPr="0037443C">
                <w:rPr>
                  <w:sz w:val="20"/>
                  <w:szCs w:val="20"/>
                  <w:rPrChange w:id="5215" w:author="Στάθης Καπ" w:date="2023-02-02T17:57:00Z">
                    <w:rPr/>
                  </w:rPrChange>
                </w:rPr>
                <w:t>2.285</w:t>
              </w:r>
            </w:ins>
          </w:p>
        </w:tc>
        <w:tc>
          <w:tcPr>
            <w:tcW w:w="1428" w:type="dxa"/>
          </w:tcPr>
          <w:p w14:paraId="3D4C3401" w14:textId="65A65A29" w:rsidR="002B540C" w:rsidRPr="0037443C" w:rsidRDefault="002B540C" w:rsidP="002B540C">
            <w:pPr>
              <w:rPr>
                <w:ins w:id="5216" w:author="Στάθης Καπ" w:date="2023-02-02T17:38:00Z"/>
                <w:rFonts w:cstheme="minorHAnsi"/>
                <w:sz w:val="20"/>
                <w:szCs w:val="20"/>
                <w:rPrChange w:id="5217" w:author="Στάθης Καπ" w:date="2023-02-02T17:57:00Z">
                  <w:rPr>
                    <w:ins w:id="5218" w:author="Στάθης Καπ" w:date="2023-02-02T17:38:00Z"/>
                    <w:rFonts w:cstheme="minorHAnsi"/>
                    <w:sz w:val="18"/>
                    <w:szCs w:val="18"/>
                  </w:rPr>
                </w:rPrChange>
              </w:rPr>
            </w:pPr>
            <w:ins w:id="5219" w:author="Στάθης Καπ" w:date="2023-02-02T17:57:00Z">
              <w:r w:rsidRPr="0037443C">
                <w:rPr>
                  <w:sz w:val="20"/>
                  <w:szCs w:val="20"/>
                  <w:rPrChange w:id="5220" w:author="Στάθης Καπ" w:date="2023-02-02T17:57:00Z">
                    <w:rPr/>
                  </w:rPrChange>
                </w:rPr>
                <w:t>76</w:t>
              </w:r>
            </w:ins>
          </w:p>
        </w:tc>
      </w:tr>
      <w:tr w:rsidR="002B540C" w14:paraId="6EDE6639" w14:textId="77777777" w:rsidTr="00AA2735">
        <w:trPr>
          <w:jc w:val="center"/>
          <w:ins w:id="5221" w:author="Στάθης Καπ" w:date="2023-02-02T17:38:00Z"/>
        </w:trPr>
        <w:tc>
          <w:tcPr>
            <w:tcW w:w="1427" w:type="dxa"/>
          </w:tcPr>
          <w:p w14:paraId="0C1A8FA9" w14:textId="6C8046AF" w:rsidR="002B540C" w:rsidRPr="0037443C" w:rsidRDefault="002B540C" w:rsidP="002B540C">
            <w:pPr>
              <w:rPr>
                <w:ins w:id="5222" w:author="Στάθης Καπ" w:date="2023-02-02T17:38:00Z"/>
                <w:rFonts w:cstheme="minorHAnsi"/>
                <w:sz w:val="20"/>
                <w:szCs w:val="20"/>
                <w:rPrChange w:id="5223" w:author="Στάθης Καπ" w:date="2023-02-02T17:57:00Z">
                  <w:rPr>
                    <w:ins w:id="5224" w:author="Στάθης Καπ" w:date="2023-02-02T17:38:00Z"/>
                    <w:rFonts w:cstheme="minorHAnsi"/>
                    <w:sz w:val="18"/>
                    <w:szCs w:val="18"/>
                  </w:rPr>
                </w:rPrChange>
              </w:rPr>
            </w:pPr>
            <w:ins w:id="5225" w:author="Στάθης Καπ" w:date="2023-02-02T17:39:00Z">
              <w:r w:rsidRPr="0037443C">
                <w:rPr>
                  <w:rFonts w:cstheme="minorHAnsi"/>
                  <w:sz w:val="20"/>
                  <w:szCs w:val="20"/>
                  <w:rPrChange w:id="5226" w:author="Στάθης Καπ" w:date="2023-02-02T17:57:00Z">
                    <w:rPr>
                      <w:rFonts w:cstheme="minorHAnsi"/>
                      <w:sz w:val="18"/>
                      <w:szCs w:val="18"/>
                    </w:rPr>
                  </w:rPrChange>
                </w:rPr>
                <w:t>p</w:t>
              </w:r>
            </w:ins>
            <w:ins w:id="5227" w:author="Στάθης Καπ" w:date="2023-02-02T17:38:00Z">
              <w:r w:rsidRPr="0037443C">
                <w:rPr>
                  <w:rFonts w:cstheme="minorHAnsi"/>
                  <w:sz w:val="20"/>
                  <w:szCs w:val="20"/>
                  <w:rPrChange w:id="5228" w:author="Στάθης Καπ" w:date="2023-02-02T17:57:00Z">
                    <w:rPr>
                      <w:rFonts w:cstheme="minorHAnsi"/>
                      <w:sz w:val="18"/>
                      <w:szCs w:val="18"/>
                    </w:rPr>
                  </w:rPrChange>
                </w:rPr>
                <w:t>r10</w:t>
              </w:r>
            </w:ins>
          </w:p>
        </w:tc>
        <w:tc>
          <w:tcPr>
            <w:tcW w:w="1427" w:type="dxa"/>
          </w:tcPr>
          <w:p w14:paraId="720602EF" w14:textId="3C4A0255" w:rsidR="002B540C" w:rsidRPr="0037443C" w:rsidRDefault="002B540C">
            <w:pPr>
              <w:jc w:val="center"/>
              <w:rPr>
                <w:ins w:id="5229" w:author="Στάθης Καπ" w:date="2023-02-02T17:38:00Z"/>
                <w:rFonts w:cstheme="minorHAnsi"/>
                <w:sz w:val="20"/>
                <w:szCs w:val="20"/>
                <w:rPrChange w:id="5230" w:author="Στάθης Καπ" w:date="2023-02-02T17:57:00Z">
                  <w:rPr>
                    <w:ins w:id="5231" w:author="Στάθης Καπ" w:date="2023-02-02T17:38:00Z"/>
                    <w:rFonts w:cstheme="minorHAnsi"/>
                    <w:sz w:val="18"/>
                    <w:szCs w:val="18"/>
                  </w:rPr>
                </w:rPrChange>
              </w:rPr>
              <w:pPrChange w:id="5232" w:author="Στάθης Καπ" w:date="2023-02-02T17:49:00Z">
                <w:pPr/>
              </w:pPrChange>
            </w:pPr>
            <w:ins w:id="5233" w:author="Στάθης Καπ" w:date="2023-02-02T17:49:00Z">
              <w:r w:rsidRPr="0037443C">
                <w:rPr>
                  <w:sz w:val="20"/>
                  <w:szCs w:val="20"/>
                  <w:rPrChange w:id="5234" w:author="Στάθης Καπ" w:date="2023-02-02T17:57:00Z">
                    <w:rPr/>
                  </w:rPrChange>
                </w:rPr>
                <w:t>1573</w:t>
              </w:r>
            </w:ins>
          </w:p>
        </w:tc>
        <w:tc>
          <w:tcPr>
            <w:tcW w:w="1690" w:type="dxa"/>
          </w:tcPr>
          <w:p w14:paraId="6BAB8208" w14:textId="085350CF" w:rsidR="002B540C" w:rsidRPr="0037443C" w:rsidRDefault="002B540C" w:rsidP="002B540C">
            <w:pPr>
              <w:rPr>
                <w:ins w:id="5235" w:author="Στάθης Καπ" w:date="2023-02-02T17:38:00Z"/>
                <w:rFonts w:cstheme="minorHAnsi"/>
                <w:sz w:val="20"/>
                <w:szCs w:val="20"/>
                <w:rPrChange w:id="5236" w:author="Στάθης Καπ" w:date="2023-02-02T17:57:00Z">
                  <w:rPr>
                    <w:ins w:id="5237" w:author="Στάθης Καπ" w:date="2023-02-02T17:38:00Z"/>
                    <w:rFonts w:cstheme="minorHAnsi"/>
                    <w:sz w:val="18"/>
                    <w:szCs w:val="18"/>
                  </w:rPr>
                </w:rPrChange>
              </w:rPr>
            </w:pPr>
            <w:ins w:id="5238" w:author="Στάθης Καπ" w:date="2023-02-02T17:51:00Z">
              <w:r w:rsidRPr="0037443C">
                <w:rPr>
                  <w:sz w:val="20"/>
                  <w:szCs w:val="20"/>
                  <w:rPrChange w:id="5239" w:author="Στάθης Καπ" w:date="2023-02-02T17:57:00Z">
                    <w:rPr/>
                  </w:rPrChange>
                </w:rPr>
                <w:t>1473</w:t>
              </w:r>
            </w:ins>
          </w:p>
        </w:tc>
        <w:tc>
          <w:tcPr>
            <w:tcW w:w="1428" w:type="dxa"/>
          </w:tcPr>
          <w:p w14:paraId="2DA86CCF" w14:textId="39DDBE99" w:rsidR="002B540C" w:rsidRPr="0037443C" w:rsidRDefault="002B540C" w:rsidP="002B540C">
            <w:pPr>
              <w:rPr>
                <w:ins w:id="5240" w:author="Στάθης Καπ" w:date="2023-02-02T17:38:00Z"/>
                <w:rFonts w:cstheme="minorHAnsi"/>
                <w:sz w:val="20"/>
                <w:szCs w:val="20"/>
                <w:rPrChange w:id="5241" w:author="Στάθης Καπ" w:date="2023-02-02T17:57:00Z">
                  <w:rPr>
                    <w:ins w:id="5242" w:author="Στάθης Καπ" w:date="2023-02-02T17:38:00Z"/>
                    <w:rFonts w:cstheme="minorHAnsi"/>
                    <w:sz w:val="18"/>
                    <w:szCs w:val="18"/>
                  </w:rPr>
                </w:rPrChange>
              </w:rPr>
            </w:pPr>
            <w:ins w:id="5243" w:author="Στάθης Καπ" w:date="2023-02-02T17:57:00Z">
              <w:r w:rsidRPr="0037443C">
                <w:rPr>
                  <w:sz w:val="20"/>
                  <w:szCs w:val="20"/>
                  <w:rPrChange w:id="5244" w:author="Στάθης Καπ" w:date="2023-02-02T17:57:00Z">
                    <w:rPr/>
                  </w:rPrChange>
                </w:rPr>
                <w:t>1422</w:t>
              </w:r>
            </w:ins>
          </w:p>
        </w:tc>
        <w:tc>
          <w:tcPr>
            <w:tcW w:w="1428" w:type="dxa"/>
          </w:tcPr>
          <w:p w14:paraId="31631D70" w14:textId="0AE5B60C" w:rsidR="002B540C" w:rsidRPr="0037443C" w:rsidRDefault="002B540C" w:rsidP="002B540C">
            <w:pPr>
              <w:rPr>
                <w:ins w:id="5245" w:author="Στάθης Καπ" w:date="2023-02-02T17:38:00Z"/>
                <w:rFonts w:cstheme="minorHAnsi"/>
                <w:sz w:val="20"/>
                <w:szCs w:val="20"/>
                <w:rPrChange w:id="5246" w:author="Στάθης Καπ" w:date="2023-02-02T17:57:00Z">
                  <w:rPr>
                    <w:ins w:id="5247" w:author="Στάθης Καπ" w:date="2023-02-02T17:38:00Z"/>
                    <w:rFonts w:cstheme="minorHAnsi"/>
                    <w:sz w:val="18"/>
                    <w:szCs w:val="18"/>
                  </w:rPr>
                </w:rPrChange>
              </w:rPr>
            </w:pPr>
            <w:ins w:id="5248" w:author="Στάθης Καπ" w:date="2023-02-02T17:57:00Z">
              <w:r w:rsidRPr="0037443C">
                <w:rPr>
                  <w:sz w:val="20"/>
                  <w:szCs w:val="20"/>
                  <w:rPrChange w:id="5249" w:author="Στάθης Καπ" w:date="2023-02-02T17:57:00Z">
                    <w:rPr/>
                  </w:rPrChange>
                </w:rPr>
                <w:t>2.951</w:t>
              </w:r>
            </w:ins>
          </w:p>
        </w:tc>
        <w:tc>
          <w:tcPr>
            <w:tcW w:w="1428" w:type="dxa"/>
          </w:tcPr>
          <w:p w14:paraId="426D1C2B" w14:textId="2985A242" w:rsidR="002B540C" w:rsidRPr="0037443C" w:rsidRDefault="002B540C" w:rsidP="002B540C">
            <w:pPr>
              <w:rPr>
                <w:ins w:id="5250" w:author="Στάθης Καπ" w:date="2023-02-02T17:38:00Z"/>
                <w:rFonts w:cstheme="minorHAnsi"/>
                <w:sz w:val="20"/>
                <w:szCs w:val="20"/>
                <w:rPrChange w:id="5251" w:author="Στάθης Καπ" w:date="2023-02-02T17:57:00Z">
                  <w:rPr>
                    <w:ins w:id="5252" w:author="Στάθης Καπ" w:date="2023-02-02T17:38:00Z"/>
                    <w:rFonts w:cstheme="minorHAnsi"/>
                    <w:sz w:val="18"/>
                    <w:szCs w:val="18"/>
                  </w:rPr>
                </w:rPrChange>
              </w:rPr>
            </w:pPr>
            <w:ins w:id="5253" w:author="Στάθης Καπ" w:date="2023-02-02T17:57:00Z">
              <w:r w:rsidRPr="0037443C">
                <w:rPr>
                  <w:sz w:val="20"/>
                  <w:szCs w:val="20"/>
                  <w:rPrChange w:id="5254" w:author="Στάθης Καπ" w:date="2023-02-02T17:57:00Z">
                    <w:rPr/>
                  </w:rPrChange>
                </w:rPr>
                <w:t>81</w:t>
              </w:r>
            </w:ins>
          </w:p>
        </w:tc>
      </w:tr>
      <w:tr w:rsidR="002B540C" w14:paraId="509667FE" w14:textId="77777777" w:rsidTr="00AA2735">
        <w:trPr>
          <w:jc w:val="center"/>
          <w:ins w:id="5255" w:author="Στάθης Καπ" w:date="2023-02-02T17:38:00Z"/>
        </w:trPr>
        <w:tc>
          <w:tcPr>
            <w:tcW w:w="1427" w:type="dxa"/>
          </w:tcPr>
          <w:p w14:paraId="65049948" w14:textId="183D8717" w:rsidR="002B540C" w:rsidRPr="0037443C" w:rsidRDefault="002B540C" w:rsidP="002B540C">
            <w:pPr>
              <w:rPr>
                <w:ins w:id="5256" w:author="Στάθης Καπ" w:date="2023-02-02T17:38:00Z"/>
                <w:rFonts w:cstheme="minorHAnsi"/>
                <w:sz w:val="20"/>
                <w:szCs w:val="20"/>
                <w:rPrChange w:id="5257" w:author="Στάθης Καπ" w:date="2023-02-02T17:57:00Z">
                  <w:rPr>
                    <w:ins w:id="5258" w:author="Στάθης Καπ" w:date="2023-02-02T17:38:00Z"/>
                    <w:rFonts w:cstheme="minorHAnsi"/>
                    <w:sz w:val="18"/>
                    <w:szCs w:val="18"/>
                  </w:rPr>
                </w:rPrChange>
              </w:rPr>
            </w:pPr>
            <w:ins w:id="5259" w:author="Στάθης Καπ" w:date="2023-02-02T17:39:00Z">
              <w:r w:rsidRPr="0037443C">
                <w:rPr>
                  <w:rFonts w:cstheme="minorHAnsi"/>
                  <w:sz w:val="20"/>
                  <w:szCs w:val="20"/>
                  <w:rPrChange w:id="5260" w:author="Στάθης Καπ" w:date="2023-02-02T17:57:00Z">
                    <w:rPr>
                      <w:rFonts w:cstheme="minorHAnsi"/>
                      <w:sz w:val="18"/>
                      <w:szCs w:val="18"/>
                    </w:rPr>
                  </w:rPrChange>
                </w:rPr>
                <w:t>p</w:t>
              </w:r>
            </w:ins>
            <w:ins w:id="5261" w:author="Στάθης Καπ" w:date="2023-02-02T17:38:00Z">
              <w:r w:rsidRPr="0037443C">
                <w:rPr>
                  <w:rFonts w:cstheme="minorHAnsi"/>
                  <w:sz w:val="20"/>
                  <w:szCs w:val="20"/>
                  <w:rPrChange w:id="5262" w:author="Στάθης Καπ" w:date="2023-02-02T17:57:00Z">
                    <w:rPr>
                      <w:rFonts w:cstheme="minorHAnsi"/>
                      <w:sz w:val="18"/>
                      <w:szCs w:val="18"/>
                    </w:rPr>
                  </w:rPrChange>
                </w:rPr>
                <w:t>r11</w:t>
              </w:r>
            </w:ins>
          </w:p>
        </w:tc>
        <w:tc>
          <w:tcPr>
            <w:tcW w:w="1427" w:type="dxa"/>
          </w:tcPr>
          <w:p w14:paraId="7C7953AB" w14:textId="22D41D32" w:rsidR="002B540C" w:rsidRPr="0037443C" w:rsidRDefault="002B540C" w:rsidP="002B540C">
            <w:pPr>
              <w:rPr>
                <w:ins w:id="5263" w:author="Στάθης Καπ" w:date="2023-02-02T17:38:00Z"/>
                <w:rFonts w:cstheme="minorHAnsi"/>
                <w:sz w:val="20"/>
                <w:szCs w:val="20"/>
                <w:rPrChange w:id="5264" w:author="Στάθης Καπ" w:date="2023-02-02T17:57:00Z">
                  <w:rPr>
                    <w:ins w:id="5265" w:author="Στάθης Καπ" w:date="2023-02-02T17:38:00Z"/>
                    <w:rFonts w:cstheme="minorHAnsi"/>
                    <w:sz w:val="18"/>
                    <w:szCs w:val="18"/>
                  </w:rPr>
                </w:rPrChange>
              </w:rPr>
            </w:pPr>
            <w:ins w:id="5266" w:author="Στάθης Καπ" w:date="2023-02-02T17:49:00Z">
              <w:r w:rsidRPr="0037443C">
                <w:rPr>
                  <w:sz w:val="20"/>
                  <w:szCs w:val="20"/>
                  <w:rPrChange w:id="5267" w:author="Στάθης Καπ" w:date="2023-02-02T17:57:00Z">
                    <w:rPr/>
                  </w:rPrChange>
                </w:rPr>
                <w:t>654</w:t>
              </w:r>
            </w:ins>
          </w:p>
        </w:tc>
        <w:tc>
          <w:tcPr>
            <w:tcW w:w="1690" w:type="dxa"/>
          </w:tcPr>
          <w:p w14:paraId="558BB244" w14:textId="307B7776" w:rsidR="002B540C" w:rsidRPr="0037443C" w:rsidRDefault="002B540C" w:rsidP="002B540C">
            <w:pPr>
              <w:rPr>
                <w:ins w:id="5268" w:author="Στάθης Καπ" w:date="2023-02-02T17:38:00Z"/>
                <w:rFonts w:cstheme="minorHAnsi"/>
                <w:sz w:val="20"/>
                <w:szCs w:val="20"/>
                <w:rPrChange w:id="5269" w:author="Στάθης Καπ" w:date="2023-02-02T17:57:00Z">
                  <w:rPr>
                    <w:ins w:id="5270" w:author="Στάθης Καπ" w:date="2023-02-02T17:38:00Z"/>
                    <w:rFonts w:cstheme="minorHAnsi"/>
                    <w:sz w:val="18"/>
                    <w:szCs w:val="18"/>
                  </w:rPr>
                </w:rPrChange>
              </w:rPr>
            </w:pPr>
            <w:ins w:id="5271" w:author="Στάθης Καπ" w:date="2023-02-02T17:54:00Z">
              <w:r w:rsidRPr="0037443C">
                <w:rPr>
                  <w:sz w:val="20"/>
                  <w:szCs w:val="20"/>
                  <w:rPrChange w:id="5272" w:author="Στάθης Καπ" w:date="2023-02-02T17:57:00Z">
                    <w:rPr/>
                  </w:rPrChange>
                </w:rPr>
                <w:t>632</w:t>
              </w:r>
            </w:ins>
          </w:p>
        </w:tc>
        <w:tc>
          <w:tcPr>
            <w:tcW w:w="1428" w:type="dxa"/>
          </w:tcPr>
          <w:p w14:paraId="6B42D150" w14:textId="06AE84CA" w:rsidR="002B540C" w:rsidRPr="0037443C" w:rsidRDefault="002B540C" w:rsidP="002B540C">
            <w:pPr>
              <w:rPr>
                <w:ins w:id="5273" w:author="Στάθης Καπ" w:date="2023-02-02T17:38:00Z"/>
                <w:rFonts w:cstheme="minorHAnsi"/>
                <w:sz w:val="20"/>
                <w:szCs w:val="20"/>
                <w:rPrChange w:id="5274" w:author="Στάθης Καπ" w:date="2023-02-02T17:57:00Z">
                  <w:rPr>
                    <w:ins w:id="5275" w:author="Στάθης Καπ" w:date="2023-02-02T17:38:00Z"/>
                    <w:rFonts w:cstheme="minorHAnsi"/>
                    <w:sz w:val="18"/>
                    <w:szCs w:val="18"/>
                  </w:rPr>
                </w:rPrChange>
              </w:rPr>
            </w:pPr>
            <w:ins w:id="5276" w:author="Στάθης Καπ" w:date="2023-02-02T17:57:00Z">
              <w:r w:rsidRPr="0037443C">
                <w:rPr>
                  <w:sz w:val="20"/>
                  <w:szCs w:val="20"/>
                  <w:rPrChange w:id="5277" w:author="Στάθης Καπ" w:date="2023-02-02T17:57:00Z">
                    <w:rPr/>
                  </w:rPrChange>
                </w:rPr>
                <w:t>627</w:t>
              </w:r>
            </w:ins>
          </w:p>
        </w:tc>
        <w:tc>
          <w:tcPr>
            <w:tcW w:w="1428" w:type="dxa"/>
          </w:tcPr>
          <w:p w14:paraId="7D64D881" w14:textId="7028DF72" w:rsidR="002B540C" w:rsidRPr="0037443C" w:rsidRDefault="002B540C" w:rsidP="002B540C">
            <w:pPr>
              <w:rPr>
                <w:ins w:id="5278" w:author="Στάθης Καπ" w:date="2023-02-02T17:38:00Z"/>
                <w:rFonts w:cstheme="minorHAnsi"/>
                <w:sz w:val="20"/>
                <w:szCs w:val="20"/>
                <w:rPrChange w:id="5279" w:author="Στάθης Καπ" w:date="2023-02-02T17:57:00Z">
                  <w:rPr>
                    <w:ins w:id="5280" w:author="Στάθης Καπ" w:date="2023-02-02T17:38:00Z"/>
                    <w:rFonts w:cstheme="minorHAnsi"/>
                    <w:sz w:val="18"/>
                    <w:szCs w:val="18"/>
                  </w:rPr>
                </w:rPrChange>
              </w:rPr>
            </w:pPr>
            <w:ins w:id="5281" w:author="Στάθης Καπ" w:date="2023-02-02T17:57:00Z">
              <w:r w:rsidRPr="0037443C">
                <w:rPr>
                  <w:sz w:val="20"/>
                  <w:szCs w:val="20"/>
                  <w:rPrChange w:id="5282" w:author="Στάθης Καπ" w:date="2023-02-02T17:57:00Z">
                    <w:rPr/>
                  </w:rPrChange>
                </w:rPr>
                <w:t>0.126</w:t>
              </w:r>
            </w:ins>
          </w:p>
        </w:tc>
        <w:tc>
          <w:tcPr>
            <w:tcW w:w="1428" w:type="dxa"/>
          </w:tcPr>
          <w:p w14:paraId="20D2C32D" w14:textId="6B10FCBE" w:rsidR="002B540C" w:rsidRPr="0037443C" w:rsidRDefault="002B540C" w:rsidP="002B540C">
            <w:pPr>
              <w:rPr>
                <w:ins w:id="5283" w:author="Στάθης Καπ" w:date="2023-02-02T17:38:00Z"/>
                <w:rFonts w:cstheme="minorHAnsi"/>
                <w:sz w:val="20"/>
                <w:szCs w:val="20"/>
                <w:rPrChange w:id="5284" w:author="Στάθης Καπ" w:date="2023-02-02T17:57:00Z">
                  <w:rPr>
                    <w:ins w:id="5285" w:author="Στάθης Καπ" w:date="2023-02-02T17:38:00Z"/>
                    <w:rFonts w:cstheme="minorHAnsi"/>
                    <w:sz w:val="18"/>
                    <w:szCs w:val="18"/>
                  </w:rPr>
                </w:rPrChange>
              </w:rPr>
            </w:pPr>
            <w:ins w:id="5286" w:author="Στάθης Καπ" w:date="2023-02-02T17:57:00Z">
              <w:r w:rsidRPr="0037443C">
                <w:rPr>
                  <w:sz w:val="20"/>
                  <w:szCs w:val="20"/>
                  <w:rPrChange w:id="5287" w:author="Στάθης Καπ" w:date="2023-02-02T17:57:00Z">
                    <w:rPr/>
                  </w:rPrChange>
                </w:rPr>
                <w:t>45</w:t>
              </w:r>
            </w:ins>
          </w:p>
        </w:tc>
      </w:tr>
      <w:tr w:rsidR="002B540C" w14:paraId="04BC0379" w14:textId="77777777" w:rsidTr="00AA2735">
        <w:trPr>
          <w:jc w:val="center"/>
          <w:ins w:id="5288" w:author="Στάθης Καπ" w:date="2023-02-02T17:38:00Z"/>
        </w:trPr>
        <w:tc>
          <w:tcPr>
            <w:tcW w:w="1427" w:type="dxa"/>
          </w:tcPr>
          <w:p w14:paraId="35206287" w14:textId="7EABD7CB" w:rsidR="002B540C" w:rsidRPr="0037443C" w:rsidRDefault="002B540C" w:rsidP="002B540C">
            <w:pPr>
              <w:rPr>
                <w:ins w:id="5289" w:author="Στάθης Καπ" w:date="2023-02-02T17:38:00Z"/>
                <w:rFonts w:cstheme="minorHAnsi"/>
                <w:sz w:val="20"/>
                <w:szCs w:val="20"/>
                <w:rPrChange w:id="5290" w:author="Στάθης Καπ" w:date="2023-02-02T17:57:00Z">
                  <w:rPr>
                    <w:ins w:id="5291" w:author="Στάθης Καπ" w:date="2023-02-02T17:38:00Z"/>
                    <w:rFonts w:cstheme="minorHAnsi"/>
                    <w:sz w:val="18"/>
                    <w:szCs w:val="18"/>
                  </w:rPr>
                </w:rPrChange>
              </w:rPr>
            </w:pPr>
            <w:ins w:id="5292" w:author="Στάθης Καπ" w:date="2023-02-02T17:39:00Z">
              <w:r w:rsidRPr="0037443C">
                <w:rPr>
                  <w:rFonts w:cstheme="minorHAnsi"/>
                  <w:sz w:val="20"/>
                  <w:szCs w:val="20"/>
                  <w:rPrChange w:id="5293" w:author="Στάθης Καπ" w:date="2023-02-02T17:57:00Z">
                    <w:rPr>
                      <w:rFonts w:cstheme="minorHAnsi"/>
                      <w:sz w:val="18"/>
                      <w:szCs w:val="18"/>
                    </w:rPr>
                  </w:rPrChange>
                </w:rPr>
                <w:t>p</w:t>
              </w:r>
            </w:ins>
            <w:ins w:id="5294" w:author="Στάθης Καπ" w:date="2023-02-02T17:38:00Z">
              <w:r w:rsidRPr="0037443C">
                <w:rPr>
                  <w:rFonts w:cstheme="minorHAnsi"/>
                  <w:sz w:val="20"/>
                  <w:szCs w:val="20"/>
                  <w:rPrChange w:id="5295" w:author="Στάθης Καπ" w:date="2023-02-02T17:57:00Z">
                    <w:rPr>
                      <w:rFonts w:cstheme="minorHAnsi"/>
                      <w:sz w:val="18"/>
                      <w:szCs w:val="18"/>
                    </w:rPr>
                  </w:rPrChange>
                </w:rPr>
                <w:t>r12</w:t>
              </w:r>
            </w:ins>
          </w:p>
        </w:tc>
        <w:tc>
          <w:tcPr>
            <w:tcW w:w="1427" w:type="dxa"/>
          </w:tcPr>
          <w:p w14:paraId="3670940F" w14:textId="61DC0FDB" w:rsidR="002B540C" w:rsidRPr="0037443C" w:rsidRDefault="002B540C" w:rsidP="002B540C">
            <w:pPr>
              <w:rPr>
                <w:ins w:id="5296" w:author="Στάθης Καπ" w:date="2023-02-02T17:38:00Z"/>
                <w:rFonts w:cstheme="minorHAnsi"/>
                <w:sz w:val="20"/>
                <w:szCs w:val="20"/>
                <w:rPrChange w:id="5297" w:author="Στάθης Καπ" w:date="2023-02-02T17:57:00Z">
                  <w:rPr>
                    <w:ins w:id="5298" w:author="Στάθης Καπ" w:date="2023-02-02T17:38:00Z"/>
                    <w:rFonts w:cstheme="minorHAnsi"/>
                    <w:sz w:val="18"/>
                    <w:szCs w:val="18"/>
                  </w:rPr>
                </w:rPrChange>
              </w:rPr>
            </w:pPr>
            <w:ins w:id="5299" w:author="Στάθης Καπ" w:date="2023-02-02T17:49:00Z">
              <w:r w:rsidRPr="0037443C">
                <w:rPr>
                  <w:sz w:val="20"/>
                  <w:szCs w:val="20"/>
                  <w:rPrChange w:id="5300" w:author="Στάθης Καπ" w:date="2023-02-02T17:57:00Z">
                    <w:rPr/>
                  </w:rPrChange>
                </w:rPr>
                <w:t>1002</w:t>
              </w:r>
            </w:ins>
          </w:p>
        </w:tc>
        <w:tc>
          <w:tcPr>
            <w:tcW w:w="1690" w:type="dxa"/>
          </w:tcPr>
          <w:p w14:paraId="17ECD413" w14:textId="5C528A93" w:rsidR="002B540C" w:rsidRPr="0037443C" w:rsidRDefault="002B540C" w:rsidP="002B540C">
            <w:pPr>
              <w:rPr>
                <w:ins w:id="5301" w:author="Στάθης Καπ" w:date="2023-02-02T17:38:00Z"/>
                <w:rFonts w:cstheme="minorHAnsi"/>
                <w:sz w:val="20"/>
                <w:szCs w:val="20"/>
                <w:rPrChange w:id="5302" w:author="Στάθης Καπ" w:date="2023-02-02T17:57:00Z">
                  <w:rPr>
                    <w:ins w:id="5303" w:author="Στάθης Καπ" w:date="2023-02-02T17:38:00Z"/>
                    <w:rFonts w:cstheme="minorHAnsi"/>
                    <w:sz w:val="18"/>
                    <w:szCs w:val="18"/>
                  </w:rPr>
                </w:rPrChange>
              </w:rPr>
            </w:pPr>
            <w:ins w:id="5304" w:author="Στάθης Καπ" w:date="2023-02-02T17:54:00Z">
              <w:r w:rsidRPr="0037443C">
                <w:rPr>
                  <w:sz w:val="20"/>
                  <w:szCs w:val="20"/>
                  <w:rPrChange w:id="5305" w:author="Στάθης Καπ" w:date="2023-02-02T17:57:00Z">
                    <w:rPr/>
                  </w:rPrChange>
                </w:rPr>
                <w:t>902</w:t>
              </w:r>
            </w:ins>
          </w:p>
        </w:tc>
        <w:tc>
          <w:tcPr>
            <w:tcW w:w="1428" w:type="dxa"/>
          </w:tcPr>
          <w:p w14:paraId="7390A175" w14:textId="05BCE742" w:rsidR="002B540C" w:rsidRPr="0037443C" w:rsidRDefault="002B540C" w:rsidP="002B540C">
            <w:pPr>
              <w:rPr>
                <w:ins w:id="5306" w:author="Στάθης Καπ" w:date="2023-02-02T17:38:00Z"/>
                <w:rFonts w:cstheme="minorHAnsi"/>
                <w:sz w:val="20"/>
                <w:szCs w:val="20"/>
                <w:rPrChange w:id="5307" w:author="Στάθης Καπ" w:date="2023-02-02T17:57:00Z">
                  <w:rPr>
                    <w:ins w:id="5308" w:author="Στάθης Καπ" w:date="2023-02-02T17:38:00Z"/>
                    <w:rFonts w:cstheme="minorHAnsi"/>
                    <w:sz w:val="18"/>
                    <w:szCs w:val="18"/>
                  </w:rPr>
                </w:rPrChange>
              </w:rPr>
            </w:pPr>
            <w:ins w:id="5309" w:author="Στάθης Καπ" w:date="2023-02-02T17:57:00Z">
              <w:r w:rsidRPr="0037443C">
                <w:rPr>
                  <w:sz w:val="20"/>
                  <w:szCs w:val="20"/>
                  <w:rPrChange w:id="5310" w:author="Στάθης Καπ" w:date="2023-02-02T17:57:00Z">
                    <w:rPr/>
                  </w:rPrChange>
                </w:rPr>
                <w:t>940</w:t>
              </w:r>
            </w:ins>
          </w:p>
        </w:tc>
        <w:tc>
          <w:tcPr>
            <w:tcW w:w="1428" w:type="dxa"/>
          </w:tcPr>
          <w:p w14:paraId="0E8F0D6D" w14:textId="3B00878C" w:rsidR="002B540C" w:rsidRPr="0037443C" w:rsidRDefault="002B540C" w:rsidP="002B540C">
            <w:pPr>
              <w:rPr>
                <w:ins w:id="5311" w:author="Στάθης Καπ" w:date="2023-02-02T17:38:00Z"/>
                <w:rFonts w:cstheme="minorHAnsi"/>
                <w:sz w:val="20"/>
                <w:szCs w:val="20"/>
                <w:rPrChange w:id="5312" w:author="Στάθης Καπ" w:date="2023-02-02T17:57:00Z">
                  <w:rPr>
                    <w:ins w:id="5313" w:author="Στάθης Καπ" w:date="2023-02-02T17:38:00Z"/>
                    <w:rFonts w:cstheme="minorHAnsi"/>
                    <w:sz w:val="18"/>
                    <w:szCs w:val="18"/>
                  </w:rPr>
                </w:rPrChange>
              </w:rPr>
            </w:pPr>
            <w:ins w:id="5314" w:author="Στάθης Καπ" w:date="2023-02-02T17:57:00Z">
              <w:r w:rsidRPr="0037443C">
                <w:rPr>
                  <w:sz w:val="20"/>
                  <w:szCs w:val="20"/>
                  <w:rPrChange w:id="5315" w:author="Στάθης Καπ" w:date="2023-02-02T17:57:00Z">
                    <w:rPr/>
                  </w:rPrChange>
                </w:rPr>
                <w:t>0.377</w:t>
              </w:r>
            </w:ins>
          </w:p>
        </w:tc>
        <w:tc>
          <w:tcPr>
            <w:tcW w:w="1428" w:type="dxa"/>
          </w:tcPr>
          <w:p w14:paraId="2102D542" w14:textId="1E5CE505" w:rsidR="002B540C" w:rsidRPr="0037443C" w:rsidRDefault="002B540C" w:rsidP="002B540C">
            <w:pPr>
              <w:rPr>
                <w:ins w:id="5316" w:author="Στάθης Καπ" w:date="2023-02-02T17:38:00Z"/>
                <w:rFonts w:cstheme="minorHAnsi"/>
                <w:sz w:val="20"/>
                <w:szCs w:val="20"/>
                <w:rPrChange w:id="5317" w:author="Στάθης Καπ" w:date="2023-02-02T17:57:00Z">
                  <w:rPr>
                    <w:ins w:id="5318" w:author="Στάθης Καπ" w:date="2023-02-02T17:38:00Z"/>
                    <w:rFonts w:cstheme="minorHAnsi"/>
                    <w:sz w:val="18"/>
                    <w:szCs w:val="18"/>
                  </w:rPr>
                </w:rPrChange>
              </w:rPr>
            </w:pPr>
            <w:ins w:id="5319" w:author="Στάθης Καπ" w:date="2023-02-02T17:57:00Z">
              <w:r w:rsidRPr="0037443C">
                <w:rPr>
                  <w:sz w:val="20"/>
                  <w:szCs w:val="20"/>
                  <w:rPrChange w:id="5320" w:author="Στάθης Καπ" w:date="2023-02-02T17:57:00Z">
                    <w:rPr/>
                  </w:rPrChange>
                </w:rPr>
                <w:t>63</w:t>
              </w:r>
            </w:ins>
          </w:p>
        </w:tc>
      </w:tr>
      <w:tr w:rsidR="002B540C" w14:paraId="2707A69F" w14:textId="77777777" w:rsidTr="00AA2735">
        <w:trPr>
          <w:jc w:val="center"/>
          <w:ins w:id="5321" w:author="Στάθης Καπ" w:date="2023-02-02T17:38:00Z"/>
        </w:trPr>
        <w:tc>
          <w:tcPr>
            <w:tcW w:w="1427" w:type="dxa"/>
          </w:tcPr>
          <w:p w14:paraId="3BDDD8CD" w14:textId="181E6402" w:rsidR="002B540C" w:rsidRPr="0037443C" w:rsidRDefault="002B540C" w:rsidP="002B540C">
            <w:pPr>
              <w:rPr>
                <w:ins w:id="5322" w:author="Στάθης Καπ" w:date="2023-02-02T17:38:00Z"/>
                <w:rFonts w:cstheme="minorHAnsi"/>
                <w:sz w:val="20"/>
                <w:szCs w:val="20"/>
                <w:rPrChange w:id="5323" w:author="Στάθης Καπ" w:date="2023-02-02T17:57:00Z">
                  <w:rPr>
                    <w:ins w:id="5324" w:author="Στάθης Καπ" w:date="2023-02-02T17:38:00Z"/>
                    <w:rFonts w:cstheme="minorHAnsi"/>
                    <w:sz w:val="18"/>
                    <w:szCs w:val="18"/>
                  </w:rPr>
                </w:rPrChange>
              </w:rPr>
            </w:pPr>
            <w:ins w:id="5325" w:author="Στάθης Καπ" w:date="2023-02-02T17:39:00Z">
              <w:r w:rsidRPr="0037443C">
                <w:rPr>
                  <w:rFonts w:cstheme="minorHAnsi"/>
                  <w:sz w:val="20"/>
                  <w:szCs w:val="20"/>
                  <w:rPrChange w:id="5326" w:author="Στάθης Καπ" w:date="2023-02-02T17:57:00Z">
                    <w:rPr>
                      <w:rFonts w:cstheme="minorHAnsi"/>
                      <w:sz w:val="18"/>
                      <w:szCs w:val="18"/>
                    </w:rPr>
                  </w:rPrChange>
                </w:rPr>
                <w:t>p</w:t>
              </w:r>
            </w:ins>
            <w:ins w:id="5327" w:author="Στάθης Καπ" w:date="2023-02-02T17:38:00Z">
              <w:r w:rsidRPr="0037443C">
                <w:rPr>
                  <w:rFonts w:cstheme="minorHAnsi"/>
                  <w:sz w:val="20"/>
                  <w:szCs w:val="20"/>
                  <w:rPrChange w:id="5328" w:author="Στάθης Καπ" w:date="2023-02-02T17:57:00Z">
                    <w:rPr>
                      <w:rFonts w:cstheme="minorHAnsi"/>
                      <w:sz w:val="18"/>
                      <w:szCs w:val="18"/>
                    </w:rPr>
                  </w:rPrChange>
                </w:rPr>
                <w:t>r13</w:t>
              </w:r>
            </w:ins>
          </w:p>
        </w:tc>
        <w:tc>
          <w:tcPr>
            <w:tcW w:w="1427" w:type="dxa"/>
          </w:tcPr>
          <w:p w14:paraId="48D311E1" w14:textId="3DC9523B" w:rsidR="002B540C" w:rsidRPr="0037443C" w:rsidRDefault="002B540C" w:rsidP="002B540C">
            <w:pPr>
              <w:rPr>
                <w:ins w:id="5329" w:author="Στάθης Καπ" w:date="2023-02-02T17:38:00Z"/>
                <w:rFonts w:cstheme="minorHAnsi"/>
                <w:sz w:val="20"/>
                <w:szCs w:val="20"/>
                <w:rPrChange w:id="5330" w:author="Στάθης Καπ" w:date="2023-02-02T17:57:00Z">
                  <w:rPr>
                    <w:ins w:id="5331" w:author="Στάθης Καπ" w:date="2023-02-02T17:38:00Z"/>
                    <w:rFonts w:cstheme="minorHAnsi"/>
                    <w:sz w:val="18"/>
                    <w:szCs w:val="18"/>
                  </w:rPr>
                </w:rPrChange>
              </w:rPr>
            </w:pPr>
            <w:ins w:id="5332" w:author="Στάθης Καπ" w:date="2023-02-02T17:49:00Z">
              <w:r w:rsidRPr="0037443C">
                <w:rPr>
                  <w:sz w:val="20"/>
                  <w:szCs w:val="20"/>
                  <w:rPrChange w:id="5333" w:author="Στάθης Καπ" w:date="2023-02-02T17:57:00Z">
                    <w:rPr/>
                  </w:rPrChange>
                </w:rPr>
                <w:t>1152</w:t>
              </w:r>
            </w:ins>
          </w:p>
        </w:tc>
        <w:tc>
          <w:tcPr>
            <w:tcW w:w="1690" w:type="dxa"/>
          </w:tcPr>
          <w:p w14:paraId="6461C3AC" w14:textId="59D08F9C" w:rsidR="002B540C" w:rsidRPr="0037443C" w:rsidRDefault="002B540C" w:rsidP="002B540C">
            <w:pPr>
              <w:rPr>
                <w:ins w:id="5334" w:author="Στάθης Καπ" w:date="2023-02-02T17:38:00Z"/>
                <w:rFonts w:cstheme="minorHAnsi"/>
                <w:sz w:val="20"/>
                <w:szCs w:val="20"/>
                <w:rPrChange w:id="5335" w:author="Στάθης Καπ" w:date="2023-02-02T17:57:00Z">
                  <w:rPr>
                    <w:ins w:id="5336" w:author="Στάθης Καπ" w:date="2023-02-02T17:38:00Z"/>
                    <w:rFonts w:cstheme="minorHAnsi"/>
                    <w:sz w:val="18"/>
                    <w:szCs w:val="18"/>
                  </w:rPr>
                </w:rPrChange>
              </w:rPr>
            </w:pPr>
            <w:ins w:id="5337" w:author="Στάθης Καπ" w:date="2023-02-02T17:54:00Z">
              <w:r w:rsidRPr="0037443C">
                <w:rPr>
                  <w:sz w:val="20"/>
                  <w:szCs w:val="20"/>
                  <w:rPrChange w:id="5338" w:author="Στάθης Καπ" w:date="2023-02-02T17:57:00Z">
                    <w:rPr/>
                  </w:rPrChange>
                </w:rPr>
                <w:t>1046</w:t>
              </w:r>
            </w:ins>
          </w:p>
        </w:tc>
        <w:tc>
          <w:tcPr>
            <w:tcW w:w="1428" w:type="dxa"/>
          </w:tcPr>
          <w:p w14:paraId="159C7CA5" w14:textId="6CCABE84" w:rsidR="002B540C" w:rsidRPr="0037443C" w:rsidRDefault="002B540C" w:rsidP="002B540C">
            <w:pPr>
              <w:rPr>
                <w:ins w:id="5339" w:author="Στάθης Καπ" w:date="2023-02-02T17:38:00Z"/>
                <w:rFonts w:cstheme="minorHAnsi"/>
                <w:sz w:val="20"/>
                <w:szCs w:val="20"/>
                <w:rPrChange w:id="5340" w:author="Στάθης Καπ" w:date="2023-02-02T17:57:00Z">
                  <w:rPr>
                    <w:ins w:id="5341" w:author="Στάθης Καπ" w:date="2023-02-02T17:38:00Z"/>
                    <w:rFonts w:cstheme="minorHAnsi"/>
                    <w:sz w:val="18"/>
                    <w:szCs w:val="18"/>
                  </w:rPr>
                </w:rPrChange>
              </w:rPr>
            </w:pPr>
            <w:ins w:id="5342" w:author="Στάθης Καπ" w:date="2023-02-02T17:57:00Z">
              <w:r w:rsidRPr="0037443C">
                <w:rPr>
                  <w:sz w:val="20"/>
                  <w:szCs w:val="20"/>
                  <w:rPrChange w:id="5343" w:author="Στάθης Καπ" w:date="2023-02-02T17:57:00Z">
                    <w:rPr/>
                  </w:rPrChange>
                </w:rPr>
                <w:t>1076</w:t>
              </w:r>
            </w:ins>
          </w:p>
        </w:tc>
        <w:tc>
          <w:tcPr>
            <w:tcW w:w="1428" w:type="dxa"/>
          </w:tcPr>
          <w:p w14:paraId="2F6693A5" w14:textId="38FBB5A8" w:rsidR="002B540C" w:rsidRPr="0037443C" w:rsidRDefault="002B540C" w:rsidP="002B540C">
            <w:pPr>
              <w:rPr>
                <w:ins w:id="5344" w:author="Στάθης Καπ" w:date="2023-02-02T17:38:00Z"/>
                <w:rFonts w:cstheme="minorHAnsi"/>
                <w:sz w:val="20"/>
                <w:szCs w:val="20"/>
                <w:rPrChange w:id="5345" w:author="Στάθης Καπ" w:date="2023-02-02T17:57:00Z">
                  <w:rPr>
                    <w:ins w:id="5346" w:author="Στάθης Καπ" w:date="2023-02-02T17:38:00Z"/>
                    <w:rFonts w:cstheme="minorHAnsi"/>
                    <w:sz w:val="18"/>
                    <w:szCs w:val="18"/>
                  </w:rPr>
                </w:rPrChange>
              </w:rPr>
            </w:pPr>
            <w:ins w:id="5347" w:author="Στάθης Καπ" w:date="2023-02-02T17:57:00Z">
              <w:r w:rsidRPr="0037443C">
                <w:rPr>
                  <w:sz w:val="20"/>
                  <w:szCs w:val="20"/>
                  <w:rPrChange w:id="5348" w:author="Στάθης Καπ" w:date="2023-02-02T17:57:00Z">
                    <w:rPr/>
                  </w:rPrChange>
                </w:rPr>
                <w:t>0.939</w:t>
              </w:r>
            </w:ins>
          </w:p>
        </w:tc>
        <w:tc>
          <w:tcPr>
            <w:tcW w:w="1428" w:type="dxa"/>
          </w:tcPr>
          <w:p w14:paraId="0D3AE248" w14:textId="2B74B07F" w:rsidR="002B540C" w:rsidRPr="0037443C" w:rsidRDefault="002B540C" w:rsidP="002B540C">
            <w:pPr>
              <w:rPr>
                <w:ins w:id="5349" w:author="Στάθης Καπ" w:date="2023-02-02T17:38:00Z"/>
                <w:rFonts w:cstheme="minorHAnsi"/>
                <w:sz w:val="20"/>
                <w:szCs w:val="20"/>
                <w:rPrChange w:id="5350" w:author="Στάθης Καπ" w:date="2023-02-02T17:57:00Z">
                  <w:rPr>
                    <w:ins w:id="5351" w:author="Στάθης Καπ" w:date="2023-02-02T17:38:00Z"/>
                    <w:rFonts w:cstheme="minorHAnsi"/>
                    <w:sz w:val="18"/>
                    <w:szCs w:val="18"/>
                  </w:rPr>
                </w:rPrChange>
              </w:rPr>
            </w:pPr>
            <w:ins w:id="5352" w:author="Στάθης Καπ" w:date="2023-02-02T17:57:00Z">
              <w:r w:rsidRPr="0037443C">
                <w:rPr>
                  <w:sz w:val="20"/>
                  <w:szCs w:val="20"/>
                  <w:rPrChange w:id="5353" w:author="Στάθης Καπ" w:date="2023-02-02T17:57:00Z">
                    <w:rPr/>
                  </w:rPrChange>
                </w:rPr>
                <w:t>73</w:t>
              </w:r>
            </w:ins>
          </w:p>
        </w:tc>
      </w:tr>
      <w:tr w:rsidR="002B540C" w14:paraId="533A8BAF" w14:textId="77777777" w:rsidTr="00AA2735">
        <w:trPr>
          <w:jc w:val="center"/>
          <w:ins w:id="5354" w:author="Στάθης Καπ" w:date="2023-02-02T17:38:00Z"/>
        </w:trPr>
        <w:tc>
          <w:tcPr>
            <w:tcW w:w="1427" w:type="dxa"/>
          </w:tcPr>
          <w:p w14:paraId="6B8FD9A8" w14:textId="26E24E63" w:rsidR="002B540C" w:rsidRPr="0037443C" w:rsidRDefault="002B540C" w:rsidP="002B540C">
            <w:pPr>
              <w:rPr>
                <w:ins w:id="5355" w:author="Στάθης Καπ" w:date="2023-02-02T17:38:00Z"/>
                <w:rFonts w:cstheme="minorHAnsi"/>
                <w:sz w:val="20"/>
                <w:szCs w:val="20"/>
                <w:rPrChange w:id="5356" w:author="Στάθης Καπ" w:date="2023-02-02T17:57:00Z">
                  <w:rPr>
                    <w:ins w:id="5357" w:author="Στάθης Καπ" w:date="2023-02-02T17:38:00Z"/>
                    <w:rFonts w:cstheme="minorHAnsi"/>
                    <w:sz w:val="18"/>
                    <w:szCs w:val="18"/>
                  </w:rPr>
                </w:rPrChange>
              </w:rPr>
            </w:pPr>
            <w:ins w:id="5358" w:author="Στάθης Καπ" w:date="2023-02-02T17:39:00Z">
              <w:r w:rsidRPr="0037443C">
                <w:rPr>
                  <w:rFonts w:cstheme="minorHAnsi"/>
                  <w:sz w:val="20"/>
                  <w:szCs w:val="20"/>
                  <w:rPrChange w:id="5359" w:author="Στάθης Καπ" w:date="2023-02-02T17:57:00Z">
                    <w:rPr>
                      <w:rFonts w:cstheme="minorHAnsi"/>
                      <w:sz w:val="18"/>
                      <w:szCs w:val="18"/>
                    </w:rPr>
                  </w:rPrChange>
                </w:rPr>
                <w:t>p</w:t>
              </w:r>
            </w:ins>
            <w:ins w:id="5360" w:author="Στάθης Καπ" w:date="2023-02-02T17:38:00Z">
              <w:r w:rsidRPr="0037443C">
                <w:rPr>
                  <w:rFonts w:cstheme="minorHAnsi"/>
                  <w:sz w:val="20"/>
                  <w:szCs w:val="20"/>
                  <w:rPrChange w:id="5361" w:author="Στάθης Καπ" w:date="2023-02-02T17:57:00Z">
                    <w:rPr>
                      <w:rFonts w:cstheme="minorHAnsi"/>
                      <w:sz w:val="18"/>
                      <w:szCs w:val="18"/>
                    </w:rPr>
                  </w:rPrChange>
                </w:rPr>
                <w:t>r14</w:t>
              </w:r>
            </w:ins>
          </w:p>
        </w:tc>
        <w:tc>
          <w:tcPr>
            <w:tcW w:w="1427" w:type="dxa"/>
          </w:tcPr>
          <w:p w14:paraId="089DEF35" w14:textId="653BAFE1" w:rsidR="002B540C" w:rsidRPr="0037443C" w:rsidRDefault="002B540C" w:rsidP="002B540C">
            <w:pPr>
              <w:rPr>
                <w:ins w:id="5362" w:author="Στάθης Καπ" w:date="2023-02-02T17:38:00Z"/>
                <w:rFonts w:cstheme="minorHAnsi"/>
                <w:sz w:val="20"/>
                <w:szCs w:val="20"/>
                <w:rPrChange w:id="5363" w:author="Στάθης Καπ" w:date="2023-02-02T17:57:00Z">
                  <w:rPr>
                    <w:ins w:id="5364" w:author="Στάθης Καπ" w:date="2023-02-02T17:38:00Z"/>
                    <w:rFonts w:cstheme="minorHAnsi"/>
                    <w:sz w:val="18"/>
                    <w:szCs w:val="18"/>
                  </w:rPr>
                </w:rPrChange>
              </w:rPr>
            </w:pPr>
            <w:ins w:id="5365" w:author="Στάθης Καπ" w:date="2023-02-02T17:50:00Z">
              <w:r w:rsidRPr="0037443C">
                <w:rPr>
                  <w:sz w:val="20"/>
                  <w:szCs w:val="20"/>
                  <w:rPrChange w:id="5366" w:author="Στάθης Καπ" w:date="2023-02-02T17:57:00Z">
                    <w:rPr/>
                  </w:rPrChange>
                </w:rPr>
                <w:t>1372</w:t>
              </w:r>
            </w:ins>
          </w:p>
        </w:tc>
        <w:tc>
          <w:tcPr>
            <w:tcW w:w="1690" w:type="dxa"/>
          </w:tcPr>
          <w:p w14:paraId="2DEE6A65" w14:textId="1D452BDE" w:rsidR="002B540C" w:rsidRPr="0037443C" w:rsidRDefault="002B540C" w:rsidP="002B540C">
            <w:pPr>
              <w:rPr>
                <w:ins w:id="5367" w:author="Στάθης Καπ" w:date="2023-02-02T17:38:00Z"/>
                <w:rFonts w:cstheme="minorHAnsi"/>
                <w:sz w:val="20"/>
                <w:szCs w:val="20"/>
                <w:rPrChange w:id="5368" w:author="Στάθης Καπ" w:date="2023-02-02T17:57:00Z">
                  <w:rPr>
                    <w:ins w:id="5369" w:author="Στάθης Καπ" w:date="2023-02-02T17:38:00Z"/>
                    <w:rFonts w:cstheme="minorHAnsi"/>
                    <w:sz w:val="18"/>
                    <w:szCs w:val="18"/>
                  </w:rPr>
                </w:rPrChange>
              </w:rPr>
            </w:pPr>
            <w:ins w:id="5370" w:author="Στάθης Καπ" w:date="2023-02-02T17:54:00Z">
              <w:r w:rsidRPr="0037443C">
                <w:rPr>
                  <w:sz w:val="20"/>
                  <w:szCs w:val="20"/>
                  <w:rPrChange w:id="5371" w:author="Στάθης Καπ" w:date="2023-02-02T17:57:00Z">
                    <w:rPr/>
                  </w:rPrChange>
                </w:rPr>
                <w:t>1197</w:t>
              </w:r>
            </w:ins>
          </w:p>
        </w:tc>
        <w:tc>
          <w:tcPr>
            <w:tcW w:w="1428" w:type="dxa"/>
          </w:tcPr>
          <w:p w14:paraId="2E7469A0" w14:textId="36A3B009" w:rsidR="002B540C" w:rsidRPr="0037443C" w:rsidRDefault="002B540C" w:rsidP="002B540C">
            <w:pPr>
              <w:rPr>
                <w:ins w:id="5372" w:author="Στάθης Καπ" w:date="2023-02-02T17:38:00Z"/>
                <w:rFonts w:cstheme="minorHAnsi"/>
                <w:sz w:val="20"/>
                <w:szCs w:val="20"/>
                <w:rPrChange w:id="5373" w:author="Στάθης Καπ" w:date="2023-02-02T17:57:00Z">
                  <w:rPr>
                    <w:ins w:id="5374" w:author="Στάθης Καπ" w:date="2023-02-02T17:38:00Z"/>
                    <w:rFonts w:cstheme="minorHAnsi"/>
                    <w:sz w:val="18"/>
                    <w:szCs w:val="18"/>
                  </w:rPr>
                </w:rPrChange>
              </w:rPr>
            </w:pPr>
            <w:ins w:id="5375" w:author="Στάθης Καπ" w:date="2023-02-02T17:57:00Z">
              <w:r w:rsidRPr="0037443C">
                <w:rPr>
                  <w:sz w:val="20"/>
                  <w:szCs w:val="20"/>
                  <w:rPrChange w:id="5376" w:author="Στάθης Καπ" w:date="2023-02-02T17:57:00Z">
                    <w:rPr/>
                  </w:rPrChange>
                </w:rPr>
                <w:t>1224</w:t>
              </w:r>
            </w:ins>
          </w:p>
        </w:tc>
        <w:tc>
          <w:tcPr>
            <w:tcW w:w="1428" w:type="dxa"/>
          </w:tcPr>
          <w:p w14:paraId="4304FD29" w14:textId="40A51014" w:rsidR="002B540C" w:rsidRPr="0037443C" w:rsidRDefault="002B540C" w:rsidP="002B540C">
            <w:pPr>
              <w:rPr>
                <w:ins w:id="5377" w:author="Στάθης Καπ" w:date="2023-02-02T17:38:00Z"/>
                <w:rFonts w:cstheme="minorHAnsi"/>
                <w:sz w:val="20"/>
                <w:szCs w:val="20"/>
                <w:rPrChange w:id="5378" w:author="Στάθης Καπ" w:date="2023-02-02T17:57:00Z">
                  <w:rPr>
                    <w:ins w:id="5379" w:author="Στάθης Καπ" w:date="2023-02-02T17:38:00Z"/>
                    <w:rFonts w:cstheme="minorHAnsi"/>
                    <w:sz w:val="18"/>
                    <w:szCs w:val="18"/>
                  </w:rPr>
                </w:rPrChange>
              </w:rPr>
            </w:pPr>
            <w:ins w:id="5380" w:author="Στάθης Καπ" w:date="2023-02-02T17:57:00Z">
              <w:r w:rsidRPr="0037443C">
                <w:rPr>
                  <w:sz w:val="20"/>
                  <w:szCs w:val="20"/>
                  <w:rPrChange w:id="5381" w:author="Στάθης Καπ" w:date="2023-02-02T17:57:00Z">
                    <w:rPr/>
                  </w:rPrChange>
                </w:rPr>
                <w:t>1.441</w:t>
              </w:r>
            </w:ins>
          </w:p>
        </w:tc>
        <w:tc>
          <w:tcPr>
            <w:tcW w:w="1428" w:type="dxa"/>
          </w:tcPr>
          <w:p w14:paraId="3170E629" w14:textId="17669BB2" w:rsidR="002B540C" w:rsidRPr="0037443C" w:rsidRDefault="002B540C" w:rsidP="002B540C">
            <w:pPr>
              <w:rPr>
                <w:ins w:id="5382" w:author="Στάθης Καπ" w:date="2023-02-02T17:38:00Z"/>
                <w:rFonts w:cstheme="minorHAnsi"/>
                <w:sz w:val="20"/>
                <w:szCs w:val="20"/>
                <w:rPrChange w:id="5383" w:author="Στάθης Καπ" w:date="2023-02-02T17:57:00Z">
                  <w:rPr>
                    <w:ins w:id="5384" w:author="Στάθης Καπ" w:date="2023-02-02T17:38:00Z"/>
                    <w:rFonts w:cstheme="minorHAnsi"/>
                    <w:sz w:val="18"/>
                    <w:szCs w:val="18"/>
                  </w:rPr>
                </w:rPrChange>
              </w:rPr>
            </w:pPr>
            <w:ins w:id="5385" w:author="Στάθης Καπ" w:date="2023-02-02T17:57:00Z">
              <w:r w:rsidRPr="0037443C">
                <w:rPr>
                  <w:sz w:val="20"/>
                  <w:szCs w:val="20"/>
                  <w:rPrChange w:id="5386" w:author="Στάθης Καπ" w:date="2023-02-02T17:57:00Z">
                    <w:rPr/>
                  </w:rPrChange>
                </w:rPr>
                <w:t>75</w:t>
              </w:r>
            </w:ins>
          </w:p>
        </w:tc>
      </w:tr>
      <w:tr w:rsidR="002B540C" w14:paraId="1E5047E8" w14:textId="77777777" w:rsidTr="00AA2735">
        <w:trPr>
          <w:jc w:val="center"/>
          <w:ins w:id="5387" w:author="Στάθης Καπ" w:date="2023-02-02T17:38:00Z"/>
        </w:trPr>
        <w:tc>
          <w:tcPr>
            <w:tcW w:w="1427" w:type="dxa"/>
          </w:tcPr>
          <w:p w14:paraId="080D9BC8" w14:textId="5F0655A5" w:rsidR="002B540C" w:rsidRPr="0037443C" w:rsidRDefault="002B540C" w:rsidP="002B540C">
            <w:pPr>
              <w:rPr>
                <w:ins w:id="5388" w:author="Στάθης Καπ" w:date="2023-02-02T17:38:00Z"/>
                <w:rFonts w:cstheme="minorHAnsi"/>
                <w:sz w:val="20"/>
                <w:szCs w:val="20"/>
                <w:rPrChange w:id="5389" w:author="Στάθης Καπ" w:date="2023-02-02T17:57:00Z">
                  <w:rPr>
                    <w:ins w:id="5390" w:author="Στάθης Καπ" w:date="2023-02-02T17:38:00Z"/>
                    <w:rFonts w:cstheme="minorHAnsi"/>
                    <w:sz w:val="18"/>
                    <w:szCs w:val="18"/>
                  </w:rPr>
                </w:rPrChange>
              </w:rPr>
            </w:pPr>
            <w:ins w:id="5391" w:author="Στάθης Καπ" w:date="2023-02-02T17:39:00Z">
              <w:r w:rsidRPr="0037443C">
                <w:rPr>
                  <w:rFonts w:cstheme="minorHAnsi"/>
                  <w:sz w:val="20"/>
                  <w:szCs w:val="20"/>
                  <w:rPrChange w:id="5392" w:author="Στάθης Καπ" w:date="2023-02-02T17:57:00Z">
                    <w:rPr>
                      <w:rFonts w:cstheme="minorHAnsi"/>
                      <w:sz w:val="18"/>
                      <w:szCs w:val="18"/>
                    </w:rPr>
                  </w:rPrChange>
                </w:rPr>
                <w:t>p</w:t>
              </w:r>
            </w:ins>
            <w:ins w:id="5393" w:author="Στάθης Καπ" w:date="2023-02-02T17:38:00Z">
              <w:r w:rsidRPr="0037443C">
                <w:rPr>
                  <w:rFonts w:cstheme="minorHAnsi"/>
                  <w:sz w:val="20"/>
                  <w:szCs w:val="20"/>
                  <w:rPrChange w:id="5394" w:author="Στάθης Καπ" w:date="2023-02-02T17:57:00Z">
                    <w:rPr>
                      <w:rFonts w:cstheme="minorHAnsi"/>
                      <w:sz w:val="18"/>
                      <w:szCs w:val="18"/>
                    </w:rPr>
                  </w:rPrChange>
                </w:rPr>
                <w:t>r15</w:t>
              </w:r>
            </w:ins>
          </w:p>
        </w:tc>
        <w:tc>
          <w:tcPr>
            <w:tcW w:w="1427" w:type="dxa"/>
          </w:tcPr>
          <w:p w14:paraId="0D1E0E04" w14:textId="6CFB801F" w:rsidR="002B540C" w:rsidRPr="0037443C" w:rsidRDefault="002B540C" w:rsidP="002B540C">
            <w:pPr>
              <w:rPr>
                <w:ins w:id="5395" w:author="Στάθης Καπ" w:date="2023-02-02T17:38:00Z"/>
                <w:rFonts w:cstheme="minorHAnsi"/>
                <w:sz w:val="20"/>
                <w:szCs w:val="20"/>
                <w:rPrChange w:id="5396" w:author="Στάθης Καπ" w:date="2023-02-02T17:57:00Z">
                  <w:rPr>
                    <w:ins w:id="5397" w:author="Στάθης Καπ" w:date="2023-02-02T17:38:00Z"/>
                    <w:rFonts w:cstheme="minorHAnsi"/>
                    <w:sz w:val="18"/>
                    <w:szCs w:val="18"/>
                  </w:rPr>
                </w:rPrChange>
              </w:rPr>
            </w:pPr>
            <w:ins w:id="5398" w:author="Στάθης Καπ" w:date="2023-02-02T17:50:00Z">
              <w:r w:rsidRPr="0037443C">
                <w:rPr>
                  <w:sz w:val="20"/>
                  <w:szCs w:val="20"/>
                  <w:rPrChange w:id="5399" w:author="Στάθης Καπ" w:date="2023-02-02T17:57:00Z">
                    <w:rPr/>
                  </w:rPrChange>
                </w:rPr>
                <w:t>1659</w:t>
              </w:r>
            </w:ins>
          </w:p>
        </w:tc>
        <w:tc>
          <w:tcPr>
            <w:tcW w:w="1690" w:type="dxa"/>
          </w:tcPr>
          <w:p w14:paraId="550C786F" w14:textId="72E7A22A" w:rsidR="002B540C" w:rsidRPr="0037443C" w:rsidRDefault="002B540C" w:rsidP="002B540C">
            <w:pPr>
              <w:rPr>
                <w:ins w:id="5400" w:author="Στάθης Καπ" w:date="2023-02-02T17:38:00Z"/>
                <w:rFonts w:cstheme="minorHAnsi"/>
                <w:sz w:val="20"/>
                <w:szCs w:val="20"/>
                <w:rPrChange w:id="5401" w:author="Στάθης Καπ" w:date="2023-02-02T17:57:00Z">
                  <w:rPr>
                    <w:ins w:id="5402" w:author="Στάθης Καπ" w:date="2023-02-02T17:38:00Z"/>
                    <w:rFonts w:cstheme="minorHAnsi"/>
                    <w:sz w:val="18"/>
                    <w:szCs w:val="18"/>
                  </w:rPr>
                </w:rPrChange>
              </w:rPr>
            </w:pPr>
            <w:ins w:id="5403" w:author="Στάθης Καπ" w:date="2023-02-02T17:54:00Z">
              <w:r w:rsidRPr="0037443C">
                <w:rPr>
                  <w:sz w:val="20"/>
                  <w:szCs w:val="20"/>
                  <w:rPrChange w:id="5404" w:author="Στάθης Καπ" w:date="2023-02-02T17:57:00Z">
                    <w:rPr/>
                  </w:rPrChange>
                </w:rPr>
                <w:t>1488</w:t>
              </w:r>
            </w:ins>
          </w:p>
        </w:tc>
        <w:tc>
          <w:tcPr>
            <w:tcW w:w="1428" w:type="dxa"/>
          </w:tcPr>
          <w:p w14:paraId="5A751104" w14:textId="566FB9A1" w:rsidR="002B540C" w:rsidRPr="0037443C" w:rsidRDefault="002B540C" w:rsidP="002B540C">
            <w:pPr>
              <w:rPr>
                <w:ins w:id="5405" w:author="Στάθης Καπ" w:date="2023-02-02T17:38:00Z"/>
                <w:rFonts w:cstheme="minorHAnsi"/>
                <w:sz w:val="20"/>
                <w:szCs w:val="20"/>
                <w:rPrChange w:id="5406" w:author="Στάθης Καπ" w:date="2023-02-02T17:57:00Z">
                  <w:rPr>
                    <w:ins w:id="5407" w:author="Στάθης Καπ" w:date="2023-02-02T17:38:00Z"/>
                    <w:rFonts w:cstheme="minorHAnsi"/>
                    <w:sz w:val="18"/>
                    <w:szCs w:val="18"/>
                  </w:rPr>
                </w:rPrChange>
              </w:rPr>
            </w:pPr>
            <w:ins w:id="5408" w:author="Στάθης Καπ" w:date="2023-02-02T17:57:00Z">
              <w:r w:rsidRPr="0037443C">
                <w:rPr>
                  <w:sz w:val="20"/>
                  <w:szCs w:val="20"/>
                  <w:rPrChange w:id="5409" w:author="Στάθης Καπ" w:date="2023-02-02T17:57:00Z">
                    <w:rPr/>
                  </w:rPrChange>
                </w:rPr>
                <w:t>1489</w:t>
              </w:r>
            </w:ins>
          </w:p>
        </w:tc>
        <w:tc>
          <w:tcPr>
            <w:tcW w:w="1428" w:type="dxa"/>
          </w:tcPr>
          <w:p w14:paraId="581AA65C" w14:textId="173137A6" w:rsidR="002B540C" w:rsidRPr="0037443C" w:rsidRDefault="002B540C" w:rsidP="002B540C">
            <w:pPr>
              <w:rPr>
                <w:ins w:id="5410" w:author="Στάθης Καπ" w:date="2023-02-02T17:38:00Z"/>
                <w:rFonts w:cstheme="minorHAnsi"/>
                <w:sz w:val="20"/>
                <w:szCs w:val="20"/>
                <w:rPrChange w:id="5411" w:author="Στάθης Καπ" w:date="2023-02-02T17:57:00Z">
                  <w:rPr>
                    <w:ins w:id="5412" w:author="Στάθης Καπ" w:date="2023-02-02T17:38:00Z"/>
                    <w:rFonts w:cstheme="minorHAnsi"/>
                    <w:sz w:val="18"/>
                    <w:szCs w:val="18"/>
                  </w:rPr>
                </w:rPrChange>
              </w:rPr>
            </w:pPr>
            <w:ins w:id="5413" w:author="Στάθης Καπ" w:date="2023-02-02T17:57:00Z">
              <w:r w:rsidRPr="0037443C">
                <w:rPr>
                  <w:sz w:val="20"/>
                  <w:szCs w:val="20"/>
                  <w:rPrChange w:id="5414" w:author="Στάθης Καπ" w:date="2023-02-02T17:57:00Z">
                    <w:rPr/>
                  </w:rPrChange>
                </w:rPr>
                <w:t>3.256</w:t>
              </w:r>
            </w:ins>
          </w:p>
        </w:tc>
        <w:tc>
          <w:tcPr>
            <w:tcW w:w="1428" w:type="dxa"/>
          </w:tcPr>
          <w:p w14:paraId="116D0472" w14:textId="56308CD5" w:rsidR="002B540C" w:rsidRPr="0037443C" w:rsidRDefault="002B540C" w:rsidP="002B540C">
            <w:pPr>
              <w:rPr>
                <w:ins w:id="5415" w:author="Στάθης Καπ" w:date="2023-02-02T17:38:00Z"/>
                <w:rFonts w:cstheme="minorHAnsi"/>
                <w:sz w:val="20"/>
                <w:szCs w:val="20"/>
                <w:rPrChange w:id="5416" w:author="Στάθης Καπ" w:date="2023-02-02T17:57:00Z">
                  <w:rPr>
                    <w:ins w:id="5417" w:author="Στάθης Καπ" w:date="2023-02-02T17:38:00Z"/>
                    <w:rFonts w:cstheme="minorHAnsi"/>
                    <w:sz w:val="18"/>
                    <w:szCs w:val="18"/>
                  </w:rPr>
                </w:rPrChange>
              </w:rPr>
            </w:pPr>
            <w:ins w:id="5418" w:author="Στάθης Καπ" w:date="2023-02-02T17:57:00Z">
              <w:r w:rsidRPr="0037443C">
                <w:rPr>
                  <w:sz w:val="20"/>
                  <w:szCs w:val="20"/>
                  <w:rPrChange w:id="5419" w:author="Στάθης Καπ" w:date="2023-02-02T17:57:00Z">
                    <w:rPr/>
                  </w:rPrChange>
                </w:rPr>
                <w:t>86</w:t>
              </w:r>
            </w:ins>
          </w:p>
        </w:tc>
      </w:tr>
      <w:tr w:rsidR="002B540C" w14:paraId="294FD3CF" w14:textId="77777777" w:rsidTr="00AA2735">
        <w:trPr>
          <w:jc w:val="center"/>
          <w:ins w:id="5420" w:author="Στάθης Καπ" w:date="2023-02-02T17:38:00Z"/>
        </w:trPr>
        <w:tc>
          <w:tcPr>
            <w:tcW w:w="1427" w:type="dxa"/>
          </w:tcPr>
          <w:p w14:paraId="08E3557E" w14:textId="0324CE3C" w:rsidR="002B540C" w:rsidRPr="0037443C" w:rsidRDefault="002B540C" w:rsidP="002B540C">
            <w:pPr>
              <w:rPr>
                <w:ins w:id="5421" w:author="Στάθης Καπ" w:date="2023-02-02T17:38:00Z"/>
                <w:rFonts w:cstheme="minorHAnsi"/>
                <w:sz w:val="20"/>
                <w:szCs w:val="20"/>
                <w:rPrChange w:id="5422" w:author="Στάθης Καπ" w:date="2023-02-02T17:57:00Z">
                  <w:rPr>
                    <w:ins w:id="5423" w:author="Στάθης Καπ" w:date="2023-02-02T17:38:00Z"/>
                    <w:rFonts w:cstheme="minorHAnsi"/>
                    <w:sz w:val="18"/>
                    <w:szCs w:val="18"/>
                  </w:rPr>
                </w:rPrChange>
              </w:rPr>
            </w:pPr>
            <w:ins w:id="5424" w:author="Στάθης Καπ" w:date="2023-02-02T17:39:00Z">
              <w:r w:rsidRPr="0037443C">
                <w:rPr>
                  <w:rFonts w:cstheme="minorHAnsi"/>
                  <w:sz w:val="20"/>
                  <w:szCs w:val="20"/>
                  <w:rPrChange w:id="5425" w:author="Στάθης Καπ" w:date="2023-02-02T17:57:00Z">
                    <w:rPr>
                      <w:rFonts w:cstheme="minorHAnsi"/>
                      <w:sz w:val="18"/>
                      <w:szCs w:val="18"/>
                    </w:rPr>
                  </w:rPrChange>
                </w:rPr>
                <w:t>p</w:t>
              </w:r>
            </w:ins>
            <w:ins w:id="5426" w:author="Στάθης Καπ" w:date="2023-02-02T17:38:00Z">
              <w:r w:rsidRPr="0037443C">
                <w:rPr>
                  <w:rFonts w:cstheme="minorHAnsi"/>
                  <w:sz w:val="20"/>
                  <w:szCs w:val="20"/>
                  <w:rPrChange w:id="5427" w:author="Στάθης Καπ" w:date="2023-02-02T17:57:00Z">
                    <w:rPr>
                      <w:rFonts w:cstheme="minorHAnsi"/>
                      <w:sz w:val="18"/>
                      <w:szCs w:val="18"/>
                    </w:rPr>
                  </w:rPrChange>
                </w:rPr>
                <w:t>r16</w:t>
              </w:r>
            </w:ins>
          </w:p>
        </w:tc>
        <w:tc>
          <w:tcPr>
            <w:tcW w:w="1427" w:type="dxa"/>
          </w:tcPr>
          <w:p w14:paraId="14537DD2" w14:textId="6908DC36" w:rsidR="002B540C" w:rsidRPr="0037443C" w:rsidRDefault="002B540C" w:rsidP="002B540C">
            <w:pPr>
              <w:rPr>
                <w:ins w:id="5428" w:author="Στάθης Καπ" w:date="2023-02-02T17:38:00Z"/>
                <w:rFonts w:cstheme="minorHAnsi"/>
                <w:sz w:val="20"/>
                <w:szCs w:val="20"/>
                <w:rPrChange w:id="5429" w:author="Στάθης Καπ" w:date="2023-02-02T17:57:00Z">
                  <w:rPr>
                    <w:ins w:id="5430" w:author="Στάθης Καπ" w:date="2023-02-02T17:38:00Z"/>
                    <w:rFonts w:cstheme="minorHAnsi"/>
                    <w:sz w:val="18"/>
                    <w:szCs w:val="18"/>
                  </w:rPr>
                </w:rPrChange>
              </w:rPr>
            </w:pPr>
            <w:ins w:id="5431" w:author="Στάθης Καπ" w:date="2023-02-02T17:50:00Z">
              <w:r w:rsidRPr="0037443C">
                <w:rPr>
                  <w:sz w:val="20"/>
                  <w:szCs w:val="20"/>
                  <w:rPrChange w:id="5432" w:author="Στάθης Καπ" w:date="2023-02-02T17:57:00Z">
                    <w:rPr/>
                  </w:rPrChange>
                </w:rPr>
                <w:t>1668</w:t>
              </w:r>
            </w:ins>
          </w:p>
        </w:tc>
        <w:tc>
          <w:tcPr>
            <w:tcW w:w="1690" w:type="dxa"/>
          </w:tcPr>
          <w:p w14:paraId="620E99DC" w14:textId="53FBAE8A" w:rsidR="002B540C" w:rsidRPr="0037443C" w:rsidRDefault="002B540C" w:rsidP="002B540C">
            <w:pPr>
              <w:rPr>
                <w:ins w:id="5433" w:author="Στάθης Καπ" w:date="2023-02-02T17:38:00Z"/>
                <w:rFonts w:cstheme="minorHAnsi"/>
                <w:sz w:val="20"/>
                <w:szCs w:val="20"/>
                <w:rPrChange w:id="5434" w:author="Στάθης Καπ" w:date="2023-02-02T17:57:00Z">
                  <w:rPr>
                    <w:ins w:id="5435" w:author="Στάθης Καπ" w:date="2023-02-02T17:38:00Z"/>
                    <w:rFonts w:cstheme="minorHAnsi"/>
                    <w:sz w:val="18"/>
                    <w:szCs w:val="18"/>
                  </w:rPr>
                </w:rPrChange>
              </w:rPr>
            </w:pPr>
            <w:ins w:id="5436" w:author="Στάθης Καπ" w:date="2023-02-02T17:54:00Z">
              <w:r w:rsidRPr="0037443C">
                <w:rPr>
                  <w:sz w:val="20"/>
                  <w:szCs w:val="20"/>
                  <w:rPrChange w:id="5437" w:author="Στάθης Καπ" w:date="2023-02-02T17:57:00Z">
                    <w:rPr/>
                  </w:rPrChange>
                </w:rPr>
                <w:t>1478</w:t>
              </w:r>
            </w:ins>
          </w:p>
        </w:tc>
        <w:tc>
          <w:tcPr>
            <w:tcW w:w="1428" w:type="dxa"/>
          </w:tcPr>
          <w:p w14:paraId="65316C14" w14:textId="1F97A3B1" w:rsidR="002B540C" w:rsidRPr="0037443C" w:rsidRDefault="002B540C" w:rsidP="002B540C">
            <w:pPr>
              <w:rPr>
                <w:ins w:id="5438" w:author="Στάθης Καπ" w:date="2023-02-02T17:38:00Z"/>
                <w:rFonts w:cstheme="minorHAnsi"/>
                <w:sz w:val="20"/>
                <w:szCs w:val="20"/>
                <w:rPrChange w:id="5439" w:author="Στάθης Καπ" w:date="2023-02-02T17:57:00Z">
                  <w:rPr>
                    <w:ins w:id="5440" w:author="Στάθης Καπ" w:date="2023-02-02T17:38:00Z"/>
                    <w:rFonts w:cstheme="minorHAnsi"/>
                    <w:sz w:val="18"/>
                    <w:szCs w:val="18"/>
                  </w:rPr>
                </w:rPrChange>
              </w:rPr>
            </w:pPr>
            <w:ins w:id="5441" w:author="Στάθης Καπ" w:date="2023-02-02T17:57:00Z">
              <w:r w:rsidRPr="0037443C">
                <w:rPr>
                  <w:sz w:val="20"/>
                  <w:szCs w:val="20"/>
                  <w:rPrChange w:id="5442" w:author="Στάθης Καπ" w:date="2023-02-02T17:57:00Z">
                    <w:rPr/>
                  </w:rPrChange>
                </w:rPr>
                <w:t>1500</w:t>
              </w:r>
            </w:ins>
          </w:p>
        </w:tc>
        <w:tc>
          <w:tcPr>
            <w:tcW w:w="1428" w:type="dxa"/>
          </w:tcPr>
          <w:p w14:paraId="340C2F55" w14:textId="176F8EC0" w:rsidR="002B540C" w:rsidRPr="0037443C" w:rsidRDefault="002B540C" w:rsidP="002B540C">
            <w:pPr>
              <w:rPr>
                <w:ins w:id="5443" w:author="Στάθης Καπ" w:date="2023-02-02T17:38:00Z"/>
                <w:rFonts w:cstheme="minorHAnsi"/>
                <w:sz w:val="20"/>
                <w:szCs w:val="20"/>
                <w:rPrChange w:id="5444" w:author="Στάθης Καπ" w:date="2023-02-02T17:57:00Z">
                  <w:rPr>
                    <w:ins w:id="5445" w:author="Στάθης Καπ" w:date="2023-02-02T17:38:00Z"/>
                    <w:rFonts w:cstheme="minorHAnsi"/>
                    <w:sz w:val="18"/>
                    <w:szCs w:val="18"/>
                  </w:rPr>
                </w:rPrChange>
              </w:rPr>
            </w:pPr>
            <w:ins w:id="5446" w:author="Στάθης Καπ" w:date="2023-02-02T17:57:00Z">
              <w:r w:rsidRPr="0037443C">
                <w:rPr>
                  <w:sz w:val="20"/>
                  <w:szCs w:val="20"/>
                  <w:rPrChange w:id="5447" w:author="Στάθης Καπ" w:date="2023-02-02T17:57:00Z">
                    <w:rPr/>
                  </w:rPrChange>
                </w:rPr>
                <w:t>3.537</w:t>
              </w:r>
            </w:ins>
          </w:p>
        </w:tc>
        <w:tc>
          <w:tcPr>
            <w:tcW w:w="1428" w:type="dxa"/>
          </w:tcPr>
          <w:p w14:paraId="52809137" w14:textId="2DC4203C" w:rsidR="002B540C" w:rsidRPr="0037443C" w:rsidRDefault="002B540C" w:rsidP="002B540C">
            <w:pPr>
              <w:rPr>
                <w:ins w:id="5448" w:author="Στάθης Καπ" w:date="2023-02-02T17:38:00Z"/>
                <w:rFonts w:cstheme="minorHAnsi"/>
                <w:sz w:val="20"/>
                <w:szCs w:val="20"/>
                <w:rPrChange w:id="5449" w:author="Στάθης Καπ" w:date="2023-02-02T17:57:00Z">
                  <w:rPr>
                    <w:ins w:id="5450" w:author="Στάθης Καπ" w:date="2023-02-02T17:38:00Z"/>
                    <w:rFonts w:cstheme="minorHAnsi"/>
                    <w:sz w:val="18"/>
                    <w:szCs w:val="18"/>
                  </w:rPr>
                </w:rPrChange>
              </w:rPr>
            </w:pPr>
            <w:ins w:id="5451" w:author="Στάθης Καπ" w:date="2023-02-02T17:57:00Z">
              <w:r w:rsidRPr="0037443C">
                <w:rPr>
                  <w:sz w:val="20"/>
                  <w:szCs w:val="20"/>
                  <w:rPrChange w:id="5452" w:author="Στάθης Καπ" w:date="2023-02-02T17:57:00Z">
                    <w:rPr/>
                  </w:rPrChange>
                </w:rPr>
                <w:t>85</w:t>
              </w:r>
            </w:ins>
          </w:p>
        </w:tc>
      </w:tr>
      <w:tr w:rsidR="002B540C" w14:paraId="111810A0" w14:textId="77777777" w:rsidTr="00AA2735">
        <w:trPr>
          <w:jc w:val="center"/>
          <w:ins w:id="5453" w:author="Στάθης Καπ" w:date="2023-02-02T17:38:00Z"/>
        </w:trPr>
        <w:tc>
          <w:tcPr>
            <w:tcW w:w="1427" w:type="dxa"/>
          </w:tcPr>
          <w:p w14:paraId="767D6418" w14:textId="426309B5" w:rsidR="002B540C" w:rsidRPr="0037443C" w:rsidRDefault="002B540C" w:rsidP="002B540C">
            <w:pPr>
              <w:rPr>
                <w:ins w:id="5454" w:author="Στάθης Καπ" w:date="2023-02-02T17:38:00Z"/>
                <w:rFonts w:cstheme="minorHAnsi"/>
                <w:sz w:val="20"/>
                <w:szCs w:val="20"/>
                <w:rPrChange w:id="5455" w:author="Στάθης Καπ" w:date="2023-02-02T17:57:00Z">
                  <w:rPr>
                    <w:ins w:id="5456" w:author="Στάθης Καπ" w:date="2023-02-02T17:38:00Z"/>
                    <w:rFonts w:cstheme="minorHAnsi"/>
                    <w:sz w:val="18"/>
                    <w:szCs w:val="18"/>
                  </w:rPr>
                </w:rPrChange>
              </w:rPr>
            </w:pPr>
            <w:ins w:id="5457" w:author="Στάθης Καπ" w:date="2023-02-02T17:39:00Z">
              <w:r w:rsidRPr="0037443C">
                <w:rPr>
                  <w:rFonts w:cstheme="minorHAnsi"/>
                  <w:sz w:val="20"/>
                  <w:szCs w:val="20"/>
                  <w:rPrChange w:id="5458" w:author="Στάθης Καπ" w:date="2023-02-02T17:57:00Z">
                    <w:rPr>
                      <w:rFonts w:cstheme="minorHAnsi"/>
                      <w:sz w:val="18"/>
                      <w:szCs w:val="18"/>
                    </w:rPr>
                  </w:rPrChange>
                </w:rPr>
                <w:t>p</w:t>
              </w:r>
            </w:ins>
            <w:ins w:id="5459" w:author="Στάθης Καπ" w:date="2023-02-02T17:38:00Z">
              <w:r w:rsidRPr="0037443C">
                <w:rPr>
                  <w:rFonts w:cstheme="minorHAnsi"/>
                  <w:sz w:val="20"/>
                  <w:szCs w:val="20"/>
                  <w:rPrChange w:id="5460" w:author="Στάθης Καπ" w:date="2023-02-02T17:57:00Z">
                    <w:rPr>
                      <w:rFonts w:cstheme="minorHAnsi"/>
                      <w:sz w:val="18"/>
                      <w:szCs w:val="18"/>
                    </w:rPr>
                  </w:rPrChange>
                </w:rPr>
                <w:t>r17</w:t>
              </w:r>
            </w:ins>
          </w:p>
        </w:tc>
        <w:tc>
          <w:tcPr>
            <w:tcW w:w="1427" w:type="dxa"/>
          </w:tcPr>
          <w:p w14:paraId="4375D9E4" w14:textId="28803A48" w:rsidR="002B540C" w:rsidRPr="0037443C" w:rsidRDefault="002B540C">
            <w:pPr>
              <w:jc w:val="center"/>
              <w:rPr>
                <w:ins w:id="5461" w:author="Στάθης Καπ" w:date="2023-02-02T17:38:00Z"/>
                <w:rFonts w:cstheme="minorHAnsi"/>
                <w:sz w:val="20"/>
                <w:szCs w:val="20"/>
                <w:rPrChange w:id="5462" w:author="Στάθης Καπ" w:date="2023-02-02T17:57:00Z">
                  <w:rPr>
                    <w:ins w:id="5463" w:author="Στάθης Καπ" w:date="2023-02-02T17:38:00Z"/>
                    <w:rFonts w:cstheme="minorHAnsi"/>
                    <w:sz w:val="18"/>
                    <w:szCs w:val="18"/>
                  </w:rPr>
                </w:rPrChange>
              </w:rPr>
              <w:pPrChange w:id="5464" w:author="Στάθης Καπ" w:date="2023-02-02T17:50:00Z">
                <w:pPr/>
              </w:pPrChange>
            </w:pPr>
            <w:ins w:id="5465" w:author="Στάθης Καπ" w:date="2023-02-02T17:50:00Z">
              <w:r w:rsidRPr="0037443C">
                <w:rPr>
                  <w:sz w:val="20"/>
                  <w:szCs w:val="20"/>
                  <w:rPrChange w:id="5466" w:author="Στάθης Καπ" w:date="2023-02-02T17:57:00Z">
                    <w:rPr/>
                  </w:rPrChange>
                </w:rPr>
                <w:t>841</w:t>
              </w:r>
            </w:ins>
          </w:p>
        </w:tc>
        <w:tc>
          <w:tcPr>
            <w:tcW w:w="1690" w:type="dxa"/>
          </w:tcPr>
          <w:p w14:paraId="1B34CC55" w14:textId="0B2B398E" w:rsidR="002B540C" w:rsidRPr="0037443C" w:rsidRDefault="002B540C" w:rsidP="002B540C">
            <w:pPr>
              <w:rPr>
                <w:ins w:id="5467" w:author="Στάθης Καπ" w:date="2023-02-02T17:38:00Z"/>
                <w:rFonts w:cstheme="minorHAnsi"/>
                <w:sz w:val="20"/>
                <w:szCs w:val="20"/>
                <w:rPrChange w:id="5468" w:author="Στάθης Καπ" w:date="2023-02-02T17:57:00Z">
                  <w:rPr>
                    <w:ins w:id="5469" w:author="Στάθης Καπ" w:date="2023-02-02T17:38:00Z"/>
                    <w:rFonts w:cstheme="minorHAnsi"/>
                    <w:sz w:val="18"/>
                    <w:szCs w:val="18"/>
                  </w:rPr>
                </w:rPrChange>
              </w:rPr>
            </w:pPr>
            <w:ins w:id="5470" w:author="Στάθης Καπ" w:date="2023-02-02T17:55:00Z">
              <w:r w:rsidRPr="0037443C">
                <w:rPr>
                  <w:sz w:val="20"/>
                  <w:szCs w:val="20"/>
                  <w:rPrChange w:id="5471" w:author="Στάθης Καπ" w:date="2023-02-02T17:57:00Z">
                    <w:rPr/>
                  </w:rPrChange>
                </w:rPr>
                <w:t>808</w:t>
              </w:r>
            </w:ins>
          </w:p>
        </w:tc>
        <w:tc>
          <w:tcPr>
            <w:tcW w:w="1428" w:type="dxa"/>
          </w:tcPr>
          <w:p w14:paraId="538F9DD0" w14:textId="58157862" w:rsidR="002B540C" w:rsidRPr="0037443C" w:rsidRDefault="002B540C" w:rsidP="002B540C">
            <w:pPr>
              <w:rPr>
                <w:ins w:id="5472" w:author="Στάθης Καπ" w:date="2023-02-02T17:38:00Z"/>
                <w:rFonts w:cstheme="minorHAnsi"/>
                <w:sz w:val="20"/>
                <w:szCs w:val="20"/>
                <w:rPrChange w:id="5473" w:author="Στάθης Καπ" w:date="2023-02-02T17:57:00Z">
                  <w:rPr>
                    <w:ins w:id="5474" w:author="Στάθης Καπ" w:date="2023-02-02T17:38:00Z"/>
                    <w:rFonts w:cstheme="minorHAnsi"/>
                    <w:sz w:val="18"/>
                    <w:szCs w:val="18"/>
                  </w:rPr>
                </w:rPrChange>
              </w:rPr>
            </w:pPr>
            <w:ins w:id="5475" w:author="Στάθης Καπ" w:date="2023-02-02T17:57:00Z">
              <w:r w:rsidRPr="0037443C">
                <w:rPr>
                  <w:sz w:val="20"/>
                  <w:szCs w:val="20"/>
                  <w:rPrChange w:id="5476" w:author="Στάθης Καπ" w:date="2023-02-02T17:57:00Z">
                    <w:rPr/>
                  </w:rPrChange>
                </w:rPr>
                <w:t>793</w:t>
              </w:r>
            </w:ins>
          </w:p>
        </w:tc>
        <w:tc>
          <w:tcPr>
            <w:tcW w:w="1428" w:type="dxa"/>
          </w:tcPr>
          <w:p w14:paraId="47A61299" w14:textId="4AB83898" w:rsidR="002B540C" w:rsidRPr="0037443C" w:rsidRDefault="002B540C" w:rsidP="002B540C">
            <w:pPr>
              <w:rPr>
                <w:ins w:id="5477" w:author="Στάθης Καπ" w:date="2023-02-02T17:38:00Z"/>
                <w:rFonts w:cstheme="minorHAnsi"/>
                <w:sz w:val="20"/>
                <w:szCs w:val="20"/>
                <w:rPrChange w:id="5478" w:author="Στάθης Καπ" w:date="2023-02-02T17:57:00Z">
                  <w:rPr>
                    <w:ins w:id="5479" w:author="Στάθης Καπ" w:date="2023-02-02T17:38:00Z"/>
                    <w:rFonts w:cstheme="minorHAnsi"/>
                    <w:sz w:val="18"/>
                    <w:szCs w:val="18"/>
                  </w:rPr>
                </w:rPrChange>
              </w:rPr>
            </w:pPr>
            <w:ins w:id="5480" w:author="Στάθης Καπ" w:date="2023-02-02T17:57:00Z">
              <w:r w:rsidRPr="0037443C">
                <w:rPr>
                  <w:sz w:val="20"/>
                  <w:szCs w:val="20"/>
                  <w:rPrChange w:id="5481" w:author="Στάθης Καπ" w:date="2023-02-02T17:57:00Z">
                    <w:rPr/>
                  </w:rPrChange>
                </w:rPr>
                <w:t>0.335</w:t>
              </w:r>
            </w:ins>
          </w:p>
        </w:tc>
        <w:tc>
          <w:tcPr>
            <w:tcW w:w="1428" w:type="dxa"/>
          </w:tcPr>
          <w:p w14:paraId="49244FD9" w14:textId="185FF5C4" w:rsidR="002B540C" w:rsidRPr="0037443C" w:rsidRDefault="002B540C" w:rsidP="002B540C">
            <w:pPr>
              <w:rPr>
                <w:ins w:id="5482" w:author="Στάθης Καπ" w:date="2023-02-02T17:38:00Z"/>
                <w:rFonts w:cstheme="minorHAnsi"/>
                <w:sz w:val="20"/>
                <w:szCs w:val="20"/>
                <w:rPrChange w:id="5483" w:author="Στάθης Καπ" w:date="2023-02-02T17:57:00Z">
                  <w:rPr>
                    <w:ins w:id="5484" w:author="Στάθης Καπ" w:date="2023-02-02T17:38:00Z"/>
                    <w:rFonts w:cstheme="minorHAnsi"/>
                    <w:sz w:val="18"/>
                    <w:szCs w:val="18"/>
                  </w:rPr>
                </w:rPrChange>
              </w:rPr>
            </w:pPr>
            <w:ins w:id="5485" w:author="Στάθης Καπ" w:date="2023-02-02T17:57:00Z">
              <w:r w:rsidRPr="0037443C">
                <w:rPr>
                  <w:sz w:val="20"/>
                  <w:szCs w:val="20"/>
                  <w:rPrChange w:id="5486" w:author="Στάθης Καπ" w:date="2023-02-02T17:57:00Z">
                    <w:rPr/>
                  </w:rPrChange>
                </w:rPr>
                <w:t>54</w:t>
              </w:r>
            </w:ins>
          </w:p>
        </w:tc>
      </w:tr>
      <w:tr w:rsidR="002B540C" w14:paraId="63C8A97B" w14:textId="77777777" w:rsidTr="00AA2735">
        <w:trPr>
          <w:jc w:val="center"/>
          <w:ins w:id="5487" w:author="Στάθης Καπ" w:date="2023-02-02T17:38:00Z"/>
        </w:trPr>
        <w:tc>
          <w:tcPr>
            <w:tcW w:w="1427" w:type="dxa"/>
          </w:tcPr>
          <w:p w14:paraId="634286F7" w14:textId="7A33EF0B" w:rsidR="002B540C" w:rsidRPr="0037443C" w:rsidRDefault="002B540C" w:rsidP="002B540C">
            <w:pPr>
              <w:rPr>
                <w:ins w:id="5488" w:author="Στάθης Καπ" w:date="2023-02-02T17:38:00Z"/>
                <w:rFonts w:cstheme="minorHAnsi"/>
                <w:sz w:val="20"/>
                <w:szCs w:val="20"/>
                <w:rPrChange w:id="5489" w:author="Στάθης Καπ" w:date="2023-02-02T17:57:00Z">
                  <w:rPr>
                    <w:ins w:id="5490" w:author="Στάθης Καπ" w:date="2023-02-02T17:38:00Z"/>
                    <w:rFonts w:cstheme="minorHAnsi"/>
                    <w:sz w:val="18"/>
                    <w:szCs w:val="18"/>
                  </w:rPr>
                </w:rPrChange>
              </w:rPr>
            </w:pPr>
            <w:ins w:id="5491" w:author="Στάθης Καπ" w:date="2023-02-02T17:39:00Z">
              <w:r w:rsidRPr="0037443C">
                <w:rPr>
                  <w:rFonts w:cstheme="minorHAnsi"/>
                  <w:sz w:val="20"/>
                  <w:szCs w:val="20"/>
                  <w:rPrChange w:id="5492" w:author="Στάθης Καπ" w:date="2023-02-02T17:57:00Z">
                    <w:rPr>
                      <w:rFonts w:cstheme="minorHAnsi"/>
                      <w:sz w:val="18"/>
                      <w:szCs w:val="18"/>
                    </w:rPr>
                  </w:rPrChange>
                </w:rPr>
                <w:t>p</w:t>
              </w:r>
            </w:ins>
            <w:ins w:id="5493" w:author="Στάθης Καπ" w:date="2023-02-02T17:38:00Z">
              <w:r w:rsidRPr="0037443C">
                <w:rPr>
                  <w:rFonts w:cstheme="minorHAnsi"/>
                  <w:sz w:val="20"/>
                  <w:szCs w:val="20"/>
                  <w:rPrChange w:id="5494" w:author="Στάθης Καπ" w:date="2023-02-02T17:57:00Z">
                    <w:rPr>
                      <w:rFonts w:cstheme="minorHAnsi"/>
                      <w:sz w:val="18"/>
                      <w:szCs w:val="18"/>
                    </w:rPr>
                  </w:rPrChange>
                </w:rPr>
                <w:t>r18</w:t>
              </w:r>
            </w:ins>
          </w:p>
        </w:tc>
        <w:tc>
          <w:tcPr>
            <w:tcW w:w="1427" w:type="dxa"/>
          </w:tcPr>
          <w:p w14:paraId="0A409E74" w14:textId="3529B3E6" w:rsidR="002B540C" w:rsidRPr="0037443C" w:rsidRDefault="002B540C" w:rsidP="002B540C">
            <w:pPr>
              <w:rPr>
                <w:ins w:id="5495" w:author="Στάθης Καπ" w:date="2023-02-02T17:38:00Z"/>
                <w:rFonts w:cstheme="minorHAnsi"/>
                <w:sz w:val="20"/>
                <w:szCs w:val="20"/>
                <w:rPrChange w:id="5496" w:author="Στάθης Καπ" w:date="2023-02-02T17:57:00Z">
                  <w:rPr>
                    <w:ins w:id="5497" w:author="Στάθης Καπ" w:date="2023-02-02T17:38:00Z"/>
                    <w:rFonts w:cstheme="minorHAnsi"/>
                    <w:sz w:val="18"/>
                    <w:szCs w:val="18"/>
                  </w:rPr>
                </w:rPrChange>
              </w:rPr>
            </w:pPr>
            <w:ins w:id="5498" w:author="Στάθης Καπ" w:date="2023-02-02T17:50:00Z">
              <w:r w:rsidRPr="0037443C">
                <w:rPr>
                  <w:sz w:val="20"/>
                  <w:szCs w:val="20"/>
                  <w:rPrChange w:id="5499" w:author="Στάθης Καπ" w:date="2023-02-02T17:57:00Z">
                    <w:rPr/>
                  </w:rPrChange>
                </w:rPr>
                <w:t>1282</w:t>
              </w:r>
            </w:ins>
          </w:p>
        </w:tc>
        <w:tc>
          <w:tcPr>
            <w:tcW w:w="1690" w:type="dxa"/>
          </w:tcPr>
          <w:p w14:paraId="6C0B911E" w14:textId="6EDFB097" w:rsidR="002B540C" w:rsidRPr="0037443C" w:rsidRDefault="002B540C" w:rsidP="002B540C">
            <w:pPr>
              <w:rPr>
                <w:ins w:id="5500" w:author="Στάθης Καπ" w:date="2023-02-02T17:38:00Z"/>
                <w:rFonts w:cstheme="minorHAnsi"/>
                <w:sz w:val="20"/>
                <w:szCs w:val="20"/>
                <w:rPrChange w:id="5501" w:author="Στάθης Καπ" w:date="2023-02-02T17:57:00Z">
                  <w:rPr>
                    <w:ins w:id="5502" w:author="Στάθης Καπ" w:date="2023-02-02T17:38:00Z"/>
                    <w:rFonts w:cstheme="minorHAnsi"/>
                    <w:sz w:val="18"/>
                    <w:szCs w:val="18"/>
                  </w:rPr>
                </w:rPrChange>
              </w:rPr>
            </w:pPr>
            <w:ins w:id="5503" w:author="Στάθης Καπ" w:date="2023-02-02T17:55:00Z">
              <w:r w:rsidRPr="0037443C">
                <w:rPr>
                  <w:sz w:val="20"/>
                  <w:szCs w:val="20"/>
                  <w:rPrChange w:id="5504" w:author="Στάθης Καπ" w:date="2023-02-02T17:57:00Z">
                    <w:rPr/>
                  </w:rPrChange>
                </w:rPr>
                <w:t>1165</w:t>
              </w:r>
            </w:ins>
          </w:p>
        </w:tc>
        <w:tc>
          <w:tcPr>
            <w:tcW w:w="1428" w:type="dxa"/>
          </w:tcPr>
          <w:p w14:paraId="12CB28F5" w14:textId="34640BD0" w:rsidR="002B540C" w:rsidRPr="0037443C" w:rsidRDefault="002B540C" w:rsidP="002B540C">
            <w:pPr>
              <w:rPr>
                <w:ins w:id="5505" w:author="Στάθης Καπ" w:date="2023-02-02T17:38:00Z"/>
                <w:rFonts w:cstheme="minorHAnsi"/>
                <w:sz w:val="20"/>
                <w:szCs w:val="20"/>
                <w:rPrChange w:id="5506" w:author="Στάθης Καπ" w:date="2023-02-02T17:57:00Z">
                  <w:rPr>
                    <w:ins w:id="5507" w:author="Στάθης Καπ" w:date="2023-02-02T17:38:00Z"/>
                    <w:rFonts w:cstheme="minorHAnsi"/>
                    <w:sz w:val="18"/>
                    <w:szCs w:val="18"/>
                  </w:rPr>
                </w:rPrChange>
              </w:rPr>
            </w:pPr>
            <w:ins w:id="5508" w:author="Στάθης Καπ" w:date="2023-02-02T17:57:00Z">
              <w:r w:rsidRPr="0037443C">
                <w:rPr>
                  <w:sz w:val="20"/>
                  <w:szCs w:val="20"/>
                  <w:rPrChange w:id="5509" w:author="Στάθης Καπ" w:date="2023-02-02T17:57:00Z">
                    <w:rPr/>
                  </w:rPrChange>
                </w:rPr>
                <w:t>1137</w:t>
              </w:r>
            </w:ins>
          </w:p>
        </w:tc>
        <w:tc>
          <w:tcPr>
            <w:tcW w:w="1428" w:type="dxa"/>
          </w:tcPr>
          <w:p w14:paraId="16EEF8A0" w14:textId="7D25F975" w:rsidR="002B540C" w:rsidRPr="0037443C" w:rsidRDefault="002B540C" w:rsidP="002B540C">
            <w:pPr>
              <w:rPr>
                <w:ins w:id="5510" w:author="Στάθης Καπ" w:date="2023-02-02T17:38:00Z"/>
                <w:rFonts w:cstheme="minorHAnsi"/>
                <w:sz w:val="20"/>
                <w:szCs w:val="20"/>
                <w:rPrChange w:id="5511" w:author="Στάθης Καπ" w:date="2023-02-02T17:57:00Z">
                  <w:rPr>
                    <w:ins w:id="5512" w:author="Στάθης Καπ" w:date="2023-02-02T17:38:00Z"/>
                    <w:rFonts w:cstheme="minorHAnsi"/>
                    <w:sz w:val="18"/>
                    <w:szCs w:val="18"/>
                  </w:rPr>
                </w:rPrChange>
              </w:rPr>
            </w:pPr>
            <w:ins w:id="5513" w:author="Στάθης Καπ" w:date="2023-02-02T17:57:00Z">
              <w:r w:rsidRPr="0037443C">
                <w:rPr>
                  <w:sz w:val="20"/>
                  <w:szCs w:val="20"/>
                  <w:rPrChange w:id="5514" w:author="Στάθης Καπ" w:date="2023-02-02T17:57:00Z">
                    <w:rPr/>
                  </w:rPrChange>
                </w:rPr>
                <w:t>0.975</w:t>
              </w:r>
            </w:ins>
          </w:p>
        </w:tc>
        <w:tc>
          <w:tcPr>
            <w:tcW w:w="1428" w:type="dxa"/>
          </w:tcPr>
          <w:p w14:paraId="68C4DFC0" w14:textId="34E007F9" w:rsidR="002B540C" w:rsidRPr="0037443C" w:rsidRDefault="002B540C" w:rsidP="002B540C">
            <w:pPr>
              <w:rPr>
                <w:ins w:id="5515" w:author="Στάθης Καπ" w:date="2023-02-02T17:38:00Z"/>
                <w:rFonts w:cstheme="minorHAnsi"/>
                <w:sz w:val="20"/>
                <w:szCs w:val="20"/>
                <w:rPrChange w:id="5516" w:author="Στάθης Καπ" w:date="2023-02-02T17:57:00Z">
                  <w:rPr>
                    <w:ins w:id="5517" w:author="Στάθης Καπ" w:date="2023-02-02T17:38:00Z"/>
                    <w:rFonts w:cstheme="minorHAnsi"/>
                    <w:sz w:val="18"/>
                    <w:szCs w:val="18"/>
                  </w:rPr>
                </w:rPrChange>
              </w:rPr>
            </w:pPr>
            <w:ins w:id="5518" w:author="Στάθης Καπ" w:date="2023-02-02T17:57:00Z">
              <w:r w:rsidRPr="0037443C">
                <w:rPr>
                  <w:sz w:val="20"/>
                  <w:szCs w:val="20"/>
                  <w:rPrChange w:id="5519" w:author="Στάθης Καπ" w:date="2023-02-02T17:57:00Z">
                    <w:rPr/>
                  </w:rPrChange>
                </w:rPr>
                <w:t>66</w:t>
              </w:r>
            </w:ins>
          </w:p>
        </w:tc>
      </w:tr>
      <w:tr w:rsidR="002B540C" w14:paraId="67BA0188" w14:textId="77777777" w:rsidTr="00AA2735">
        <w:trPr>
          <w:jc w:val="center"/>
          <w:ins w:id="5520" w:author="Στάθης Καπ" w:date="2023-02-02T17:38:00Z"/>
        </w:trPr>
        <w:tc>
          <w:tcPr>
            <w:tcW w:w="1427" w:type="dxa"/>
          </w:tcPr>
          <w:p w14:paraId="241AC0A2" w14:textId="49BE5A3D" w:rsidR="002B540C" w:rsidRPr="0037443C" w:rsidRDefault="002B540C" w:rsidP="002B540C">
            <w:pPr>
              <w:rPr>
                <w:ins w:id="5521" w:author="Στάθης Καπ" w:date="2023-02-02T17:38:00Z"/>
                <w:rFonts w:cstheme="minorHAnsi"/>
                <w:sz w:val="20"/>
                <w:szCs w:val="20"/>
                <w:rPrChange w:id="5522" w:author="Στάθης Καπ" w:date="2023-02-02T17:57:00Z">
                  <w:rPr>
                    <w:ins w:id="5523" w:author="Στάθης Καπ" w:date="2023-02-02T17:38:00Z"/>
                    <w:rFonts w:cstheme="minorHAnsi"/>
                    <w:sz w:val="18"/>
                    <w:szCs w:val="18"/>
                  </w:rPr>
                </w:rPrChange>
              </w:rPr>
            </w:pPr>
            <w:ins w:id="5524" w:author="Στάθης Καπ" w:date="2023-02-02T17:39:00Z">
              <w:r w:rsidRPr="0037443C">
                <w:rPr>
                  <w:rFonts w:cstheme="minorHAnsi"/>
                  <w:sz w:val="20"/>
                  <w:szCs w:val="20"/>
                  <w:rPrChange w:id="5525" w:author="Στάθης Καπ" w:date="2023-02-02T17:57:00Z">
                    <w:rPr>
                      <w:rFonts w:cstheme="minorHAnsi"/>
                      <w:sz w:val="18"/>
                      <w:szCs w:val="18"/>
                    </w:rPr>
                  </w:rPrChange>
                </w:rPr>
                <w:t>p</w:t>
              </w:r>
            </w:ins>
            <w:ins w:id="5526" w:author="Στάθης Καπ" w:date="2023-02-02T17:38:00Z">
              <w:r w:rsidRPr="0037443C">
                <w:rPr>
                  <w:rFonts w:cstheme="minorHAnsi"/>
                  <w:sz w:val="20"/>
                  <w:szCs w:val="20"/>
                  <w:rPrChange w:id="5527" w:author="Στάθης Καπ" w:date="2023-02-02T17:57:00Z">
                    <w:rPr>
                      <w:rFonts w:cstheme="minorHAnsi"/>
                      <w:sz w:val="18"/>
                      <w:szCs w:val="18"/>
                    </w:rPr>
                  </w:rPrChange>
                </w:rPr>
                <w:t>r19</w:t>
              </w:r>
            </w:ins>
          </w:p>
        </w:tc>
        <w:tc>
          <w:tcPr>
            <w:tcW w:w="1427" w:type="dxa"/>
          </w:tcPr>
          <w:p w14:paraId="315CBE60" w14:textId="7C754C32" w:rsidR="002B540C" w:rsidRPr="0037443C" w:rsidRDefault="002B540C" w:rsidP="002B540C">
            <w:pPr>
              <w:rPr>
                <w:ins w:id="5528" w:author="Στάθης Καπ" w:date="2023-02-02T17:38:00Z"/>
                <w:rFonts w:cstheme="minorHAnsi"/>
                <w:sz w:val="20"/>
                <w:szCs w:val="20"/>
                <w:rPrChange w:id="5529" w:author="Στάθης Καπ" w:date="2023-02-02T17:57:00Z">
                  <w:rPr>
                    <w:ins w:id="5530" w:author="Στάθης Καπ" w:date="2023-02-02T17:38:00Z"/>
                    <w:rFonts w:cstheme="minorHAnsi"/>
                    <w:sz w:val="18"/>
                    <w:szCs w:val="18"/>
                  </w:rPr>
                </w:rPrChange>
              </w:rPr>
            </w:pPr>
            <w:ins w:id="5531" w:author="Στάθης Καπ" w:date="2023-02-02T17:50:00Z">
              <w:r w:rsidRPr="0037443C">
                <w:rPr>
                  <w:sz w:val="20"/>
                  <w:szCs w:val="20"/>
                  <w:rPrChange w:id="5532" w:author="Στάθης Καπ" w:date="2023-02-02T17:57:00Z">
                    <w:rPr/>
                  </w:rPrChange>
                </w:rPr>
                <w:t>1417</w:t>
              </w:r>
            </w:ins>
          </w:p>
        </w:tc>
        <w:tc>
          <w:tcPr>
            <w:tcW w:w="1690" w:type="dxa"/>
          </w:tcPr>
          <w:p w14:paraId="4E003334" w14:textId="2314E99F" w:rsidR="002B540C" w:rsidRPr="0037443C" w:rsidRDefault="002B540C" w:rsidP="002B540C">
            <w:pPr>
              <w:rPr>
                <w:ins w:id="5533" w:author="Στάθης Καπ" w:date="2023-02-02T17:38:00Z"/>
                <w:rFonts w:cstheme="minorHAnsi"/>
                <w:sz w:val="20"/>
                <w:szCs w:val="20"/>
                <w:rPrChange w:id="5534" w:author="Στάθης Καπ" w:date="2023-02-02T17:57:00Z">
                  <w:rPr>
                    <w:ins w:id="5535" w:author="Στάθης Καπ" w:date="2023-02-02T17:38:00Z"/>
                    <w:rFonts w:cstheme="minorHAnsi"/>
                    <w:sz w:val="18"/>
                    <w:szCs w:val="18"/>
                  </w:rPr>
                </w:rPrChange>
              </w:rPr>
            </w:pPr>
            <w:ins w:id="5536" w:author="Στάθης Καπ" w:date="2023-02-02T17:55:00Z">
              <w:r w:rsidRPr="0037443C">
                <w:rPr>
                  <w:sz w:val="20"/>
                  <w:szCs w:val="20"/>
                  <w:rPrChange w:id="5537" w:author="Στάθης Καπ" w:date="2023-02-02T17:57:00Z">
                    <w:rPr/>
                  </w:rPrChange>
                </w:rPr>
                <w:t>1238</w:t>
              </w:r>
            </w:ins>
          </w:p>
        </w:tc>
        <w:tc>
          <w:tcPr>
            <w:tcW w:w="1428" w:type="dxa"/>
          </w:tcPr>
          <w:p w14:paraId="78B932EB" w14:textId="119EA8B6" w:rsidR="002B540C" w:rsidRPr="0037443C" w:rsidRDefault="002B540C" w:rsidP="002B540C">
            <w:pPr>
              <w:rPr>
                <w:ins w:id="5538" w:author="Στάθης Καπ" w:date="2023-02-02T17:38:00Z"/>
                <w:rFonts w:cstheme="minorHAnsi"/>
                <w:sz w:val="20"/>
                <w:szCs w:val="20"/>
                <w:rPrChange w:id="5539" w:author="Στάθης Καπ" w:date="2023-02-02T17:57:00Z">
                  <w:rPr>
                    <w:ins w:id="5540" w:author="Στάθης Καπ" w:date="2023-02-02T17:38:00Z"/>
                    <w:rFonts w:cstheme="minorHAnsi"/>
                    <w:sz w:val="18"/>
                    <w:szCs w:val="18"/>
                  </w:rPr>
                </w:rPrChange>
              </w:rPr>
            </w:pPr>
            <w:ins w:id="5541" w:author="Στάθης Καπ" w:date="2023-02-02T17:57:00Z">
              <w:r w:rsidRPr="0037443C">
                <w:rPr>
                  <w:sz w:val="20"/>
                  <w:szCs w:val="20"/>
                  <w:rPrChange w:id="5542" w:author="Στάθης Καπ" w:date="2023-02-02T17:57:00Z">
                    <w:rPr/>
                  </w:rPrChange>
                </w:rPr>
                <w:t>1255</w:t>
              </w:r>
            </w:ins>
          </w:p>
        </w:tc>
        <w:tc>
          <w:tcPr>
            <w:tcW w:w="1428" w:type="dxa"/>
          </w:tcPr>
          <w:p w14:paraId="73E36A30" w14:textId="0EBB0C03" w:rsidR="002B540C" w:rsidRPr="0037443C" w:rsidRDefault="002B540C" w:rsidP="002B540C">
            <w:pPr>
              <w:rPr>
                <w:ins w:id="5543" w:author="Στάθης Καπ" w:date="2023-02-02T17:38:00Z"/>
                <w:rFonts w:cstheme="minorHAnsi"/>
                <w:sz w:val="20"/>
                <w:szCs w:val="20"/>
                <w:rPrChange w:id="5544" w:author="Στάθης Καπ" w:date="2023-02-02T17:57:00Z">
                  <w:rPr>
                    <w:ins w:id="5545" w:author="Στάθης Καπ" w:date="2023-02-02T17:38:00Z"/>
                    <w:rFonts w:cstheme="minorHAnsi"/>
                    <w:sz w:val="18"/>
                    <w:szCs w:val="18"/>
                  </w:rPr>
                </w:rPrChange>
              </w:rPr>
            </w:pPr>
            <w:ins w:id="5546" w:author="Στάθης Καπ" w:date="2023-02-02T17:57:00Z">
              <w:r w:rsidRPr="0037443C">
                <w:rPr>
                  <w:sz w:val="20"/>
                  <w:szCs w:val="20"/>
                  <w:rPrChange w:id="5547" w:author="Στάθης Καπ" w:date="2023-02-02T17:57:00Z">
                    <w:rPr/>
                  </w:rPrChange>
                </w:rPr>
                <w:t>2.124</w:t>
              </w:r>
            </w:ins>
          </w:p>
        </w:tc>
        <w:tc>
          <w:tcPr>
            <w:tcW w:w="1428" w:type="dxa"/>
          </w:tcPr>
          <w:p w14:paraId="766DA759" w14:textId="38C883EA" w:rsidR="002B540C" w:rsidRPr="0037443C" w:rsidRDefault="002B540C" w:rsidP="002B540C">
            <w:pPr>
              <w:rPr>
                <w:ins w:id="5548" w:author="Στάθης Καπ" w:date="2023-02-02T17:38:00Z"/>
                <w:rFonts w:cstheme="minorHAnsi"/>
                <w:sz w:val="20"/>
                <w:szCs w:val="20"/>
                <w:rPrChange w:id="5549" w:author="Στάθης Καπ" w:date="2023-02-02T17:57:00Z">
                  <w:rPr>
                    <w:ins w:id="5550" w:author="Στάθης Καπ" w:date="2023-02-02T17:38:00Z"/>
                    <w:rFonts w:cstheme="minorHAnsi"/>
                    <w:sz w:val="18"/>
                    <w:szCs w:val="18"/>
                  </w:rPr>
                </w:rPrChange>
              </w:rPr>
            </w:pPr>
            <w:ins w:id="5551" w:author="Στάθης Καπ" w:date="2023-02-02T17:57:00Z">
              <w:r w:rsidRPr="0037443C">
                <w:rPr>
                  <w:sz w:val="20"/>
                  <w:szCs w:val="20"/>
                  <w:rPrChange w:id="5552" w:author="Στάθης Καπ" w:date="2023-02-02T17:57:00Z">
                    <w:rPr/>
                  </w:rPrChange>
                </w:rPr>
                <w:t>76</w:t>
              </w:r>
            </w:ins>
          </w:p>
        </w:tc>
      </w:tr>
      <w:tr w:rsidR="002B540C" w14:paraId="768CA500" w14:textId="77777777" w:rsidTr="00AA2735">
        <w:trPr>
          <w:jc w:val="center"/>
          <w:ins w:id="5553" w:author="Στάθης Καπ" w:date="2023-02-02T17:38:00Z"/>
        </w:trPr>
        <w:tc>
          <w:tcPr>
            <w:tcW w:w="1427" w:type="dxa"/>
          </w:tcPr>
          <w:p w14:paraId="65D9B684" w14:textId="24EECB5E" w:rsidR="002B540C" w:rsidRPr="0037443C" w:rsidRDefault="002B540C" w:rsidP="002B540C">
            <w:pPr>
              <w:rPr>
                <w:ins w:id="5554" w:author="Στάθης Καπ" w:date="2023-02-02T17:38:00Z"/>
                <w:rFonts w:cstheme="minorHAnsi"/>
                <w:sz w:val="20"/>
                <w:szCs w:val="20"/>
                <w:rPrChange w:id="5555" w:author="Στάθης Καπ" w:date="2023-02-02T17:57:00Z">
                  <w:rPr>
                    <w:ins w:id="5556" w:author="Στάθης Καπ" w:date="2023-02-02T17:38:00Z"/>
                    <w:rFonts w:cstheme="minorHAnsi"/>
                    <w:sz w:val="18"/>
                    <w:szCs w:val="18"/>
                  </w:rPr>
                </w:rPrChange>
              </w:rPr>
            </w:pPr>
            <w:ins w:id="5557" w:author="Στάθης Καπ" w:date="2023-02-02T17:39:00Z">
              <w:r w:rsidRPr="0037443C">
                <w:rPr>
                  <w:rFonts w:cstheme="minorHAnsi"/>
                  <w:sz w:val="20"/>
                  <w:szCs w:val="20"/>
                  <w:rPrChange w:id="5558" w:author="Στάθης Καπ" w:date="2023-02-02T17:57:00Z">
                    <w:rPr>
                      <w:rFonts w:cstheme="minorHAnsi"/>
                      <w:sz w:val="18"/>
                      <w:szCs w:val="18"/>
                    </w:rPr>
                  </w:rPrChange>
                </w:rPr>
                <w:t>p</w:t>
              </w:r>
            </w:ins>
            <w:ins w:id="5559" w:author="Στάθης Καπ" w:date="2023-02-02T17:38:00Z">
              <w:r w:rsidRPr="0037443C">
                <w:rPr>
                  <w:rFonts w:cstheme="minorHAnsi"/>
                  <w:sz w:val="20"/>
                  <w:szCs w:val="20"/>
                  <w:rPrChange w:id="5560" w:author="Στάθης Καπ" w:date="2023-02-02T17:57:00Z">
                    <w:rPr>
                      <w:rFonts w:cstheme="minorHAnsi"/>
                      <w:sz w:val="18"/>
                      <w:szCs w:val="18"/>
                    </w:rPr>
                  </w:rPrChange>
                </w:rPr>
                <w:t>r20</w:t>
              </w:r>
            </w:ins>
          </w:p>
        </w:tc>
        <w:tc>
          <w:tcPr>
            <w:tcW w:w="1427" w:type="dxa"/>
          </w:tcPr>
          <w:p w14:paraId="6C3BC64F" w14:textId="4D17E9E3" w:rsidR="002B540C" w:rsidRPr="0037443C" w:rsidRDefault="002B540C" w:rsidP="002B540C">
            <w:pPr>
              <w:rPr>
                <w:ins w:id="5561" w:author="Στάθης Καπ" w:date="2023-02-02T17:38:00Z"/>
                <w:rFonts w:cstheme="minorHAnsi"/>
                <w:sz w:val="20"/>
                <w:szCs w:val="20"/>
                <w:rPrChange w:id="5562" w:author="Στάθης Καπ" w:date="2023-02-02T17:57:00Z">
                  <w:rPr>
                    <w:ins w:id="5563" w:author="Στάθης Καπ" w:date="2023-02-02T17:38:00Z"/>
                    <w:rFonts w:cstheme="minorHAnsi"/>
                    <w:sz w:val="18"/>
                    <w:szCs w:val="18"/>
                  </w:rPr>
                </w:rPrChange>
              </w:rPr>
            </w:pPr>
            <w:ins w:id="5564" w:author="Στάθης Καπ" w:date="2023-02-02T17:50:00Z">
              <w:r w:rsidRPr="0037443C">
                <w:rPr>
                  <w:sz w:val="20"/>
                  <w:szCs w:val="20"/>
                  <w:rPrChange w:id="5565" w:author="Στάθης Καπ" w:date="2023-02-02T17:57:00Z">
                    <w:rPr/>
                  </w:rPrChange>
                </w:rPr>
                <w:t>1690</w:t>
              </w:r>
            </w:ins>
          </w:p>
        </w:tc>
        <w:tc>
          <w:tcPr>
            <w:tcW w:w="1690" w:type="dxa"/>
          </w:tcPr>
          <w:p w14:paraId="4C33B52B" w14:textId="41764C55" w:rsidR="002B540C" w:rsidRPr="0037443C" w:rsidRDefault="002B540C" w:rsidP="002B540C">
            <w:pPr>
              <w:rPr>
                <w:ins w:id="5566" w:author="Στάθης Καπ" w:date="2023-02-02T17:38:00Z"/>
                <w:rFonts w:cstheme="minorHAnsi"/>
                <w:sz w:val="20"/>
                <w:szCs w:val="20"/>
                <w:rPrChange w:id="5567" w:author="Στάθης Καπ" w:date="2023-02-02T17:57:00Z">
                  <w:rPr>
                    <w:ins w:id="5568" w:author="Στάθης Καπ" w:date="2023-02-02T17:38:00Z"/>
                    <w:rFonts w:cstheme="minorHAnsi"/>
                    <w:sz w:val="18"/>
                    <w:szCs w:val="18"/>
                  </w:rPr>
                </w:rPrChange>
              </w:rPr>
            </w:pPr>
            <w:ins w:id="5569" w:author="Στάθης Καπ" w:date="2023-02-02T17:55:00Z">
              <w:r w:rsidRPr="0037443C">
                <w:rPr>
                  <w:sz w:val="20"/>
                  <w:szCs w:val="20"/>
                  <w:rPrChange w:id="5570" w:author="Στάθης Καπ" w:date="2023-02-02T17:57:00Z">
                    <w:rPr/>
                  </w:rPrChange>
                </w:rPr>
                <w:t>1514</w:t>
              </w:r>
            </w:ins>
          </w:p>
        </w:tc>
        <w:tc>
          <w:tcPr>
            <w:tcW w:w="1428" w:type="dxa"/>
          </w:tcPr>
          <w:p w14:paraId="76B9FED2" w14:textId="7F798404" w:rsidR="002B540C" w:rsidRPr="0037443C" w:rsidRDefault="002B540C" w:rsidP="002B540C">
            <w:pPr>
              <w:rPr>
                <w:ins w:id="5571" w:author="Στάθης Καπ" w:date="2023-02-02T17:38:00Z"/>
                <w:rFonts w:cstheme="minorHAnsi"/>
                <w:sz w:val="20"/>
                <w:szCs w:val="20"/>
                <w:rPrChange w:id="5572" w:author="Στάθης Καπ" w:date="2023-02-02T17:57:00Z">
                  <w:rPr>
                    <w:ins w:id="5573" w:author="Στάθης Καπ" w:date="2023-02-02T17:38:00Z"/>
                    <w:rFonts w:cstheme="minorHAnsi"/>
                    <w:sz w:val="18"/>
                    <w:szCs w:val="18"/>
                  </w:rPr>
                </w:rPrChange>
              </w:rPr>
            </w:pPr>
            <w:ins w:id="5574" w:author="Στάθης Καπ" w:date="2023-02-02T17:57:00Z">
              <w:r w:rsidRPr="0037443C">
                <w:rPr>
                  <w:sz w:val="20"/>
                  <w:szCs w:val="20"/>
                  <w:rPrChange w:id="5575" w:author="Στάθης Καπ" w:date="2023-02-02T17:57:00Z">
                    <w:rPr/>
                  </w:rPrChange>
                </w:rPr>
                <w:t>1547</w:t>
              </w:r>
            </w:ins>
          </w:p>
        </w:tc>
        <w:tc>
          <w:tcPr>
            <w:tcW w:w="1428" w:type="dxa"/>
          </w:tcPr>
          <w:p w14:paraId="5871B413" w14:textId="73CA8FC0" w:rsidR="002B540C" w:rsidRPr="0037443C" w:rsidRDefault="002B540C" w:rsidP="002B540C">
            <w:pPr>
              <w:rPr>
                <w:ins w:id="5576" w:author="Στάθης Καπ" w:date="2023-02-02T17:38:00Z"/>
                <w:rFonts w:cstheme="minorHAnsi"/>
                <w:sz w:val="20"/>
                <w:szCs w:val="20"/>
                <w:rPrChange w:id="5577" w:author="Στάθης Καπ" w:date="2023-02-02T17:57:00Z">
                  <w:rPr>
                    <w:ins w:id="5578" w:author="Στάθης Καπ" w:date="2023-02-02T17:38:00Z"/>
                    <w:rFonts w:cstheme="minorHAnsi"/>
                    <w:sz w:val="18"/>
                    <w:szCs w:val="18"/>
                  </w:rPr>
                </w:rPrChange>
              </w:rPr>
            </w:pPr>
            <w:ins w:id="5579" w:author="Στάθης Καπ" w:date="2023-02-02T17:57:00Z">
              <w:r w:rsidRPr="0037443C">
                <w:rPr>
                  <w:sz w:val="20"/>
                  <w:szCs w:val="20"/>
                  <w:rPrChange w:id="5580" w:author="Στάθης Καπ" w:date="2023-02-02T17:57:00Z">
                    <w:rPr/>
                  </w:rPrChange>
                </w:rPr>
                <w:t>3</w:t>
              </w:r>
            </w:ins>
          </w:p>
        </w:tc>
        <w:tc>
          <w:tcPr>
            <w:tcW w:w="1428" w:type="dxa"/>
          </w:tcPr>
          <w:p w14:paraId="1D162B6D" w14:textId="3CF9B428" w:rsidR="002B540C" w:rsidRPr="0037443C" w:rsidRDefault="002B540C" w:rsidP="002B540C">
            <w:pPr>
              <w:rPr>
                <w:ins w:id="5581" w:author="Στάθης Καπ" w:date="2023-02-02T17:38:00Z"/>
                <w:rFonts w:cstheme="minorHAnsi"/>
                <w:sz w:val="20"/>
                <w:szCs w:val="20"/>
                <w:rPrChange w:id="5582" w:author="Στάθης Καπ" w:date="2023-02-02T17:57:00Z">
                  <w:rPr>
                    <w:ins w:id="5583" w:author="Στάθης Καπ" w:date="2023-02-02T17:38:00Z"/>
                    <w:rFonts w:cstheme="minorHAnsi"/>
                    <w:sz w:val="18"/>
                    <w:szCs w:val="18"/>
                  </w:rPr>
                </w:rPrChange>
              </w:rPr>
            </w:pPr>
            <w:ins w:id="5584" w:author="Στάθης Καπ" w:date="2023-02-02T17:57:00Z">
              <w:r w:rsidRPr="0037443C">
                <w:rPr>
                  <w:sz w:val="20"/>
                  <w:szCs w:val="20"/>
                  <w:rPrChange w:id="5585" w:author="Στάθης Καπ" w:date="2023-02-02T17:57:00Z">
                    <w:rPr/>
                  </w:rPrChange>
                </w:rPr>
                <w:t>89</w:t>
              </w:r>
            </w:ins>
          </w:p>
        </w:tc>
      </w:tr>
    </w:tbl>
    <w:p w14:paraId="37EFEB82" w14:textId="3C8C9BFE" w:rsidR="00833224" w:rsidRPr="002F10D4" w:rsidRDefault="00833224">
      <w:pPr>
        <w:rPr>
          <w:ins w:id="5586" w:author="Στάθης Καπ" w:date="2023-02-01T06:01:00Z"/>
          <w:lang w:val="el-GR"/>
          <w:rPrChange w:id="5587" w:author="Στάθης Καπ" w:date="2023-02-02T18:01:00Z">
            <w:rPr>
              <w:ins w:id="5588" w:author="Στάθης Καπ" w:date="2023-02-01T06:01:00Z"/>
            </w:rPr>
          </w:rPrChange>
        </w:rPr>
      </w:pPr>
    </w:p>
    <w:p w14:paraId="6F7B4FAC" w14:textId="6F7DC452" w:rsidR="000D5020" w:rsidRDefault="000D5020" w:rsidP="000D5020">
      <w:pPr>
        <w:pStyle w:val="Caption"/>
        <w:keepNext/>
        <w:rPr>
          <w:ins w:id="5589" w:author="Στάθης Καπ" w:date="2023-02-01T06:01:00Z"/>
        </w:rPr>
      </w:pPr>
      <w:ins w:id="5590" w:author="Στάθης Καπ" w:date="2023-02-01T06:01:00Z">
        <w:r>
          <w:t xml:space="preserve">Table </w:t>
        </w:r>
        <w:r>
          <w:fldChar w:fldCharType="begin"/>
        </w:r>
        <w:r>
          <w:instrText xml:space="preserve"> SEQ Table \* ARABIC </w:instrText>
        </w:r>
        <w:r>
          <w:fldChar w:fldCharType="separate"/>
        </w:r>
      </w:ins>
      <w:ins w:id="5591" w:author="Στάθης Καπ" w:date="2023-02-12T06:03:00Z">
        <w:r w:rsidR="00237FE3">
          <w:rPr>
            <w:noProof/>
          </w:rPr>
          <w:t>1</w:t>
        </w:r>
      </w:ins>
      <w:ins w:id="5592" w:author="Στάθης Καπ" w:date="2023-02-01T06:01:00Z">
        <w:r>
          <w:rPr>
            <w:noProof/>
          </w:rPr>
          <w:fldChar w:fldCharType="end"/>
        </w:r>
        <w:r>
          <w:t xml:space="preserve">: Cordeau instances </w:t>
        </w:r>
        <w:r>
          <w:rPr>
            <w:lang w:val="el-GR"/>
          </w:rPr>
          <w:t>για</w:t>
        </w:r>
        <w:r w:rsidRPr="000D5020">
          <w:t xml:space="preserve"> </w:t>
        </w:r>
        <w:r>
          <w:t>m=1</w:t>
        </w:r>
      </w:ins>
    </w:p>
    <w:tbl>
      <w:tblPr>
        <w:tblStyle w:val="TableGrid"/>
        <w:tblW w:w="9540" w:type="dxa"/>
        <w:tblInd w:w="-340" w:type="dxa"/>
        <w:tblCellMar>
          <w:left w:w="28" w:type="dxa"/>
          <w:right w:w="28" w:type="dxa"/>
        </w:tblCellMar>
        <w:tblLook w:val="04A0" w:firstRow="1" w:lastRow="0" w:firstColumn="1" w:lastColumn="0" w:noHBand="0" w:noVBand="1"/>
      </w:tblPr>
      <w:tblGrid>
        <w:gridCol w:w="414"/>
        <w:gridCol w:w="470"/>
        <w:gridCol w:w="885"/>
        <w:gridCol w:w="443"/>
        <w:gridCol w:w="470"/>
        <w:gridCol w:w="558"/>
        <w:gridCol w:w="444"/>
        <w:gridCol w:w="470"/>
        <w:gridCol w:w="558"/>
        <w:gridCol w:w="443"/>
        <w:gridCol w:w="470"/>
        <w:gridCol w:w="558"/>
        <w:gridCol w:w="444"/>
        <w:gridCol w:w="470"/>
        <w:gridCol w:w="558"/>
        <w:gridCol w:w="443"/>
        <w:gridCol w:w="459"/>
        <w:gridCol w:w="552"/>
        <w:gridCol w:w="431"/>
        <w:tblGridChange w:id="5593">
          <w:tblGrid>
            <w:gridCol w:w="414"/>
            <w:gridCol w:w="470"/>
            <w:gridCol w:w="885"/>
            <w:gridCol w:w="271"/>
            <w:gridCol w:w="172"/>
            <w:gridCol w:w="243"/>
            <w:gridCol w:w="227"/>
            <w:gridCol w:w="243"/>
            <w:gridCol w:w="315"/>
            <w:gridCol w:w="444"/>
            <w:gridCol w:w="128"/>
            <w:gridCol w:w="342"/>
            <w:gridCol w:w="101"/>
            <w:gridCol w:w="457"/>
            <w:gridCol w:w="13"/>
            <w:gridCol w:w="430"/>
            <w:gridCol w:w="128"/>
            <w:gridCol w:w="342"/>
            <w:gridCol w:w="102"/>
            <w:gridCol w:w="456"/>
            <w:gridCol w:w="14"/>
            <w:gridCol w:w="430"/>
            <w:gridCol w:w="128"/>
            <w:gridCol w:w="342"/>
            <w:gridCol w:w="101"/>
            <w:gridCol w:w="457"/>
            <w:gridCol w:w="13"/>
            <w:gridCol w:w="430"/>
            <w:gridCol w:w="125"/>
            <w:gridCol w:w="334"/>
            <w:gridCol w:w="110"/>
            <w:gridCol w:w="442"/>
            <w:gridCol w:w="28"/>
            <w:gridCol w:w="403"/>
            <w:gridCol w:w="155"/>
            <w:gridCol w:w="443"/>
            <w:gridCol w:w="459"/>
            <w:gridCol w:w="552"/>
            <w:gridCol w:w="431"/>
          </w:tblGrid>
        </w:tblGridChange>
      </w:tblGrid>
      <w:tr w:rsidR="005A7785" w:rsidRPr="00AB438A" w14:paraId="6E87AEE1" w14:textId="0A67F3A0" w:rsidTr="00346577">
        <w:trPr>
          <w:trHeight w:val="247"/>
          <w:ins w:id="5594" w:author="Στάθης Καπ" w:date="2023-02-01T06:01:00Z"/>
        </w:trPr>
        <w:tc>
          <w:tcPr>
            <w:tcW w:w="414" w:type="dxa"/>
            <w:vMerge w:val="restart"/>
            <w:vAlign w:val="center"/>
          </w:tcPr>
          <w:p w14:paraId="23B8DD86" w14:textId="77777777" w:rsidR="005A7785" w:rsidRPr="006E0881" w:rsidRDefault="005A7785" w:rsidP="00A67B08">
            <w:pPr>
              <w:jc w:val="center"/>
              <w:rPr>
                <w:ins w:id="5595" w:author="Στάθης Καπ" w:date="2023-02-01T06:01:00Z"/>
                <w:sz w:val="18"/>
                <w:szCs w:val="18"/>
              </w:rPr>
            </w:pPr>
          </w:p>
        </w:tc>
        <w:tc>
          <w:tcPr>
            <w:tcW w:w="3270" w:type="dxa"/>
            <w:gridSpan w:val="6"/>
            <w:vAlign w:val="center"/>
          </w:tcPr>
          <w:p w14:paraId="1C3898D4" w14:textId="7290B520" w:rsidR="005A7785" w:rsidRPr="006E0881" w:rsidRDefault="005A7785" w:rsidP="00A67B08">
            <w:pPr>
              <w:jc w:val="center"/>
              <w:rPr>
                <w:ins w:id="5596" w:author="Στάθης Καπ" w:date="2023-02-01T06:01:00Z"/>
                <w:sz w:val="18"/>
                <w:szCs w:val="18"/>
              </w:rPr>
            </w:pPr>
            <w:ins w:id="5597" w:author="Στάθης Καπ" w:date="2023-02-01T06:01:00Z">
              <w:r>
                <w:rPr>
                  <w:sz w:val="18"/>
                  <w:szCs w:val="18"/>
                </w:rPr>
                <w:t>S</w:t>
              </w:r>
              <w:r w:rsidRPr="006E0881">
                <w:rPr>
                  <w:sz w:val="18"/>
                  <w:szCs w:val="18"/>
                </w:rPr>
                <w:t>=2</w:t>
              </w:r>
            </w:ins>
          </w:p>
        </w:tc>
        <w:tc>
          <w:tcPr>
            <w:tcW w:w="2943" w:type="dxa"/>
            <w:gridSpan w:val="6"/>
            <w:vAlign w:val="center"/>
          </w:tcPr>
          <w:p w14:paraId="6B85D0AB" w14:textId="0A2C78E8" w:rsidR="005A7785" w:rsidRDefault="005A7785" w:rsidP="00A67B08">
            <w:pPr>
              <w:jc w:val="center"/>
              <w:rPr>
                <w:ins w:id="5598" w:author="Στάθης Καπ" w:date="2023-02-01T06:01:00Z"/>
                <w:sz w:val="18"/>
                <w:szCs w:val="18"/>
              </w:rPr>
            </w:pPr>
            <w:ins w:id="5599" w:author="Στάθης Καπ" w:date="2023-02-01T06:01:00Z">
              <w:r>
                <w:rPr>
                  <w:sz w:val="18"/>
                  <w:szCs w:val="18"/>
                </w:rPr>
                <w:t>S</w:t>
              </w:r>
              <w:r w:rsidRPr="006E0881">
                <w:rPr>
                  <w:sz w:val="18"/>
                  <w:szCs w:val="18"/>
                </w:rPr>
                <w:t>=</w:t>
              </w:r>
              <w:r>
                <w:rPr>
                  <w:sz w:val="18"/>
                  <w:szCs w:val="18"/>
                </w:rPr>
                <w:t>3</w:t>
              </w:r>
            </w:ins>
          </w:p>
        </w:tc>
        <w:tc>
          <w:tcPr>
            <w:tcW w:w="2913" w:type="dxa"/>
            <w:gridSpan w:val="6"/>
            <w:vAlign w:val="center"/>
          </w:tcPr>
          <w:p w14:paraId="43516EB2" w14:textId="0FD02F98" w:rsidR="005A7785" w:rsidRDefault="005A7785" w:rsidP="00A67B08">
            <w:pPr>
              <w:jc w:val="center"/>
              <w:rPr>
                <w:ins w:id="5600" w:author="Στάθης Καπ" w:date="2023-02-01T06:01:00Z"/>
                <w:sz w:val="18"/>
                <w:szCs w:val="18"/>
              </w:rPr>
            </w:pPr>
            <w:ins w:id="5601" w:author="Στάθης Καπ" w:date="2023-02-01T06:01:00Z">
              <w:r>
                <w:rPr>
                  <w:sz w:val="18"/>
                  <w:szCs w:val="18"/>
                </w:rPr>
                <w:t>S=4</w:t>
              </w:r>
            </w:ins>
          </w:p>
        </w:tc>
      </w:tr>
      <w:tr w:rsidR="005A7785" w:rsidRPr="00AB438A" w14:paraId="315BD063" w14:textId="261074A3" w:rsidTr="00346577">
        <w:trPr>
          <w:trHeight w:val="169"/>
          <w:ins w:id="5602" w:author="Στάθης Καπ" w:date="2023-02-01T06:01:00Z"/>
        </w:trPr>
        <w:tc>
          <w:tcPr>
            <w:tcW w:w="414" w:type="dxa"/>
            <w:vMerge/>
            <w:vAlign w:val="center"/>
          </w:tcPr>
          <w:p w14:paraId="664CEA6B" w14:textId="77777777" w:rsidR="005A7785" w:rsidRPr="006E0881" w:rsidRDefault="005A7785" w:rsidP="00A67B08">
            <w:pPr>
              <w:jc w:val="center"/>
              <w:rPr>
                <w:ins w:id="5603" w:author="Στάθης Καπ" w:date="2023-02-01T06:01:00Z"/>
                <w:sz w:val="18"/>
                <w:szCs w:val="18"/>
              </w:rPr>
            </w:pPr>
          </w:p>
        </w:tc>
        <w:tc>
          <w:tcPr>
            <w:tcW w:w="1798" w:type="dxa"/>
            <w:gridSpan w:val="3"/>
            <w:vAlign w:val="center"/>
          </w:tcPr>
          <w:p w14:paraId="70C7DB3C" w14:textId="55ED9670" w:rsidR="005A7785" w:rsidRPr="00E00A0D" w:rsidRDefault="005A7785" w:rsidP="00A67B08">
            <w:pPr>
              <w:jc w:val="center"/>
              <w:rPr>
                <w:ins w:id="5604" w:author="Στάθης Καπ" w:date="2023-02-01T06:01:00Z"/>
                <w:rFonts w:cstheme="minorHAnsi"/>
                <w:sz w:val="18"/>
                <w:szCs w:val="18"/>
              </w:rPr>
            </w:pPr>
            <w:ins w:id="5605" w:author="Στάθης Καπ" w:date="2023-02-01T06:01:00Z">
              <w:r w:rsidRPr="00E00A0D">
                <w:rPr>
                  <w:rFonts w:cstheme="minorHAnsi"/>
                  <w:sz w:val="18"/>
                  <w:szCs w:val="18"/>
                </w:rPr>
                <w:t>With memory</w:t>
              </w:r>
            </w:ins>
          </w:p>
        </w:tc>
        <w:tc>
          <w:tcPr>
            <w:tcW w:w="1472" w:type="dxa"/>
            <w:gridSpan w:val="3"/>
            <w:vAlign w:val="center"/>
          </w:tcPr>
          <w:p w14:paraId="3E326FC7" w14:textId="15858BB3" w:rsidR="005A7785" w:rsidRPr="00E00A0D" w:rsidRDefault="005A7785" w:rsidP="00A67B08">
            <w:pPr>
              <w:jc w:val="center"/>
              <w:rPr>
                <w:ins w:id="5606" w:author="Στάθης Καπ" w:date="2023-02-01T06:01:00Z"/>
                <w:rFonts w:cstheme="minorHAnsi"/>
                <w:sz w:val="18"/>
                <w:szCs w:val="18"/>
              </w:rPr>
            </w:pPr>
            <w:ins w:id="5607" w:author="Στάθης Καπ" w:date="2023-02-01T06:01:00Z">
              <w:r w:rsidRPr="00E00A0D">
                <w:rPr>
                  <w:rFonts w:cstheme="minorHAnsi"/>
                  <w:sz w:val="18"/>
                  <w:szCs w:val="18"/>
                </w:rPr>
                <w:t>Without memory</w:t>
              </w:r>
            </w:ins>
          </w:p>
        </w:tc>
        <w:tc>
          <w:tcPr>
            <w:tcW w:w="1471" w:type="dxa"/>
            <w:gridSpan w:val="3"/>
            <w:vAlign w:val="center"/>
          </w:tcPr>
          <w:p w14:paraId="2FF6FD2F" w14:textId="1A395072" w:rsidR="005A7785" w:rsidRPr="00E00A0D" w:rsidRDefault="005A7785" w:rsidP="00A67B08">
            <w:pPr>
              <w:jc w:val="center"/>
              <w:rPr>
                <w:ins w:id="5608" w:author="Στάθης Καπ" w:date="2023-02-01T06:01:00Z"/>
                <w:rFonts w:cstheme="minorHAnsi"/>
                <w:sz w:val="18"/>
                <w:szCs w:val="18"/>
              </w:rPr>
            </w:pPr>
            <w:ins w:id="5609" w:author="Στάθης Καπ" w:date="2023-02-01T06:01:00Z">
              <w:r w:rsidRPr="00E00A0D">
                <w:rPr>
                  <w:rFonts w:cstheme="minorHAnsi"/>
                  <w:sz w:val="18"/>
                  <w:szCs w:val="18"/>
                </w:rPr>
                <w:t>With memory</w:t>
              </w:r>
            </w:ins>
          </w:p>
        </w:tc>
        <w:tc>
          <w:tcPr>
            <w:tcW w:w="1472" w:type="dxa"/>
            <w:gridSpan w:val="3"/>
            <w:vAlign w:val="center"/>
          </w:tcPr>
          <w:p w14:paraId="2CE978C6" w14:textId="40EA9526" w:rsidR="005A7785" w:rsidRPr="00E00A0D" w:rsidRDefault="005A7785" w:rsidP="00A67B08">
            <w:pPr>
              <w:jc w:val="center"/>
              <w:rPr>
                <w:ins w:id="5610" w:author="Στάθης Καπ" w:date="2023-02-01T06:01:00Z"/>
                <w:rFonts w:cstheme="minorHAnsi"/>
                <w:sz w:val="18"/>
                <w:szCs w:val="18"/>
              </w:rPr>
            </w:pPr>
            <w:ins w:id="5611" w:author="Στάθης Καπ" w:date="2023-02-01T06:01:00Z">
              <w:r w:rsidRPr="00E00A0D">
                <w:rPr>
                  <w:rFonts w:cstheme="minorHAnsi"/>
                  <w:sz w:val="18"/>
                  <w:szCs w:val="18"/>
                </w:rPr>
                <w:t>Without memory</w:t>
              </w:r>
            </w:ins>
          </w:p>
        </w:tc>
        <w:tc>
          <w:tcPr>
            <w:tcW w:w="1471" w:type="dxa"/>
            <w:gridSpan w:val="3"/>
            <w:vAlign w:val="center"/>
          </w:tcPr>
          <w:p w14:paraId="607C8B87" w14:textId="1972E333" w:rsidR="005A7785" w:rsidRPr="00E00A0D" w:rsidRDefault="005A7785" w:rsidP="00A67B08">
            <w:pPr>
              <w:jc w:val="center"/>
              <w:rPr>
                <w:ins w:id="5612" w:author="Στάθης Καπ" w:date="2023-02-01T06:01:00Z"/>
                <w:rFonts w:cstheme="minorHAnsi"/>
                <w:sz w:val="18"/>
                <w:szCs w:val="18"/>
              </w:rPr>
            </w:pPr>
            <w:ins w:id="5613" w:author="Στάθης Καπ" w:date="2023-02-01T06:01:00Z">
              <w:r w:rsidRPr="00E00A0D">
                <w:rPr>
                  <w:rFonts w:cstheme="minorHAnsi"/>
                  <w:sz w:val="18"/>
                  <w:szCs w:val="18"/>
                </w:rPr>
                <w:t>With memory</w:t>
              </w:r>
            </w:ins>
          </w:p>
        </w:tc>
        <w:tc>
          <w:tcPr>
            <w:tcW w:w="1442" w:type="dxa"/>
            <w:gridSpan w:val="3"/>
            <w:vAlign w:val="center"/>
          </w:tcPr>
          <w:p w14:paraId="45CA8CD4" w14:textId="1E77F56E" w:rsidR="005A7785" w:rsidRPr="00E00A0D" w:rsidRDefault="005A7785" w:rsidP="00A67B08">
            <w:pPr>
              <w:jc w:val="center"/>
              <w:rPr>
                <w:ins w:id="5614" w:author="Στάθης Καπ" w:date="2023-02-01T06:01:00Z"/>
                <w:rFonts w:cstheme="minorHAnsi"/>
                <w:sz w:val="18"/>
                <w:szCs w:val="18"/>
              </w:rPr>
            </w:pPr>
            <w:ins w:id="5615" w:author="Στάθης Καπ" w:date="2023-02-01T06:01:00Z">
              <w:r w:rsidRPr="00E00A0D">
                <w:rPr>
                  <w:rFonts w:cstheme="minorHAnsi"/>
                  <w:sz w:val="18"/>
                  <w:szCs w:val="18"/>
                </w:rPr>
                <w:t>Without memory</w:t>
              </w:r>
            </w:ins>
          </w:p>
        </w:tc>
      </w:tr>
      <w:tr w:rsidR="00C3762F" w:rsidRPr="00AB438A" w14:paraId="07489616" w14:textId="06898546" w:rsidTr="00346577">
        <w:trPr>
          <w:trHeight w:val="169"/>
          <w:ins w:id="5616" w:author="Στάθης Καπ" w:date="2023-02-01T06:01:00Z"/>
        </w:trPr>
        <w:tc>
          <w:tcPr>
            <w:tcW w:w="414" w:type="dxa"/>
            <w:vMerge/>
            <w:vAlign w:val="center"/>
          </w:tcPr>
          <w:p w14:paraId="2A56376A" w14:textId="77777777" w:rsidR="005A7785" w:rsidRPr="006E0881" w:rsidRDefault="005A7785" w:rsidP="00A67B08">
            <w:pPr>
              <w:jc w:val="center"/>
              <w:rPr>
                <w:ins w:id="5617" w:author="Στάθης Καπ" w:date="2023-02-01T06:01:00Z"/>
                <w:sz w:val="18"/>
                <w:szCs w:val="18"/>
              </w:rPr>
            </w:pPr>
          </w:p>
        </w:tc>
        <w:tc>
          <w:tcPr>
            <w:tcW w:w="470" w:type="dxa"/>
            <w:vAlign w:val="center"/>
          </w:tcPr>
          <w:p w14:paraId="2ECC0E8D" w14:textId="77777777" w:rsidR="005A7785" w:rsidRPr="00E00A0D" w:rsidRDefault="005A7785" w:rsidP="00A67B08">
            <w:pPr>
              <w:jc w:val="center"/>
              <w:rPr>
                <w:ins w:id="5618" w:author="Στάθης Καπ" w:date="2023-02-01T06:01:00Z"/>
                <w:rFonts w:cstheme="minorHAnsi"/>
                <w:sz w:val="18"/>
                <w:szCs w:val="18"/>
              </w:rPr>
            </w:pPr>
            <w:ins w:id="5619" w:author="Στάθης Καπ" w:date="2023-02-01T06:01:00Z">
              <w:r w:rsidRPr="00E00A0D">
                <w:rPr>
                  <w:rFonts w:cstheme="minorHAnsi"/>
                  <w:sz w:val="18"/>
                  <w:szCs w:val="18"/>
                </w:rPr>
                <w:t>score</w:t>
              </w:r>
            </w:ins>
          </w:p>
        </w:tc>
        <w:tc>
          <w:tcPr>
            <w:tcW w:w="885" w:type="dxa"/>
            <w:vAlign w:val="center"/>
          </w:tcPr>
          <w:p w14:paraId="65570931" w14:textId="77777777" w:rsidR="005A7785" w:rsidRPr="00E00A0D" w:rsidRDefault="005A7785" w:rsidP="00A67B08">
            <w:pPr>
              <w:jc w:val="center"/>
              <w:rPr>
                <w:ins w:id="5620" w:author="Στάθης Καπ" w:date="2023-02-01T06:01:00Z"/>
                <w:rFonts w:cstheme="minorHAnsi"/>
                <w:sz w:val="18"/>
                <w:szCs w:val="18"/>
              </w:rPr>
            </w:pPr>
            <w:ins w:id="5621" w:author="Στάθης Καπ" w:date="2023-02-01T06:01:00Z">
              <w:r w:rsidRPr="00E00A0D">
                <w:rPr>
                  <w:rFonts w:cstheme="minorHAnsi"/>
                  <w:sz w:val="18"/>
                  <w:szCs w:val="18"/>
                </w:rPr>
                <w:t>CPU(s)</w:t>
              </w:r>
            </w:ins>
          </w:p>
        </w:tc>
        <w:tc>
          <w:tcPr>
            <w:tcW w:w="443" w:type="dxa"/>
            <w:vAlign w:val="center"/>
          </w:tcPr>
          <w:p w14:paraId="57089210" w14:textId="77777777" w:rsidR="005A7785" w:rsidRPr="00E00A0D" w:rsidRDefault="005A7785" w:rsidP="00A67B08">
            <w:pPr>
              <w:jc w:val="center"/>
              <w:rPr>
                <w:ins w:id="5622" w:author="Στάθης Καπ" w:date="2023-02-01T06:01:00Z"/>
                <w:rFonts w:cstheme="minorHAnsi"/>
                <w:sz w:val="18"/>
                <w:szCs w:val="18"/>
              </w:rPr>
            </w:pPr>
            <w:ins w:id="5623" w:author="Στάθης Καπ" w:date="2023-02-01T06:01:00Z">
              <w:r w:rsidRPr="00E00A0D">
                <w:rPr>
                  <w:rFonts w:cstheme="minorHAnsi"/>
                  <w:sz w:val="18"/>
                  <w:szCs w:val="18"/>
                </w:rPr>
                <w:t>visits</w:t>
              </w:r>
            </w:ins>
          </w:p>
        </w:tc>
        <w:tc>
          <w:tcPr>
            <w:tcW w:w="470" w:type="dxa"/>
            <w:vAlign w:val="center"/>
          </w:tcPr>
          <w:p w14:paraId="7ED853EA" w14:textId="77777777" w:rsidR="005A7785" w:rsidRPr="00E00A0D" w:rsidRDefault="005A7785" w:rsidP="00A67B08">
            <w:pPr>
              <w:jc w:val="center"/>
              <w:rPr>
                <w:ins w:id="5624" w:author="Στάθης Καπ" w:date="2023-02-01T06:01:00Z"/>
                <w:rFonts w:cstheme="minorHAnsi"/>
                <w:sz w:val="18"/>
                <w:szCs w:val="18"/>
              </w:rPr>
            </w:pPr>
            <w:ins w:id="5625" w:author="Στάθης Καπ" w:date="2023-02-01T06:01:00Z">
              <w:r w:rsidRPr="00E00A0D">
                <w:rPr>
                  <w:rFonts w:cstheme="minorHAnsi"/>
                  <w:sz w:val="18"/>
                  <w:szCs w:val="18"/>
                </w:rPr>
                <w:t>score</w:t>
              </w:r>
            </w:ins>
          </w:p>
        </w:tc>
        <w:tc>
          <w:tcPr>
            <w:tcW w:w="558" w:type="dxa"/>
            <w:vAlign w:val="center"/>
          </w:tcPr>
          <w:p w14:paraId="4C182B9F" w14:textId="77777777" w:rsidR="005A7785" w:rsidRPr="00E00A0D" w:rsidRDefault="005A7785" w:rsidP="00A67B08">
            <w:pPr>
              <w:jc w:val="center"/>
              <w:rPr>
                <w:ins w:id="5626" w:author="Στάθης Καπ" w:date="2023-02-01T06:01:00Z"/>
                <w:rFonts w:cstheme="minorHAnsi"/>
                <w:sz w:val="18"/>
                <w:szCs w:val="18"/>
              </w:rPr>
            </w:pPr>
            <w:ins w:id="5627" w:author="Στάθης Καπ" w:date="2023-02-01T06:01:00Z">
              <w:r w:rsidRPr="00E00A0D">
                <w:rPr>
                  <w:rFonts w:cstheme="minorHAnsi"/>
                  <w:sz w:val="18"/>
                  <w:szCs w:val="18"/>
                </w:rPr>
                <w:t>CPU(s)</w:t>
              </w:r>
            </w:ins>
          </w:p>
        </w:tc>
        <w:tc>
          <w:tcPr>
            <w:tcW w:w="444" w:type="dxa"/>
            <w:vAlign w:val="center"/>
          </w:tcPr>
          <w:p w14:paraId="564E5717" w14:textId="77777777" w:rsidR="005A7785" w:rsidRPr="00E00A0D" w:rsidRDefault="005A7785" w:rsidP="00A67B08">
            <w:pPr>
              <w:jc w:val="center"/>
              <w:rPr>
                <w:ins w:id="5628" w:author="Στάθης Καπ" w:date="2023-02-01T06:01:00Z"/>
                <w:rFonts w:cstheme="minorHAnsi"/>
                <w:sz w:val="18"/>
                <w:szCs w:val="18"/>
              </w:rPr>
            </w:pPr>
            <w:ins w:id="5629" w:author="Στάθης Καπ" w:date="2023-02-01T06:01:00Z">
              <w:r w:rsidRPr="00E00A0D">
                <w:rPr>
                  <w:rFonts w:cstheme="minorHAnsi"/>
                  <w:sz w:val="18"/>
                  <w:szCs w:val="18"/>
                </w:rPr>
                <w:t>visits</w:t>
              </w:r>
            </w:ins>
          </w:p>
        </w:tc>
        <w:tc>
          <w:tcPr>
            <w:tcW w:w="470" w:type="dxa"/>
            <w:vAlign w:val="center"/>
          </w:tcPr>
          <w:p w14:paraId="166FEF84" w14:textId="77777777" w:rsidR="005A7785" w:rsidRPr="00E00A0D" w:rsidRDefault="005A7785" w:rsidP="00A67B08">
            <w:pPr>
              <w:jc w:val="center"/>
              <w:rPr>
                <w:ins w:id="5630" w:author="Στάθης Καπ" w:date="2023-02-01T06:01:00Z"/>
                <w:rFonts w:cstheme="minorHAnsi"/>
                <w:sz w:val="18"/>
                <w:szCs w:val="18"/>
              </w:rPr>
            </w:pPr>
            <w:ins w:id="5631" w:author="Στάθης Καπ" w:date="2023-02-01T06:01:00Z">
              <w:r w:rsidRPr="00E00A0D">
                <w:rPr>
                  <w:rFonts w:cstheme="minorHAnsi"/>
                  <w:sz w:val="18"/>
                  <w:szCs w:val="18"/>
                </w:rPr>
                <w:t>score</w:t>
              </w:r>
            </w:ins>
          </w:p>
        </w:tc>
        <w:tc>
          <w:tcPr>
            <w:tcW w:w="558" w:type="dxa"/>
            <w:vAlign w:val="center"/>
          </w:tcPr>
          <w:p w14:paraId="5F444C7B" w14:textId="77777777" w:rsidR="005A7785" w:rsidRPr="00E00A0D" w:rsidRDefault="005A7785" w:rsidP="00A67B08">
            <w:pPr>
              <w:jc w:val="center"/>
              <w:rPr>
                <w:ins w:id="5632" w:author="Στάθης Καπ" w:date="2023-02-01T06:01:00Z"/>
                <w:rFonts w:cstheme="minorHAnsi"/>
                <w:sz w:val="18"/>
                <w:szCs w:val="18"/>
              </w:rPr>
            </w:pPr>
            <w:ins w:id="5633" w:author="Στάθης Καπ" w:date="2023-02-01T06:01:00Z">
              <w:r w:rsidRPr="00E00A0D">
                <w:rPr>
                  <w:rFonts w:cstheme="minorHAnsi"/>
                  <w:sz w:val="18"/>
                  <w:szCs w:val="18"/>
                </w:rPr>
                <w:t>CPU(s)</w:t>
              </w:r>
            </w:ins>
          </w:p>
        </w:tc>
        <w:tc>
          <w:tcPr>
            <w:tcW w:w="443" w:type="dxa"/>
            <w:vAlign w:val="center"/>
          </w:tcPr>
          <w:p w14:paraId="5A36E6FE" w14:textId="77777777" w:rsidR="005A7785" w:rsidRPr="00E00A0D" w:rsidRDefault="005A7785" w:rsidP="00A67B08">
            <w:pPr>
              <w:jc w:val="center"/>
              <w:rPr>
                <w:ins w:id="5634" w:author="Στάθης Καπ" w:date="2023-02-01T06:01:00Z"/>
                <w:rFonts w:cstheme="minorHAnsi"/>
                <w:sz w:val="18"/>
                <w:szCs w:val="18"/>
              </w:rPr>
            </w:pPr>
            <w:ins w:id="5635" w:author="Στάθης Καπ" w:date="2023-02-01T06:01:00Z">
              <w:r w:rsidRPr="00E00A0D">
                <w:rPr>
                  <w:rFonts w:cstheme="minorHAnsi"/>
                  <w:sz w:val="18"/>
                  <w:szCs w:val="18"/>
                </w:rPr>
                <w:t>visits</w:t>
              </w:r>
            </w:ins>
          </w:p>
        </w:tc>
        <w:tc>
          <w:tcPr>
            <w:tcW w:w="470" w:type="dxa"/>
            <w:vAlign w:val="center"/>
          </w:tcPr>
          <w:p w14:paraId="6DE97249" w14:textId="007BE9A2" w:rsidR="005A7785" w:rsidRPr="00E00A0D" w:rsidRDefault="005A7785" w:rsidP="00A67B08">
            <w:pPr>
              <w:jc w:val="center"/>
              <w:rPr>
                <w:ins w:id="5636" w:author="Στάθης Καπ" w:date="2023-02-01T06:01:00Z"/>
                <w:rFonts w:cstheme="minorHAnsi"/>
                <w:sz w:val="18"/>
                <w:szCs w:val="18"/>
              </w:rPr>
            </w:pPr>
            <w:ins w:id="5637" w:author="Στάθης Καπ" w:date="2023-02-01T06:01:00Z">
              <w:r w:rsidRPr="00E00A0D">
                <w:rPr>
                  <w:rFonts w:cstheme="minorHAnsi"/>
                  <w:sz w:val="18"/>
                  <w:szCs w:val="18"/>
                </w:rPr>
                <w:t>score</w:t>
              </w:r>
            </w:ins>
          </w:p>
        </w:tc>
        <w:tc>
          <w:tcPr>
            <w:tcW w:w="558" w:type="dxa"/>
            <w:vAlign w:val="center"/>
          </w:tcPr>
          <w:p w14:paraId="2FD249DD" w14:textId="2CBE9DAE" w:rsidR="005A7785" w:rsidRPr="00E00A0D" w:rsidRDefault="005A7785" w:rsidP="00A67B08">
            <w:pPr>
              <w:jc w:val="center"/>
              <w:rPr>
                <w:ins w:id="5638" w:author="Στάθης Καπ" w:date="2023-02-01T06:01:00Z"/>
                <w:rFonts w:cstheme="minorHAnsi"/>
                <w:sz w:val="18"/>
                <w:szCs w:val="18"/>
              </w:rPr>
            </w:pPr>
            <w:ins w:id="5639" w:author="Στάθης Καπ" w:date="2023-02-01T06:01:00Z">
              <w:r w:rsidRPr="00E00A0D">
                <w:rPr>
                  <w:rFonts w:cstheme="minorHAnsi"/>
                  <w:sz w:val="18"/>
                  <w:szCs w:val="18"/>
                </w:rPr>
                <w:t>CPU(s)</w:t>
              </w:r>
            </w:ins>
          </w:p>
        </w:tc>
        <w:tc>
          <w:tcPr>
            <w:tcW w:w="444" w:type="dxa"/>
            <w:vAlign w:val="center"/>
          </w:tcPr>
          <w:p w14:paraId="31687A21" w14:textId="27B3EE09" w:rsidR="005A7785" w:rsidRPr="00E00A0D" w:rsidRDefault="005A7785" w:rsidP="00A67B08">
            <w:pPr>
              <w:jc w:val="center"/>
              <w:rPr>
                <w:ins w:id="5640" w:author="Στάθης Καπ" w:date="2023-02-01T06:01:00Z"/>
                <w:rFonts w:cstheme="minorHAnsi"/>
                <w:sz w:val="18"/>
                <w:szCs w:val="18"/>
              </w:rPr>
            </w:pPr>
            <w:ins w:id="5641" w:author="Στάθης Καπ" w:date="2023-02-01T06:01:00Z">
              <w:r w:rsidRPr="00E00A0D">
                <w:rPr>
                  <w:rFonts w:cstheme="minorHAnsi"/>
                  <w:sz w:val="18"/>
                  <w:szCs w:val="18"/>
                </w:rPr>
                <w:t>visits</w:t>
              </w:r>
            </w:ins>
          </w:p>
        </w:tc>
        <w:tc>
          <w:tcPr>
            <w:tcW w:w="470" w:type="dxa"/>
            <w:vAlign w:val="center"/>
          </w:tcPr>
          <w:p w14:paraId="4AE33C22" w14:textId="510E423F" w:rsidR="005A7785" w:rsidRPr="00E00A0D" w:rsidRDefault="005A7785" w:rsidP="00A67B08">
            <w:pPr>
              <w:jc w:val="center"/>
              <w:rPr>
                <w:ins w:id="5642" w:author="Στάθης Καπ" w:date="2023-02-01T06:01:00Z"/>
                <w:rFonts w:cstheme="minorHAnsi"/>
                <w:sz w:val="18"/>
                <w:szCs w:val="18"/>
              </w:rPr>
            </w:pPr>
            <w:ins w:id="5643" w:author="Στάθης Καπ" w:date="2023-02-01T06:01:00Z">
              <w:r w:rsidRPr="00E00A0D">
                <w:rPr>
                  <w:rFonts w:cstheme="minorHAnsi"/>
                  <w:sz w:val="18"/>
                  <w:szCs w:val="18"/>
                </w:rPr>
                <w:t>score</w:t>
              </w:r>
            </w:ins>
          </w:p>
        </w:tc>
        <w:tc>
          <w:tcPr>
            <w:tcW w:w="558" w:type="dxa"/>
            <w:vAlign w:val="center"/>
          </w:tcPr>
          <w:p w14:paraId="0A86B8CD" w14:textId="2B104507" w:rsidR="005A7785" w:rsidRPr="00E00A0D" w:rsidRDefault="005A7785" w:rsidP="00A67B08">
            <w:pPr>
              <w:jc w:val="center"/>
              <w:rPr>
                <w:ins w:id="5644" w:author="Στάθης Καπ" w:date="2023-02-01T06:01:00Z"/>
                <w:rFonts w:cstheme="minorHAnsi"/>
                <w:sz w:val="18"/>
                <w:szCs w:val="18"/>
              </w:rPr>
            </w:pPr>
            <w:ins w:id="5645" w:author="Στάθης Καπ" w:date="2023-02-01T06:01:00Z">
              <w:r w:rsidRPr="00E00A0D">
                <w:rPr>
                  <w:rFonts w:cstheme="minorHAnsi"/>
                  <w:sz w:val="18"/>
                  <w:szCs w:val="18"/>
                </w:rPr>
                <w:t>CPU(s)</w:t>
              </w:r>
            </w:ins>
          </w:p>
        </w:tc>
        <w:tc>
          <w:tcPr>
            <w:tcW w:w="443" w:type="dxa"/>
            <w:vAlign w:val="center"/>
          </w:tcPr>
          <w:p w14:paraId="6D6C38C8" w14:textId="2A34E4BA" w:rsidR="005A7785" w:rsidRPr="00E00A0D" w:rsidRDefault="005A7785" w:rsidP="00A67B08">
            <w:pPr>
              <w:jc w:val="center"/>
              <w:rPr>
                <w:ins w:id="5646" w:author="Στάθης Καπ" w:date="2023-02-01T06:01:00Z"/>
                <w:rFonts w:cstheme="minorHAnsi"/>
                <w:sz w:val="18"/>
                <w:szCs w:val="18"/>
              </w:rPr>
            </w:pPr>
            <w:ins w:id="5647" w:author="Στάθης Καπ" w:date="2023-02-01T06:01:00Z">
              <w:r w:rsidRPr="00E00A0D">
                <w:rPr>
                  <w:rFonts w:cstheme="minorHAnsi"/>
                  <w:sz w:val="18"/>
                  <w:szCs w:val="18"/>
                </w:rPr>
                <w:t>visits</w:t>
              </w:r>
            </w:ins>
          </w:p>
        </w:tc>
        <w:tc>
          <w:tcPr>
            <w:tcW w:w="459" w:type="dxa"/>
            <w:vAlign w:val="center"/>
          </w:tcPr>
          <w:p w14:paraId="64CA8341" w14:textId="7135DF06" w:rsidR="005A7785" w:rsidRPr="00E00A0D" w:rsidRDefault="005A7785" w:rsidP="00A67B08">
            <w:pPr>
              <w:jc w:val="center"/>
              <w:rPr>
                <w:ins w:id="5648" w:author="Στάθης Καπ" w:date="2023-02-01T06:01:00Z"/>
                <w:rFonts w:cstheme="minorHAnsi"/>
                <w:sz w:val="18"/>
                <w:szCs w:val="18"/>
              </w:rPr>
            </w:pPr>
            <w:ins w:id="5649" w:author="Στάθης Καπ" w:date="2023-02-01T06:01:00Z">
              <w:r w:rsidRPr="00E00A0D">
                <w:rPr>
                  <w:rFonts w:cstheme="minorHAnsi"/>
                  <w:sz w:val="18"/>
                  <w:szCs w:val="18"/>
                </w:rPr>
                <w:t>score</w:t>
              </w:r>
            </w:ins>
          </w:p>
        </w:tc>
        <w:tc>
          <w:tcPr>
            <w:tcW w:w="552" w:type="dxa"/>
            <w:vAlign w:val="center"/>
          </w:tcPr>
          <w:p w14:paraId="481A30A0" w14:textId="3AB9EA5B" w:rsidR="005A7785" w:rsidRPr="00E00A0D" w:rsidRDefault="005A7785" w:rsidP="00A67B08">
            <w:pPr>
              <w:jc w:val="center"/>
              <w:rPr>
                <w:ins w:id="5650" w:author="Στάθης Καπ" w:date="2023-02-01T06:01:00Z"/>
                <w:rFonts w:cstheme="minorHAnsi"/>
                <w:sz w:val="18"/>
                <w:szCs w:val="18"/>
              </w:rPr>
            </w:pPr>
            <w:ins w:id="5651" w:author="Στάθης Καπ" w:date="2023-02-01T06:01:00Z">
              <w:r w:rsidRPr="00E00A0D">
                <w:rPr>
                  <w:rFonts w:cstheme="minorHAnsi"/>
                  <w:sz w:val="18"/>
                  <w:szCs w:val="18"/>
                </w:rPr>
                <w:t>CPU(s)</w:t>
              </w:r>
            </w:ins>
          </w:p>
        </w:tc>
        <w:tc>
          <w:tcPr>
            <w:tcW w:w="431" w:type="dxa"/>
            <w:vAlign w:val="center"/>
          </w:tcPr>
          <w:p w14:paraId="2FC84610" w14:textId="09608499" w:rsidR="005A7785" w:rsidRPr="00E00A0D" w:rsidRDefault="005A7785" w:rsidP="00A67B08">
            <w:pPr>
              <w:jc w:val="center"/>
              <w:rPr>
                <w:ins w:id="5652" w:author="Στάθης Καπ" w:date="2023-02-01T06:01:00Z"/>
                <w:rFonts w:cstheme="minorHAnsi"/>
                <w:sz w:val="18"/>
                <w:szCs w:val="18"/>
              </w:rPr>
            </w:pPr>
            <w:ins w:id="5653" w:author="Στάθης Καπ" w:date="2023-02-01T06:01:00Z">
              <w:r w:rsidRPr="00E00A0D">
                <w:rPr>
                  <w:rFonts w:cstheme="minorHAnsi"/>
                  <w:sz w:val="18"/>
                  <w:szCs w:val="18"/>
                </w:rPr>
                <w:t>visits</w:t>
              </w:r>
            </w:ins>
          </w:p>
        </w:tc>
      </w:tr>
      <w:tr w:rsidR="00346577" w:rsidRPr="00AB438A" w14:paraId="31F2C987" w14:textId="77777777" w:rsidTr="00346577">
        <w:tblPrEx>
          <w:tblW w:w="9540" w:type="dxa"/>
          <w:tblInd w:w="-340" w:type="dxa"/>
          <w:tblCellMar>
            <w:left w:w="28" w:type="dxa"/>
            <w:right w:w="28" w:type="dxa"/>
          </w:tblCellMar>
          <w:tblPrExChange w:id="5654" w:author="Στάθης Καπ" w:date="2023-02-02T16:57:00Z">
            <w:tblPrEx>
              <w:tblW w:w="9540" w:type="dxa"/>
              <w:tblInd w:w="-340" w:type="dxa"/>
              <w:tblCellMar>
                <w:left w:w="28" w:type="dxa"/>
                <w:right w:w="28" w:type="dxa"/>
              </w:tblCellMar>
            </w:tblPrEx>
          </w:tblPrExChange>
        </w:tblPrEx>
        <w:trPr>
          <w:trHeight w:val="247"/>
          <w:ins w:id="5655" w:author="Στάθης Καπ" w:date="2023-02-01T06:01:00Z"/>
          <w:trPrChange w:id="5656" w:author="Στάθης Καπ" w:date="2023-02-02T16:57:00Z">
            <w:trPr>
              <w:gridBefore w:val="4"/>
              <w:trHeight w:val="247"/>
            </w:trPr>
          </w:trPrChange>
        </w:trPr>
        <w:tc>
          <w:tcPr>
            <w:tcW w:w="414" w:type="dxa"/>
            <w:vAlign w:val="center"/>
            <w:tcPrChange w:id="5657" w:author="Στάθης Καπ" w:date="2023-02-02T16:57:00Z">
              <w:tcPr>
                <w:tcW w:w="415" w:type="dxa"/>
                <w:gridSpan w:val="2"/>
                <w:vAlign w:val="center"/>
              </w:tcPr>
            </w:tcPrChange>
          </w:tcPr>
          <w:p w14:paraId="367F3136" w14:textId="0EED92D8" w:rsidR="00346577" w:rsidRPr="006E0881" w:rsidRDefault="00346577" w:rsidP="00346577">
            <w:pPr>
              <w:jc w:val="center"/>
              <w:rPr>
                <w:ins w:id="5658" w:author="Στάθης Καπ" w:date="2023-02-01T06:01:00Z"/>
                <w:sz w:val="18"/>
                <w:szCs w:val="18"/>
              </w:rPr>
            </w:pPr>
            <w:ins w:id="5659" w:author="Στάθης Καπ" w:date="2023-02-01T06:01:00Z">
              <w:r>
                <w:rPr>
                  <w:sz w:val="18"/>
                  <w:szCs w:val="18"/>
                </w:rPr>
                <w:t>Pr01</w:t>
              </w:r>
            </w:ins>
          </w:p>
        </w:tc>
        <w:tc>
          <w:tcPr>
            <w:tcW w:w="470" w:type="dxa"/>
            <w:tcPrChange w:id="5660" w:author="Στάθης Καπ" w:date="2023-02-02T16:57:00Z">
              <w:tcPr>
                <w:tcW w:w="470" w:type="dxa"/>
                <w:gridSpan w:val="2"/>
              </w:tcPr>
            </w:tcPrChange>
          </w:tcPr>
          <w:p w14:paraId="488FB95C" w14:textId="41A2F332" w:rsidR="00346577" w:rsidRPr="00346577" w:rsidRDefault="00346577" w:rsidP="00346577">
            <w:pPr>
              <w:jc w:val="center"/>
              <w:rPr>
                <w:ins w:id="5661" w:author="Στάθης Καπ" w:date="2023-02-01T06:01:00Z"/>
                <w:rFonts w:cstheme="minorHAnsi"/>
                <w:sz w:val="18"/>
                <w:szCs w:val="18"/>
              </w:rPr>
            </w:pPr>
            <w:ins w:id="5662" w:author="Στάθης Καπ" w:date="2023-02-02T16:35:00Z">
              <w:r w:rsidRPr="00346577">
                <w:rPr>
                  <w:rFonts w:cstheme="minorHAnsi"/>
                  <w:sz w:val="18"/>
                  <w:szCs w:val="18"/>
                  <w:rPrChange w:id="5663" w:author="Στάθης Καπ" w:date="2023-02-02T16:58:00Z">
                    <w:rPr/>
                  </w:rPrChange>
                </w:rPr>
                <w:t>271</w:t>
              </w:r>
            </w:ins>
          </w:p>
        </w:tc>
        <w:tc>
          <w:tcPr>
            <w:tcW w:w="885" w:type="dxa"/>
            <w:tcPrChange w:id="5664" w:author="Στάθης Καπ" w:date="2023-02-02T16:57:00Z">
              <w:tcPr>
                <w:tcW w:w="887" w:type="dxa"/>
                <w:gridSpan w:val="3"/>
              </w:tcPr>
            </w:tcPrChange>
          </w:tcPr>
          <w:p w14:paraId="4CC6E8F8" w14:textId="17D63230" w:rsidR="00346577" w:rsidRPr="00346577" w:rsidRDefault="00346577" w:rsidP="00346577">
            <w:pPr>
              <w:jc w:val="center"/>
              <w:rPr>
                <w:ins w:id="5665" w:author="Στάθης Καπ" w:date="2023-02-01T06:01:00Z"/>
                <w:rFonts w:cstheme="minorHAnsi"/>
                <w:sz w:val="18"/>
                <w:szCs w:val="18"/>
              </w:rPr>
            </w:pPr>
            <w:ins w:id="5666" w:author="Στάθης Καπ" w:date="2023-02-02T16:35:00Z">
              <w:r w:rsidRPr="00346577">
                <w:rPr>
                  <w:rFonts w:cstheme="minorHAnsi"/>
                  <w:sz w:val="18"/>
                  <w:szCs w:val="18"/>
                  <w:rPrChange w:id="5667" w:author="Στάθης Καπ" w:date="2023-02-02T16:58:00Z">
                    <w:rPr/>
                  </w:rPrChange>
                </w:rPr>
                <w:t>0.053</w:t>
              </w:r>
            </w:ins>
          </w:p>
        </w:tc>
        <w:tc>
          <w:tcPr>
            <w:tcW w:w="443" w:type="dxa"/>
            <w:tcPrChange w:id="5668" w:author="Στάθης Καπ" w:date="2023-02-02T16:57:00Z">
              <w:tcPr>
                <w:tcW w:w="443" w:type="dxa"/>
                <w:gridSpan w:val="2"/>
              </w:tcPr>
            </w:tcPrChange>
          </w:tcPr>
          <w:p w14:paraId="05E4572D" w14:textId="0E980A54" w:rsidR="00346577" w:rsidRPr="00346577" w:rsidRDefault="00346577" w:rsidP="00346577">
            <w:pPr>
              <w:jc w:val="center"/>
              <w:rPr>
                <w:ins w:id="5669" w:author="Στάθης Καπ" w:date="2023-02-01T06:01:00Z"/>
                <w:rFonts w:cstheme="minorHAnsi"/>
                <w:sz w:val="18"/>
                <w:szCs w:val="18"/>
              </w:rPr>
            </w:pPr>
            <w:ins w:id="5670" w:author="Στάθης Καπ" w:date="2023-02-02T16:35:00Z">
              <w:r w:rsidRPr="00346577">
                <w:rPr>
                  <w:rFonts w:cstheme="minorHAnsi"/>
                  <w:sz w:val="18"/>
                  <w:szCs w:val="18"/>
                  <w:rPrChange w:id="5671" w:author="Στάθης Καπ" w:date="2023-02-02T16:58:00Z">
                    <w:rPr/>
                  </w:rPrChange>
                </w:rPr>
                <w:t>18</w:t>
              </w:r>
            </w:ins>
          </w:p>
        </w:tc>
        <w:tc>
          <w:tcPr>
            <w:tcW w:w="470" w:type="dxa"/>
            <w:tcPrChange w:id="5672" w:author="Στάθης Καπ" w:date="2023-02-02T16:57:00Z">
              <w:tcPr>
                <w:tcW w:w="470" w:type="dxa"/>
                <w:gridSpan w:val="2"/>
              </w:tcPr>
            </w:tcPrChange>
          </w:tcPr>
          <w:p w14:paraId="23F10E19" w14:textId="1BA87850" w:rsidR="00346577" w:rsidRPr="00346577" w:rsidRDefault="00346577" w:rsidP="00346577">
            <w:pPr>
              <w:jc w:val="center"/>
              <w:rPr>
                <w:ins w:id="5673" w:author="Στάθης Καπ" w:date="2023-02-01T06:01:00Z"/>
                <w:rFonts w:cstheme="minorHAnsi"/>
                <w:sz w:val="18"/>
                <w:szCs w:val="18"/>
              </w:rPr>
            </w:pPr>
            <w:ins w:id="5674" w:author="Στάθης Καπ" w:date="2023-02-02T16:55:00Z">
              <w:r w:rsidRPr="00346577">
                <w:rPr>
                  <w:rFonts w:cstheme="minorHAnsi"/>
                  <w:sz w:val="18"/>
                  <w:szCs w:val="18"/>
                  <w:rPrChange w:id="5675" w:author="Στάθης Καπ" w:date="2023-02-02T16:58:00Z">
                    <w:rPr>
                      <w:rFonts w:cstheme="minorHAnsi"/>
                    </w:rPr>
                  </w:rPrChange>
                </w:rPr>
                <w:t>271</w:t>
              </w:r>
            </w:ins>
          </w:p>
        </w:tc>
        <w:tc>
          <w:tcPr>
            <w:tcW w:w="558" w:type="dxa"/>
            <w:tcPrChange w:id="5676" w:author="Στάθης Καπ" w:date="2023-02-02T16:57:00Z">
              <w:tcPr>
                <w:tcW w:w="558" w:type="dxa"/>
                <w:gridSpan w:val="2"/>
              </w:tcPr>
            </w:tcPrChange>
          </w:tcPr>
          <w:p w14:paraId="71B6AA1F" w14:textId="291C60F7" w:rsidR="00346577" w:rsidRPr="00346577" w:rsidRDefault="00346577" w:rsidP="00346577">
            <w:pPr>
              <w:jc w:val="center"/>
              <w:rPr>
                <w:ins w:id="5677" w:author="Στάθης Καπ" w:date="2023-02-01T06:01:00Z"/>
                <w:rFonts w:cstheme="minorHAnsi"/>
                <w:sz w:val="18"/>
                <w:szCs w:val="18"/>
              </w:rPr>
            </w:pPr>
            <w:ins w:id="5678" w:author="Στάθης Καπ" w:date="2023-02-02T16:55:00Z">
              <w:r w:rsidRPr="00346577">
                <w:rPr>
                  <w:rFonts w:cstheme="minorHAnsi"/>
                  <w:sz w:val="18"/>
                  <w:szCs w:val="18"/>
                  <w:rPrChange w:id="5679" w:author="Στάθης Καπ" w:date="2023-02-02T16:58:00Z">
                    <w:rPr>
                      <w:rFonts w:cstheme="minorHAnsi"/>
                    </w:rPr>
                  </w:rPrChange>
                </w:rPr>
                <w:t>0.051</w:t>
              </w:r>
            </w:ins>
          </w:p>
        </w:tc>
        <w:tc>
          <w:tcPr>
            <w:tcW w:w="444" w:type="dxa"/>
            <w:tcPrChange w:id="5680" w:author="Στάθης Καπ" w:date="2023-02-02T16:57:00Z">
              <w:tcPr>
                <w:tcW w:w="444" w:type="dxa"/>
                <w:gridSpan w:val="2"/>
              </w:tcPr>
            </w:tcPrChange>
          </w:tcPr>
          <w:p w14:paraId="07A96DB0" w14:textId="40C0BDA5" w:rsidR="00346577" w:rsidRPr="00346577" w:rsidRDefault="00346577" w:rsidP="00346577">
            <w:pPr>
              <w:jc w:val="center"/>
              <w:rPr>
                <w:ins w:id="5681" w:author="Στάθης Καπ" w:date="2023-02-01T06:01:00Z"/>
                <w:rFonts w:cstheme="minorHAnsi"/>
                <w:sz w:val="18"/>
                <w:szCs w:val="18"/>
              </w:rPr>
            </w:pPr>
            <w:ins w:id="5682" w:author="Στάθης Καπ" w:date="2023-02-02T16:55:00Z">
              <w:r w:rsidRPr="00346577">
                <w:rPr>
                  <w:rFonts w:cstheme="minorHAnsi"/>
                  <w:sz w:val="18"/>
                  <w:szCs w:val="18"/>
                  <w:rPrChange w:id="5683" w:author="Στάθης Καπ" w:date="2023-02-02T16:58:00Z">
                    <w:rPr>
                      <w:rFonts w:cstheme="minorHAnsi"/>
                    </w:rPr>
                  </w:rPrChange>
                </w:rPr>
                <w:t>18</w:t>
              </w:r>
            </w:ins>
          </w:p>
        </w:tc>
        <w:tc>
          <w:tcPr>
            <w:tcW w:w="470" w:type="dxa"/>
            <w:tcPrChange w:id="5684" w:author="Στάθης Καπ" w:date="2023-02-02T16:57:00Z">
              <w:tcPr>
                <w:tcW w:w="470" w:type="dxa"/>
                <w:gridSpan w:val="2"/>
              </w:tcPr>
            </w:tcPrChange>
          </w:tcPr>
          <w:p w14:paraId="09E1A752" w14:textId="6C84EB3B" w:rsidR="00346577" w:rsidRPr="00346577" w:rsidRDefault="00346577" w:rsidP="00346577">
            <w:pPr>
              <w:jc w:val="center"/>
              <w:rPr>
                <w:ins w:id="5685" w:author="Στάθης Καπ" w:date="2023-02-01T06:01:00Z"/>
                <w:rFonts w:cstheme="minorHAnsi"/>
                <w:sz w:val="18"/>
                <w:szCs w:val="18"/>
              </w:rPr>
            </w:pPr>
            <w:ins w:id="5686" w:author="Στάθης Καπ" w:date="2023-02-02T16:40:00Z">
              <w:r w:rsidRPr="00346577">
                <w:rPr>
                  <w:rFonts w:cstheme="minorHAnsi"/>
                  <w:sz w:val="18"/>
                  <w:szCs w:val="18"/>
                  <w:rPrChange w:id="5687" w:author="Στάθης Καπ" w:date="2023-02-02T16:58:00Z">
                    <w:rPr/>
                  </w:rPrChange>
                </w:rPr>
                <w:t>267</w:t>
              </w:r>
            </w:ins>
          </w:p>
        </w:tc>
        <w:tc>
          <w:tcPr>
            <w:tcW w:w="558" w:type="dxa"/>
            <w:tcPrChange w:id="5688" w:author="Στάθης Καπ" w:date="2023-02-02T16:57:00Z">
              <w:tcPr>
                <w:tcW w:w="558" w:type="dxa"/>
                <w:gridSpan w:val="2"/>
              </w:tcPr>
            </w:tcPrChange>
          </w:tcPr>
          <w:p w14:paraId="30DCB8FA" w14:textId="4241342A" w:rsidR="00346577" w:rsidRPr="00346577" w:rsidRDefault="00346577" w:rsidP="00346577">
            <w:pPr>
              <w:jc w:val="center"/>
              <w:rPr>
                <w:ins w:id="5689" w:author="Στάθης Καπ" w:date="2023-02-01T06:01:00Z"/>
                <w:rFonts w:cstheme="minorHAnsi"/>
                <w:sz w:val="18"/>
                <w:szCs w:val="18"/>
              </w:rPr>
            </w:pPr>
            <w:ins w:id="5690" w:author="Στάθης Καπ" w:date="2023-02-02T16:40:00Z">
              <w:r w:rsidRPr="00346577">
                <w:rPr>
                  <w:rFonts w:cstheme="minorHAnsi"/>
                  <w:sz w:val="18"/>
                  <w:szCs w:val="18"/>
                  <w:rPrChange w:id="5691" w:author="Στάθης Καπ" w:date="2023-02-02T16:58:00Z">
                    <w:rPr/>
                  </w:rPrChange>
                </w:rPr>
                <w:t>0.056</w:t>
              </w:r>
            </w:ins>
          </w:p>
        </w:tc>
        <w:tc>
          <w:tcPr>
            <w:tcW w:w="443" w:type="dxa"/>
            <w:tcPrChange w:id="5692" w:author="Στάθης Καπ" w:date="2023-02-02T16:57:00Z">
              <w:tcPr>
                <w:tcW w:w="443" w:type="dxa"/>
                <w:gridSpan w:val="2"/>
              </w:tcPr>
            </w:tcPrChange>
          </w:tcPr>
          <w:p w14:paraId="1EB10D8A" w14:textId="5A7B014E" w:rsidR="00346577" w:rsidRPr="00346577" w:rsidRDefault="00346577" w:rsidP="00346577">
            <w:pPr>
              <w:jc w:val="center"/>
              <w:rPr>
                <w:ins w:id="5693" w:author="Στάθης Καπ" w:date="2023-02-01T06:01:00Z"/>
                <w:rFonts w:cstheme="minorHAnsi"/>
                <w:sz w:val="18"/>
                <w:szCs w:val="18"/>
              </w:rPr>
            </w:pPr>
            <w:ins w:id="5694" w:author="Στάθης Καπ" w:date="2023-02-02T16:40:00Z">
              <w:r w:rsidRPr="00346577">
                <w:rPr>
                  <w:rFonts w:cstheme="minorHAnsi"/>
                  <w:sz w:val="18"/>
                  <w:szCs w:val="18"/>
                  <w:rPrChange w:id="5695" w:author="Στάθης Καπ" w:date="2023-02-02T16:58:00Z">
                    <w:rPr/>
                  </w:rPrChange>
                </w:rPr>
                <w:t>18</w:t>
              </w:r>
            </w:ins>
          </w:p>
        </w:tc>
        <w:tc>
          <w:tcPr>
            <w:tcW w:w="470" w:type="dxa"/>
            <w:tcPrChange w:id="5696" w:author="Στάθης Καπ" w:date="2023-02-02T16:57:00Z">
              <w:tcPr>
                <w:tcW w:w="470" w:type="dxa"/>
                <w:gridSpan w:val="2"/>
                <w:vAlign w:val="center"/>
              </w:tcPr>
            </w:tcPrChange>
          </w:tcPr>
          <w:p w14:paraId="09611BE3" w14:textId="0A14BD46" w:rsidR="00346577" w:rsidRPr="00346577" w:rsidRDefault="00346577" w:rsidP="00346577">
            <w:pPr>
              <w:jc w:val="center"/>
              <w:rPr>
                <w:ins w:id="5697" w:author="Στάθης Καπ" w:date="2023-02-01T06:01:00Z"/>
                <w:rFonts w:cstheme="minorHAnsi"/>
                <w:sz w:val="18"/>
                <w:szCs w:val="18"/>
              </w:rPr>
            </w:pPr>
            <w:ins w:id="5698" w:author="Στάθης Καπ" w:date="2023-02-02T16:56:00Z">
              <w:r w:rsidRPr="00346577">
                <w:rPr>
                  <w:rFonts w:cstheme="minorHAnsi"/>
                  <w:sz w:val="18"/>
                  <w:szCs w:val="18"/>
                  <w:rPrChange w:id="5699" w:author="Στάθης Καπ" w:date="2023-02-02T16:58:00Z">
                    <w:rPr>
                      <w:rFonts w:cstheme="minorHAnsi"/>
                    </w:rPr>
                  </w:rPrChange>
                </w:rPr>
                <w:t>267</w:t>
              </w:r>
            </w:ins>
          </w:p>
        </w:tc>
        <w:tc>
          <w:tcPr>
            <w:tcW w:w="558" w:type="dxa"/>
            <w:tcPrChange w:id="5700" w:author="Στάθης Καπ" w:date="2023-02-02T16:57:00Z">
              <w:tcPr>
                <w:tcW w:w="555" w:type="dxa"/>
                <w:gridSpan w:val="2"/>
                <w:vAlign w:val="center"/>
              </w:tcPr>
            </w:tcPrChange>
          </w:tcPr>
          <w:p w14:paraId="6D778225" w14:textId="58ADD0EA" w:rsidR="00346577" w:rsidRPr="00346577" w:rsidRDefault="00346577" w:rsidP="00346577">
            <w:pPr>
              <w:jc w:val="center"/>
              <w:rPr>
                <w:ins w:id="5701" w:author="Στάθης Καπ" w:date="2023-02-01T06:01:00Z"/>
                <w:rFonts w:cstheme="minorHAnsi"/>
                <w:sz w:val="18"/>
                <w:szCs w:val="18"/>
              </w:rPr>
            </w:pPr>
            <w:ins w:id="5702" w:author="Στάθης Καπ" w:date="2023-02-02T16:56:00Z">
              <w:r w:rsidRPr="00346577">
                <w:rPr>
                  <w:rFonts w:cstheme="minorHAnsi"/>
                  <w:sz w:val="18"/>
                  <w:szCs w:val="18"/>
                  <w:rPrChange w:id="5703" w:author="Στάθης Καπ" w:date="2023-02-02T16:58:00Z">
                    <w:rPr>
                      <w:rFonts w:cstheme="minorHAnsi"/>
                    </w:rPr>
                  </w:rPrChange>
                </w:rPr>
                <w:t>0.053</w:t>
              </w:r>
            </w:ins>
          </w:p>
        </w:tc>
        <w:tc>
          <w:tcPr>
            <w:tcW w:w="444" w:type="dxa"/>
            <w:tcPrChange w:id="5704" w:author="Στάθης Καπ" w:date="2023-02-02T16:57:00Z">
              <w:tcPr>
                <w:tcW w:w="444" w:type="dxa"/>
                <w:gridSpan w:val="2"/>
                <w:vAlign w:val="center"/>
              </w:tcPr>
            </w:tcPrChange>
          </w:tcPr>
          <w:p w14:paraId="1CC8A581" w14:textId="1F347A79" w:rsidR="00346577" w:rsidRPr="00346577" w:rsidRDefault="00346577" w:rsidP="00346577">
            <w:pPr>
              <w:jc w:val="center"/>
              <w:rPr>
                <w:ins w:id="5705" w:author="Στάθης Καπ" w:date="2023-02-01T06:01:00Z"/>
                <w:rFonts w:cstheme="minorHAnsi"/>
                <w:sz w:val="18"/>
                <w:szCs w:val="18"/>
              </w:rPr>
            </w:pPr>
            <w:ins w:id="5706" w:author="Στάθης Καπ" w:date="2023-02-02T16:56:00Z">
              <w:r w:rsidRPr="00346577">
                <w:rPr>
                  <w:rFonts w:cstheme="minorHAnsi"/>
                  <w:sz w:val="18"/>
                  <w:szCs w:val="18"/>
                  <w:rPrChange w:id="5707" w:author="Στάθης Καπ" w:date="2023-02-02T16:58:00Z">
                    <w:rPr>
                      <w:rFonts w:cstheme="minorHAnsi"/>
                    </w:rPr>
                  </w:rPrChange>
                </w:rPr>
                <w:t>18</w:t>
              </w:r>
            </w:ins>
          </w:p>
        </w:tc>
        <w:tc>
          <w:tcPr>
            <w:tcW w:w="470" w:type="dxa"/>
            <w:tcPrChange w:id="5708" w:author="Στάθης Καπ" w:date="2023-02-02T16:57:00Z">
              <w:tcPr>
                <w:tcW w:w="470" w:type="dxa"/>
                <w:gridSpan w:val="2"/>
              </w:tcPr>
            </w:tcPrChange>
          </w:tcPr>
          <w:p w14:paraId="5881F43E" w14:textId="21A0B73C" w:rsidR="00346577" w:rsidRPr="00346577" w:rsidRDefault="00346577" w:rsidP="00346577">
            <w:pPr>
              <w:jc w:val="center"/>
              <w:rPr>
                <w:ins w:id="5709" w:author="Στάθης Καπ" w:date="2023-02-01T06:01:00Z"/>
                <w:rFonts w:cstheme="minorHAnsi"/>
                <w:sz w:val="18"/>
                <w:szCs w:val="18"/>
              </w:rPr>
            </w:pPr>
            <w:ins w:id="5710" w:author="Στάθης Καπ" w:date="2023-02-02T16:44:00Z">
              <w:r w:rsidRPr="00346577">
                <w:rPr>
                  <w:rFonts w:cstheme="minorHAnsi"/>
                  <w:sz w:val="18"/>
                  <w:szCs w:val="18"/>
                  <w:rPrChange w:id="5711" w:author="Στάθης Καπ" w:date="2023-02-02T16:58:00Z">
                    <w:rPr/>
                  </w:rPrChange>
                </w:rPr>
                <w:t>252</w:t>
              </w:r>
            </w:ins>
          </w:p>
        </w:tc>
        <w:tc>
          <w:tcPr>
            <w:tcW w:w="558" w:type="dxa"/>
            <w:tcPrChange w:id="5712" w:author="Στάθης Καπ" w:date="2023-02-02T16:57:00Z">
              <w:tcPr>
                <w:tcW w:w="558" w:type="dxa"/>
                <w:gridSpan w:val="2"/>
              </w:tcPr>
            </w:tcPrChange>
          </w:tcPr>
          <w:p w14:paraId="0C83D913" w14:textId="2DA23E2F" w:rsidR="00346577" w:rsidRPr="00346577" w:rsidRDefault="00346577" w:rsidP="00346577">
            <w:pPr>
              <w:jc w:val="center"/>
              <w:rPr>
                <w:ins w:id="5713" w:author="Στάθης Καπ" w:date="2023-02-01T06:01:00Z"/>
                <w:rFonts w:cstheme="minorHAnsi"/>
                <w:sz w:val="18"/>
                <w:szCs w:val="18"/>
              </w:rPr>
            </w:pPr>
            <w:ins w:id="5714" w:author="Στάθης Καπ" w:date="2023-02-02T16:44:00Z">
              <w:r w:rsidRPr="00346577">
                <w:rPr>
                  <w:rFonts w:cstheme="minorHAnsi"/>
                  <w:sz w:val="18"/>
                  <w:szCs w:val="18"/>
                  <w:rPrChange w:id="5715" w:author="Στάθης Καπ" w:date="2023-02-02T16:58:00Z">
                    <w:rPr/>
                  </w:rPrChange>
                </w:rPr>
                <w:t>0.056</w:t>
              </w:r>
            </w:ins>
          </w:p>
        </w:tc>
        <w:tc>
          <w:tcPr>
            <w:tcW w:w="443" w:type="dxa"/>
            <w:tcPrChange w:id="5716" w:author="Στάθης Καπ" w:date="2023-02-02T16:57:00Z">
              <w:tcPr>
                <w:tcW w:w="443" w:type="dxa"/>
              </w:tcPr>
            </w:tcPrChange>
          </w:tcPr>
          <w:p w14:paraId="392B6C9E" w14:textId="44384C31" w:rsidR="00346577" w:rsidRPr="00346577" w:rsidRDefault="00346577" w:rsidP="00346577">
            <w:pPr>
              <w:jc w:val="center"/>
              <w:rPr>
                <w:ins w:id="5717" w:author="Στάθης Καπ" w:date="2023-02-01T06:01:00Z"/>
                <w:rFonts w:cstheme="minorHAnsi"/>
                <w:sz w:val="18"/>
                <w:szCs w:val="18"/>
              </w:rPr>
            </w:pPr>
            <w:ins w:id="5718" w:author="Στάθης Καπ" w:date="2023-02-02T16:44:00Z">
              <w:r w:rsidRPr="00346577">
                <w:rPr>
                  <w:rFonts w:cstheme="minorHAnsi"/>
                  <w:sz w:val="18"/>
                  <w:szCs w:val="18"/>
                  <w:rPrChange w:id="5719" w:author="Στάθης Καπ" w:date="2023-02-02T16:58:00Z">
                    <w:rPr/>
                  </w:rPrChange>
                </w:rPr>
                <w:t>16</w:t>
              </w:r>
            </w:ins>
          </w:p>
        </w:tc>
        <w:tc>
          <w:tcPr>
            <w:tcW w:w="459" w:type="dxa"/>
            <w:tcPrChange w:id="5720" w:author="Στάθης Καπ" w:date="2023-02-02T16:57:00Z">
              <w:tcPr>
                <w:tcW w:w="459" w:type="dxa"/>
                <w:vAlign w:val="center"/>
              </w:tcPr>
            </w:tcPrChange>
          </w:tcPr>
          <w:p w14:paraId="51F2C483" w14:textId="443E54EA" w:rsidR="00346577" w:rsidRPr="00C3762F" w:rsidRDefault="00346577" w:rsidP="00346577">
            <w:pPr>
              <w:jc w:val="center"/>
              <w:rPr>
                <w:ins w:id="5721" w:author="Στάθης Καπ" w:date="2023-02-01T06:01:00Z"/>
                <w:rFonts w:cstheme="minorHAnsi"/>
                <w:sz w:val="18"/>
                <w:szCs w:val="18"/>
              </w:rPr>
            </w:pPr>
            <w:ins w:id="5722" w:author="Στάθης Καπ" w:date="2023-02-02T17:05:00Z">
              <w:r w:rsidRPr="00C3762F">
                <w:rPr>
                  <w:rFonts w:cstheme="minorHAnsi"/>
                  <w:sz w:val="18"/>
                  <w:szCs w:val="18"/>
                  <w:rPrChange w:id="5723" w:author="Στάθης Καπ" w:date="2023-02-02T17:05:00Z">
                    <w:rPr/>
                  </w:rPrChange>
                </w:rPr>
                <w:t>222</w:t>
              </w:r>
            </w:ins>
          </w:p>
        </w:tc>
        <w:tc>
          <w:tcPr>
            <w:tcW w:w="552" w:type="dxa"/>
            <w:tcPrChange w:id="5724" w:author="Στάθης Καπ" w:date="2023-02-02T16:57:00Z">
              <w:tcPr>
                <w:tcW w:w="552" w:type="dxa"/>
                <w:vAlign w:val="center"/>
              </w:tcPr>
            </w:tcPrChange>
          </w:tcPr>
          <w:p w14:paraId="6969AAA2" w14:textId="5B3FE3C8" w:rsidR="00346577" w:rsidRPr="00C3762F" w:rsidRDefault="00346577" w:rsidP="00346577">
            <w:pPr>
              <w:jc w:val="center"/>
              <w:rPr>
                <w:ins w:id="5725" w:author="Στάθης Καπ" w:date="2023-02-01T06:01:00Z"/>
                <w:rFonts w:cstheme="minorHAnsi"/>
                <w:sz w:val="18"/>
                <w:szCs w:val="18"/>
              </w:rPr>
            </w:pPr>
            <w:ins w:id="5726" w:author="Στάθης Καπ" w:date="2023-02-02T17:05:00Z">
              <w:r w:rsidRPr="00C3762F">
                <w:rPr>
                  <w:rFonts w:cstheme="minorHAnsi"/>
                  <w:sz w:val="18"/>
                  <w:szCs w:val="18"/>
                  <w:rPrChange w:id="5727" w:author="Στάθης Καπ" w:date="2023-02-02T17:05:00Z">
                    <w:rPr/>
                  </w:rPrChange>
                </w:rPr>
                <w:t>0.056</w:t>
              </w:r>
            </w:ins>
          </w:p>
        </w:tc>
        <w:tc>
          <w:tcPr>
            <w:tcW w:w="431" w:type="dxa"/>
            <w:tcPrChange w:id="5728" w:author="Στάθης Καπ" w:date="2023-02-02T16:57:00Z">
              <w:tcPr>
                <w:tcW w:w="431" w:type="dxa"/>
                <w:vAlign w:val="center"/>
              </w:tcPr>
            </w:tcPrChange>
          </w:tcPr>
          <w:p w14:paraId="15C3E8EA" w14:textId="03778958" w:rsidR="00346577" w:rsidRPr="00C3762F" w:rsidRDefault="00346577" w:rsidP="00346577">
            <w:pPr>
              <w:jc w:val="center"/>
              <w:rPr>
                <w:ins w:id="5729" w:author="Στάθης Καπ" w:date="2023-02-01T06:01:00Z"/>
                <w:rFonts w:cstheme="minorHAnsi"/>
                <w:sz w:val="18"/>
                <w:szCs w:val="18"/>
              </w:rPr>
            </w:pPr>
            <w:ins w:id="5730" w:author="Στάθης Καπ" w:date="2023-02-02T17:05:00Z">
              <w:r w:rsidRPr="00C3762F">
                <w:rPr>
                  <w:rFonts w:cstheme="minorHAnsi"/>
                  <w:sz w:val="18"/>
                  <w:szCs w:val="18"/>
                  <w:rPrChange w:id="5731" w:author="Στάθης Καπ" w:date="2023-02-02T17:05:00Z">
                    <w:rPr/>
                  </w:rPrChange>
                </w:rPr>
                <w:t>16</w:t>
              </w:r>
            </w:ins>
          </w:p>
        </w:tc>
      </w:tr>
      <w:tr w:rsidR="00346577" w:rsidRPr="00AB438A" w14:paraId="0CD56D68" w14:textId="77777777" w:rsidTr="00346577">
        <w:tblPrEx>
          <w:tblW w:w="9540" w:type="dxa"/>
          <w:tblInd w:w="-340" w:type="dxa"/>
          <w:tblCellMar>
            <w:left w:w="28" w:type="dxa"/>
            <w:right w:w="28" w:type="dxa"/>
          </w:tblCellMar>
          <w:tblPrExChange w:id="5732" w:author="Στάθης Καπ" w:date="2023-02-02T16:57:00Z">
            <w:tblPrEx>
              <w:tblW w:w="9540" w:type="dxa"/>
              <w:tblInd w:w="-340" w:type="dxa"/>
              <w:tblCellMar>
                <w:left w:w="28" w:type="dxa"/>
                <w:right w:w="28" w:type="dxa"/>
              </w:tblCellMar>
            </w:tblPrEx>
          </w:tblPrExChange>
        </w:tblPrEx>
        <w:trPr>
          <w:trHeight w:val="264"/>
          <w:ins w:id="5733" w:author="Στάθης Καπ" w:date="2023-02-01T06:01:00Z"/>
          <w:trPrChange w:id="5734" w:author="Στάθης Καπ" w:date="2023-02-02T16:57:00Z">
            <w:trPr>
              <w:gridBefore w:val="4"/>
              <w:trHeight w:val="264"/>
            </w:trPr>
          </w:trPrChange>
        </w:trPr>
        <w:tc>
          <w:tcPr>
            <w:tcW w:w="414" w:type="dxa"/>
            <w:vAlign w:val="center"/>
            <w:tcPrChange w:id="5735" w:author="Στάθης Καπ" w:date="2023-02-02T16:57:00Z">
              <w:tcPr>
                <w:tcW w:w="415" w:type="dxa"/>
                <w:gridSpan w:val="2"/>
                <w:vAlign w:val="center"/>
              </w:tcPr>
            </w:tcPrChange>
          </w:tcPr>
          <w:p w14:paraId="62E18BC5" w14:textId="483E96DF" w:rsidR="00346577" w:rsidRPr="006E0881" w:rsidRDefault="00346577" w:rsidP="00346577">
            <w:pPr>
              <w:jc w:val="center"/>
              <w:rPr>
                <w:ins w:id="5736" w:author="Στάθης Καπ" w:date="2023-02-01T06:01:00Z"/>
                <w:sz w:val="18"/>
                <w:szCs w:val="18"/>
              </w:rPr>
            </w:pPr>
            <w:ins w:id="5737" w:author="Στάθης Καπ" w:date="2023-02-01T06:01:00Z">
              <w:r>
                <w:rPr>
                  <w:sz w:val="18"/>
                  <w:szCs w:val="18"/>
                </w:rPr>
                <w:t>Pr02</w:t>
              </w:r>
            </w:ins>
          </w:p>
        </w:tc>
        <w:tc>
          <w:tcPr>
            <w:tcW w:w="470" w:type="dxa"/>
            <w:tcPrChange w:id="5738" w:author="Στάθης Καπ" w:date="2023-02-02T16:57:00Z">
              <w:tcPr>
                <w:tcW w:w="470" w:type="dxa"/>
                <w:gridSpan w:val="2"/>
              </w:tcPr>
            </w:tcPrChange>
          </w:tcPr>
          <w:p w14:paraId="01BBF1E4" w14:textId="45DC66AE" w:rsidR="00346577" w:rsidRPr="00346577" w:rsidRDefault="00346577" w:rsidP="00346577">
            <w:pPr>
              <w:jc w:val="center"/>
              <w:rPr>
                <w:ins w:id="5739" w:author="Στάθης Καπ" w:date="2023-02-01T06:01:00Z"/>
                <w:rFonts w:cstheme="minorHAnsi"/>
                <w:sz w:val="18"/>
                <w:szCs w:val="18"/>
              </w:rPr>
            </w:pPr>
            <w:ins w:id="5740" w:author="Στάθης Καπ" w:date="2023-02-02T16:35:00Z">
              <w:r w:rsidRPr="00346577">
                <w:rPr>
                  <w:rFonts w:cstheme="minorHAnsi"/>
                  <w:sz w:val="18"/>
                  <w:szCs w:val="18"/>
                  <w:rPrChange w:id="5741" w:author="Στάθης Καπ" w:date="2023-02-02T16:58:00Z">
                    <w:rPr/>
                  </w:rPrChange>
                </w:rPr>
                <w:t>365</w:t>
              </w:r>
            </w:ins>
          </w:p>
        </w:tc>
        <w:tc>
          <w:tcPr>
            <w:tcW w:w="885" w:type="dxa"/>
            <w:tcPrChange w:id="5742" w:author="Στάθης Καπ" w:date="2023-02-02T16:57:00Z">
              <w:tcPr>
                <w:tcW w:w="887" w:type="dxa"/>
                <w:gridSpan w:val="3"/>
              </w:tcPr>
            </w:tcPrChange>
          </w:tcPr>
          <w:p w14:paraId="223B6BD5" w14:textId="688A6C9C" w:rsidR="00346577" w:rsidRPr="00346577" w:rsidRDefault="00346577" w:rsidP="00346577">
            <w:pPr>
              <w:jc w:val="center"/>
              <w:rPr>
                <w:ins w:id="5743" w:author="Στάθης Καπ" w:date="2023-02-01T06:01:00Z"/>
                <w:rFonts w:cstheme="minorHAnsi"/>
                <w:sz w:val="18"/>
                <w:szCs w:val="18"/>
              </w:rPr>
            </w:pPr>
            <w:ins w:id="5744" w:author="Στάθης Καπ" w:date="2023-02-02T16:35:00Z">
              <w:r w:rsidRPr="00346577">
                <w:rPr>
                  <w:rFonts w:cstheme="minorHAnsi"/>
                  <w:sz w:val="18"/>
                  <w:szCs w:val="18"/>
                  <w:rPrChange w:id="5745" w:author="Στάθης Καπ" w:date="2023-02-02T16:58:00Z">
                    <w:rPr/>
                  </w:rPrChange>
                </w:rPr>
                <w:t>0.15</w:t>
              </w:r>
            </w:ins>
          </w:p>
        </w:tc>
        <w:tc>
          <w:tcPr>
            <w:tcW w:w="443" w:type="dxa"/>
            <w:tcPrChange w:id="5746" w:author="Στάθης Καπ" w:date="2023-02-02T16:57:00Z">
              <w:tcPr>
                <w:tcW w:w="443" w:type="dxa"/>
                <w:gridSpan w:val="2"/>
              </w:tcPr>
            </w:tcPrChange>
          </w:tcPr>
          <w:p w14:paraId="5CA4801A" w14:textId="37B13351" w:rsidR="00346577" w:rsidRPr="00346577" w:rsidRDefault="00346577" w:rsidP="00346577">
            <w:pPr>
              <w:jc w:val="center"/>
              <w:rPr>
                <w:ins w:id="5747" w:author="Στάθης Καπ" w:date="2023-02-01T06:01:00Z"/>
                <w:rFonts w:cstheme="minorHAnsi"/>
                <w:sz w:val="18"/>
                <w:szCs w:val="18"/>
              </w:rPr>
            </w:pPr>
            <w:ins w:id="5748" w:author="Στάθης Καπ" w:date="2023-02-02T16:35:00Z">
              <w:r w:rsidRPr="00346577">
                <w:rPr>
                  <w:rFonts w:cstheme="minorHAnsi"/>
                  <w:sz w:val="18"/>
                  <w:szCs w:val="18"/>
                  <w:rPrChange w:id="5749" w:author="Στάθης Καπ" w:date="2023-02-02T16:58:00Z">
                    <w:rPr/>
                  </w:rPrChange>
                </w:rPr>
                <w:t>21</w:t>
              </w:r>
            </w:ins>
          </w:p>
        </w:tc>
        <w:tc>
          <w:tcPr>
            <w:tcW w:w="470" w:type="dxa"/>
            <w:tcPrChange w:id="5750" w:author="Στάθης Καπ" w:date="2023-02-02T16:57:00Z">
              <w:tcPr>
                <w:tcW w:w="470" w:type="dxa"/>
                <w:gridSpan w:val="2"/>
              </w:tcPr>
            </w:tcPrChange>
          </w:tcPr>
          <w:p w14:paraId="2DD35F5B" w14:textId="3D383B95" w:rsidR="00346577" w:rsidRPr="00346577" w:rsidRDefault="00346577" w:rsidP="00346577">
            <w:pPr>
              <w:jc w:val="center"/>
              <w:rPr>
                <w:ins w:id="5751" w:author="Στάθης Καπ" w:date="2023-02-01T06:01:00Z"/>
                <w:rFonts w:cstheme="minorHAnsi"/>
                <w:sz w:val="18"/>
                <w:szCs w:val="18"/>
              </w:rPr>
            </w:pPr>
            <w:ins w:id="5752" w:author="Στάθης Καπ" w:date="2023-02-02T16:55:00Z">
              <w:r w:rsidRPr="00346577">
                <w:rPr>
                  <w:rFonts w:cstheme="minorHAnsi"/>
                  <w:sz w:val="18"/>
                  <w:szCs w:val="18"/>
                  <w:rPrChange w:id="5753" w:author="Στάθης Καπ" w:date="2023-02-02T16:58:00Z">
                    <w:rPr>
                      <w:rFonts w:cstheme="minorHAnsi"/>
                    </w:rPr>
                  </w:rPrChange>
                </w:rPr>
                <w:t>365</w:t>
              </w:r>
            </w:ins>
          </w:p>
        </w:tc>
        <w:tc>
          <w:tcPr>
            <w:tcW w:w="558" w:type="dxa"/>
            <w:tcPrChange w:id="5754" w:author="Στάθης Καπ" w:date="2023-02-02T16:57:00Z">
              <w:tcPr>
                <w:tcW w:w="558" w:type="dxa"/>
                <w:gridSpan w:val="2"/>
              </w:tcPr>
            </w:tcPrChange>
          </w:tcPr>
          <w:p w14:paraId="20FDEDD8" w14:textId="31529866" w:rsidR="00346577" w:rsidRPr="00346577" w:rsidRDefault="00346577" w:rsidP="00346577">
            <w:pPr>
              <w:jc w:val="center"/>
              <w:rPr>
                <w:ins w:id="5755" w:author="Στάθης Καπ" w:date="2023-02-01T06:01:00Z"/>
                <w:rFonts w:cstheme="minorHAnsi"/>
                <w:sz w:val="18"/>
                <w:szCs w:val="18"/>
              </w:rPr>
            </w:pPr>
            <w:ins w:id="5756" w:author="Στάθης Καπ" w:date="2023-02-02T16:55:00Z">
              <w:r w:rsidRPr="00346577">
                <w:rPr>
                  <w:rFonts w:cstheme="minorHAnsi"/>
                  <w:sz w:val="18"/>
                  <w:szCs w:val="18"/>
                  <w:rPrChange w:id="5757" w:author="Στάθης Καπ" w:date="2023-02-02T16:58:00Z">
                    <w:rPr>
                      <w:rFonts w:cstheme="minorHAnsi"/>
                    </w:rPr>
                  </w:rPrChange>
                </w:rPr>
                <w:t>0.148</w:t>
              </w:r>
            </w:ins>
          </w:p>
        </w:tc>
        <w:tc>
          <w:tcPr>
            <w:tcW w:w="444" w:type="dxa"/>
            <w:tcPrChange w:id="5758" w:author="Στάθης Καπ" w:date="2023-02-02T16:57:00Z">
              <w:tcPr>
                <w:tcW w:w="444" w:type="dxa"/>
                <w:gridSpan w:val="2"/>
              </w:tcPr>
            </w:tcPrChange>
          </w:tcPr>
          <w:p w14:paraId="489A2B65" w14:textId="48AD4FA7" w:rsidR="00346577" w:rsidRPr="00346577" w:rsidRDefault="00346577" w:rsidP="00346577">
            <w:pPr>
              <w:jc w:val="center"/>
              <w:rPr>
                <w:ins w:id="5759" w:author="Στάθης Καπ" w:date="2023-02-01T06:01:00Z"/>
                <w:rFonts w:cstheme="minorHAnsi"/>
                <w:sz w:val="18"/>
                <w:szCs w:val="18"/>
              </w:rPr>
            </w:pPr>
            <w:ins w:id="5760" w:author="Στάθης Καπ" w:date="2023-02-02T16:55:00Z">
              <w:r w:rsidRPr="00346577">
                <w:rPr>
                  <w:rFonts w:cstheme="minorHAnsi"/>
                  <w:sz w:val="18"/>
                  <w:szCs w:val="18"/>
                  <w:rPrChange w:id="5761" w:author="Στάθης Καπ" w:date="2023-02-02T16:58:00Z">
                    <w:rPr>
                      <w:rFonts w:cstheme="minorHAnsi"/>
                    </w:rPr>
                  </w:rPrChange>
                </w:rPr>
                <w:t>21</w:t>
              </w:r>
            </w:ins>
          </w:p>
        </w:tc>
        <w:tc>
          <w:tcPr>
            <w:tcW w:w="470" w:type="dxa"/>
            <w:tcPrChange w:id="5762" w:author="Στάθης Καπ" w:date="2023-02-02T16:57:00Z">
              <w:tcPr>
                <w:tcW w:w="470" w:type="dxa"/>
                <w:gridSpan w:val="2"/>
              </w:tcPr>
            </w:tcPrChange>
          </w:tcPr>
          <w:p w14:paraId="5D7F96CF" w14:textId="59E949C8" w:rsidR="00346577" w:rsidRPr="00346577" w:rsidRDefault="00346577" w:rsidP="00346577">
            <w:pPr>
              <w:jc w:val="center"/>
              <w:rPr>
                <w:ins w:id="5763" w:author="Στάθης Καπ" w:date="2023-02-01T06:01:00Z"/>
                <w:rFonts w:cstheme="minorHAnsi"/>
                <w:sz w:val="18"/>
                <w:szCs w:val="18"/>
              </w:rPr>
            </w:pPr>
            <w:ins w:id="5764" w:author="Στάθης Καπ" w:date="2023-02-02T16:40:00Z">
              <w:r w:rsidRPr="00346577">
                <w:rPr>
                  <w:rFonts w:cstheme="minorHAnsi"/>
                  <w:sz w:val="18"/>
                  <w:szCs w:val="18"/>
                  <w:rPrChange w:id="5765" w:author="Στάθης Καπ" w:date="2023-02-02T16:58:00Z">
                    <w:rPr/>
                  </w:rPrChange>
                </w:rPr>
                <w:t>306</w:t>
              </w:r>
            </w:ins>
          </w:p>
        </w:tc>
        <w:tc>
          <w:tcPr>
            <w:tcW w:w="558" w:type="dxa"/>
            <w:tcPrChange w:id="5766" w:author="Στάθης Καπ" w:date="2023-02-02T16:57:00Z">
              <w:tcPr>
                <w:tcW w:w="558" w:type="dxa"/>
                <w:gridSpan w:val="2"/>
              </w:tcPr>
            </w:tcPrChange>
          </w:tcPr>
          <w:p w14:paraId="02C96A3B" w14:textId="65C070AB" w:rsidR="00346577" w:rsidRPr="00346577" w:rsidRDefault="00346577" w:rsidP="00346577">
            <w:pPr>
              <w:jc w:val="center"/>
              <w:rPr>
                <w:ins w:id="5767" w:author="Στάθης Καπ" w:date="2023-02-01T06:01:00Z"/>
                <w:rFonts w:cstheme="minorHAnsi"/>
                <w:sz w:val="18"/>
                <w:szCs w:val="18"/>
              </w:rPr>
            </w:pPr>
            <w:ins w:id="5768" w:author="Στάθης Καπ" w:date="2023-02-02T16:40:00Z">
              <w:r w:rsidRPr="00346577">
                <w:rPr>
                  <w:rFonts w:cstheme="minorHAnsi"/>
                  <w:sz w:val="18"/>
                  <w:szCs w:val="18"/>
                  <w:rPrChange w:id="5769" w:author="Στάθης Καπ" w:date="2023-02-02T16:58:00Z">
                    <w:rPr/>
                  </w:rPrChange>
                </w:rPr>
                <w:t>0.129</w:t>
              </w:r>
            </w:ins>
          </w:p>
        </w:tc>
        <w:tc>
          <w:tcPr>
            <w:tcW w:w="443" w:type="dxa"/>
            <w:tcPrChange w:id="5770" w:author="Στάθης Καπ" w:date="2023-02-02T16:57:00Z">
              <w:tcPr>
                <w:tcW w:w="443" w:type="dxa"/>
                <w:gridSpan w:val="2"/>
              </w:tcPr>
            </w:tcPrChange>
          </w:tcPr>
          <w:p w14:paraId="03FD038C" w14:textId="22AF495B" w:rsidR="00346577" w:rsidRPr="00346577" w:rsidRDefault="00346577" w:rsidP="00346577">
            <w:pPr>
              <w:jc w:val="center"/>
              <w:rPr>
                <w:ins w:id="5771" w:author="Στάθης Καπ" w:date="2023-02-01T06:01:00Z"/>
                <w:rFonts w:cstheme="minorHAnsi"/>
                <w:sz w:val="18"/>
                <w:szCs w:val="18"/>
              </w:rPr>
            </w:pPr>
            <w:ins w:id="5772" w:author="Στάθης Καπ" w:date="2023-02-02T16:40:00Z">
              <w:r w:rsidRPr="00346577">
                <w:rPr>
                  <w:rFonts w:cstheme="minorHAnsi"/>
                  <w:sz w:val="18"/>
                  <w:szCs w:val="18"/>
                  <w:rPrChange w:id="5773" w:author="Στάθης Καπ" w:date="2023-02-02T16:58:00Z">
                    <w:rPr/>
                  </w:rPrChange>
                </w:rPr>
                <w:t>17</w:t>
              </w:r>
            </w:ins>
          </w:p>
        </w:tc>
        <w:tc>
          <w:tcPr>
            <w:tcW w:w="470" w:type="dxa"/>
            <w:tcPrChange w:id="5774" w:author="Στάθης Καπ" w:date="2023-02-02T16:57:00Z">
              <w:tcPr>
                <w:tcW w:w="470" w:type="dxa"/>
                <w:gridSpan w:val="2"/>
                <w:vAlign w:val="center"/>
              </w:tcPr>
            </w:tcPrChange>
          </w:tcPr>
          <w:p w14:paraId="1C7DC87D" w14:textId="3B4B4927" w:rsidR="00346577" w:rsidRPr="00346577" w:rsidRDefault="00346577" w:rsidP="00346577">
            <w:pPr>
              <w:jc w:val="center"/>
              <w:rPr>
                <w:ins w:id="5775" w:author="Στάθης Καπ" w:date="2023-02-01T06:01:00Z"/>
                <w:rFonts w:cstheme="minorHAnsi"/>
                <w:sz w:val="18"/>
                <w:szCs w:val="18"/>
              </w:rPr>
            </w:pPr>
            <w:ins w:id="5776" w:author="Στάθης Καπ" w:date="2023-02-02T16:56:00Z">
              <w:r w:rsidRPr="00346577">
                <w:rPr>
                  <w:rFonts w:cstheme="minorHAnsi"/>
                  <w:sz w:val="18"/>
                  <w:szCs w:val="18"/>
                  <w:rPrChange w:id="5777" w:author="Στάθης Καπ" w:date="2023-02-02T16:58:00Z">
                    <w:rPr>
                      <w:rFonts w:cstheme="minorHAnsi"/>
                    </w:rPr>
                  </w:rPrChange>
                </w:rPr>
                <w:t>310</w:t>
              </w:r>
            </w:ins>
          </w:p>
        </w:tc>
        <w:tc>
          <w:tcPr>
            <w:tcW w:w="558" w:type="dxa"/>
            <w:tcPrChange w:id="5778" w:author="Στάθης Καπ" w:date="2023-02-02T16:57:00Z">
              <w:tcPr>
                <w:tcW w:w="555" w:type="dxa"/>
                <w:gridSpan w:val="2"/>
                <w:vAlign w:val="center"/>
              </w:tcPr>
            </w:tcPrChange>
          </w:tcPr>
          <w:p w14:paraId="2081177A" w14:textId="524224CC" w:rsidR="00346577" w:rsidRPr="00346577" w:rsidRDefault="00346577" w:rsidP="00346577">
            <w:pPr>
              <w:jc w:val="center"/>
              <w:rPr>
                <w:ins w:id="5779" w:author="Στάθης Καπ" w:date="2023-02-01T06:01:00Z"/>
                <w:rFonts w:cstheme="minorHAnsi"/>
                <w:sz w:val="18"/>
                <w:szCs w:val="18"/>
              </w:rPr>
            </w:pPr>
            <w:ins w:id="5780" w:author="Στάθης Καπ" w:date="2023-02-02T16:56:00Z">
              <w:r w:rsidRPr="00346577">
                <w:rPr>
                  <w:rFonts w:cstheme="minorHAnsi"/>
                  <w:sz w:val="18"/>
                  <w:szCs w:val="18"/>
                  <w:rPrChange w:id="5781" w:author="Στάθης Καπ" w:date="2023-02-02T16:58:00Z">
                    <w:rPr>
                      <w:rFonts w:cstheme="minorHAnsi"/>
                    </w:rPr>
                  </w:rPrChange>
                </w:rPr>
                <w:t>0.121</w:t>
              </w:r>
            </w:ins>
          </w:p>
        </w:tc>
        <w:tc>
          <w:tcPr>
            <w:tcW w:w="444" w:type="dxa"/>
            <w:tcPrChange w:id="5782" w:author="Στάθης Καπ" w:date="2023-02-02T16:57:00Z">
              <w:tcPr>
                <w:tcW w:w="444" w:type="dxa"/>
                <w:gridSpan w:val="2"/>
                <w:vAlign w:val="center"/>
              </w:tcPr>
            </w:tcPrChange>
          </w:tcPr>
          <w:p w14:paraId="136E7721" w14:textId="4E8A98D3" w:rsidR="00346577" w:rsidRPr="00346577" w:rsidRDefault="00346577" w:rsidP="00346577">
            <w:pPr>
              <w:jc w:val="center"/>
              <w:rPr>
                <w:ins w:id="5783" w:author="Στάθης Καπ" w:date="2023-02-01T06:01:00Z"/>
                <w:rFonts w:cstheme="minorHAnsi"/>
                <w:sz w:val="18"/>
                <w:szCs w:val="18"/>
              </w:rPr>
            </w:pPr>
            <w:ins w:id="5784" w:author="Στάθης Καπ" w:date="2023-02-02T16:56:00Z">
              <w:r w:rsidRPr="00346577">
                <w:rPr>
                  <w:rFonts w:cstheme="minorHAnsi"/>
                  <w:sz w:val="18"/>
                  <w:szCs w:val="18"/>
                  <w:rPrChange w:id="5785" w:author="Στάθης Καπ" w:date="2023-02-02T16:58:00Z">
                    <w:rPr>
                      <w:rFonts w:cstheme="minorHAnsi"/>
                    </w:rPr>
                  </w:rPrChange>
                </w:rPr>
                <w:t>17</w:t>
              </w:r>
            </w:ins>
          </w:p>
        </w:tc>
        <w:tc>
          <w:tcPr>
            <w:tcW w:w="470" w:type="dxa"/>
            <w:tcPrChange w:id="5786" w:author="Στάθης Καπ" w:date="2023-02-02T16:57:00Z">
              <w:tcPr>
                <w:tcW w:w="470" w:type="dxa"/>
                <w:gridSpan w:val="2"/>
              </w:tcPr>
            </w:tcPrChange>
          </w:tcPr>
          <w:p w14:paraId="0FDCF9FB" w14:textId="0E2E621D" w:rsidR="00346577" w:rsidRPr="00346577" w:rsidRDefault="00346577" w:rsidP="00346577">
            <w:pPr>
              <w:jc w:val="center"/>
              <w:rPr>
                <w:ins w:id="5787" w:author="Στάθης Καπ" w:date="2023-02-01T06:01:00Z"/>
                <w:rFonts w:cstheme="minorHAnsi"/>
                <w:sz w:val="18"/>
                <w:szCs w:val="18"/>
              </w:rPr>
            </w:pPr>
            <w:ins w:id="5788" w:author="Στάθης Καπ" w:date="2023-02-02T16:44:00Z">
              <w:r w:rsidRPr="00346577">
                <w:rPr>
                  <w:rFonts w:cstheme="minorHAnsi"/>
                  <w:sz w:val="18"/>
                  <w:szCs w:val="18"/>
                  <w:rPrChange w:id="5789" w:author="Στάθης Καπ" w:date="2023-02-02T16:58:00Z">
                    <w:rPr/>
                  </w:rPrChange>
                </w:rPr>
                <w:t>300</w:t>
              </w:r>
            </w:ins>
          </w:p>
        </w:tc>
        <w:tc>
          <w:tcPr>
            <w:tcW w:w="558" w:type="dxa"/>
            <w:tcPrChange w:id="5790" w:author="Στάθης Καπ" w:date="2023-02-02T16:57:00Z">
              <w:tcPr>
                <w:tcW w:w="558" w:type="dxa"/>
                <w:gridSpan w:val="2"/>
              </w:tcPr>
            </w:tcPrChange>
          </w:tcPr>
          <w:p w14:paraId="2B6ECADE" w14:textId="2476B4C6" w:rsidR="00346577" w:rsidRPr="00346577" w:rsidRDefault="00346577" w:rsidP="00346577">
            <w:pPr>
              <w:jc w:val="center"/>
              <w:rPr>
                <w:ins w:id="5791" w:author="Στάθης Καπ" w:date="2023-02-01T06:01:00Z"/>
                <w:rFonts w:cstheme="minorHAnsi"/>
                <w:sz w:val="18"/>
                <w:szCs w:val="18"/>
              </w:rPr>
            </w:pPr>
            <w:ins w:id="5792" w:author="Στάθης Καπ" w:date="2023-02-02T16:44:00Z">
              <w:r w:rsidRPr="00346577">
                <w:rPr>
                  <w:rFonts w:cstheme="minorHAnsi"/>
                  <w:sz w:val="18"/>
                  <w:szCs w:val="18"/>
                  <w:rPrChange w:id="5793" w:author="Στάθης Καπ" w:date="2023-02-02T16:58:00Z">
                    <w:rPr/>
                  </w:rPrChange>
                </w:rPr>
                <w:t>0.156</w:t>
              </w:r>
            </w:ins>
          </w:p>
        </w:tc>
        <w:tc>
          <w:tcPr>
            <w:tcW w:w="443" w:type="dxa"/>
            <w:tcPrChange w:id="5794" w:author="Στάθης Καπ" w:date="2023-02-02T16:57:00Z">
              <w:tcPr>
                <w:tcW w:w="443" w:type="dxa"/>
              </w:tcPr>
            </w:tcPrChange>
          </w:tcPr>
          <w:p w14:paraId="54697D14" w14:textId="7901D948" w:rsidR="00346577" w:rsidRPr="00346577" w:rsidRDefault="00346577" w:rsidP="00346577">
            <w:pPr>
              <w:jc w:val="center"/>
              <w:rPr>
                <w:ins w:id="5795" w:author="Στάθης Καπ" w:date="2023-02-01T06:01:00Z"/>
                <w:rFonts w:cstheme="minorHAnsi"/>
                <w:sz w:val="18"/>
                <w:szCs w:val="18"/>
              </w:rPr>
            </w:pPr>
            <w:ins w:id="5796" w:author="Στάθης Καπ" w:date="2023-02-02T16:44:00Z">
              <w:r w:rsidRPr="00346577">
                <w:rPr>
                  <w:rFonts w:cstheme="minorHAnsi"/>
                  <w:sz w:val="18"/>
                  <w:szCs w:val="18"/>
                  <w:rPrChange w:id="5797" w:author="Στάθης Καπ" w:date="2023-02-02T16:58:00Z">
                    <w:rPr/>
                  </w:rPrChange>
                </w:rPr>
                <w:t>17</w:t>
              </w:r>
            </w:ins>
          </w:p>
        </w:tc>
        <w:tc>
          <w:tcPr>
            <w:tcW w:w="459" w:type="dxa"/>
            <w:tcPrChange w:id="5798" w:author="Στάθης Καπ" w:date="2023-02-02T16:57:00Z">
              <w:tcPr>
                <w:tcW w:w="459" w:type="dxa"/>
                <w:vAlign w:val="center"/>
              </w:tcPr>
            </w:tcPrChange>
          </w:tcPr>
          <w:p w14:paraId="6DF042F7" w14:textId="7C1CE4BD" w:rsidR="00346577" w:rsidRPr="00C3762F" w:rsidRDefault="00346577" w:rsidP="00346577">
            <w:pPr>
              <w:jc w:val="center"/>
              <w:rPr>
                <w:ins w:id="5799" w:author="Στάθης Καπ" w:date="2023-02-01T06:01:00Z"/>
                <w:rFonts w:cstheme="minorHAnsi"/>
                <w:sz w:val="18"/>
                <w:szCs w:val="18"/>
              </w:rPr>
            </w:pPr>
            <w:ins w:id="5800" w:author="Στάθης Καπ" w:date="2023-02-02T17:05:00Z">
              <w:r w:rsidRPr="00C3762F">
                <w:rPr>
                  <w:rFonts w:cstheme="minorHAnsi"/>
                  <w:sz w:val="18"/>
                  <w:szCs w:val="18"/>
                  <w:rPrChange w:id="5801" w:author="Στάθης Καπ" w:date="2023-02-02T17:05:00Z">
                    <w:rPr/>
                  </w:rPrChange>
                </w:rPr>
                <w:t>286</w:t>
              </w:r>
            </w:ins>
          </w:p>
        </w:tc>
        <w:tc>
          <w:tcPr>
            <w:tcW w:w="552" w:type="dxa"/>
            <w:tcPrChange w:id="5802" w:author="Στάθης Καπ" w:date="2023-02-02T16:57:00Z">
              <w:tcPr>
                <w:tcW w:w="552" w:type="dxa"/>
                <w:vAlign w:val="center"/>
              </w:tcPr>
            </w:tcPrChange>
          </w:tcPr>
          <w:p w14:paraId="3545E608" w14:textId="7AE4A61F" w:rsidR="00346577" w:rsidRPr="00C3762F" w:rsidRDefault="00346577" w:rsidP="00346577">
            <w:pPr>
              <w:jc w:val="center"/>
              <w:rPr>
                <w:ins w:id="5803" w:author="Στάθης Καπ" w:date="2023-02-01T06:01:00Z"/>
                <w:rFonts w:cstheme="minorHAnsi"/>
                <w:sz w:val="18"/>
                <w:szCs w:val="18"/>
              </w:rPr>
            </w:pPr>
            <w:ins w:id="5804" w:author="Στάθης Καπ" w:date="2023-02-02T17:05:00Z">
              <w:r w:rsidRPr="00C3762F">
                <w:rPr>
                  <w:rFonts w:cstheme="minorHAnsi"/>
                  <w:sz w:val="18"/>
                  <w:szCs w:val="18"/>
                  <w:rPrChange w:id="5805" w:author="Στάθης Καπ" w:date="2023-02-02T17:05:00Z">
                    <w:rPr/>
                  </w:rPrChange>
                </w:rPr>
                <w:t>0.125</w:t>
              </w:r>
            </w:ins>
          </w:p>
        </w:tc>
        <w:tc>
          <w:tcPr>
            <w:tcW w:w="431" w:type="dxa"/>
            <w:tcPrChange w:id="5806" w:author="Στάθης Καπ" w:date="2023-02-02T16:57:00Z">
              <w:tcPr>
                <w:tcW w:w="431" w:type="dxa"/>
                <w:vAlign w:val="center"/>
              </w:tcPr>
            </w:tcPrChange>
          </w:tcPr>
          <w:p w14:paraId="559694C0" w14:textId="3211D0E5" w:rsidR="00346577" w:rsidRPr="00C3762F" w:rsidRDefault="00346577" w:rsidP="00346577">
            <w:pPr>
              <w:jc w:val="center"/>
              <w:rPr>
                <w:ins w:id="5807" w:author="Στάθης Καπ" w:date="2023-02-01T06:01:00Z"/>
                <w:rFonts w:cstheme="minorHAnsi"/>
                <w:sz w:val="18"/>
                <w:szCs w:val="18"/>
              </w:rPr>
            </w:pPr>
            <w:ins w:id="5808" w:author="Στάθης Καπ" w:date="2023-02-02T17:05:00Z">
              <w:r w:rsidRPr="00C3762F">
                <w:rPr>
                  <w:rFonts w:cstheme="minorHAnsi"/>
                  <w:sz w:val="18"/>
                  <w:szCs w:val="18"/>
                  <w:rPrChange w:id="5809" w:author="Στάθης Καπ" w:date="2023-02-02T17:05:00Z">
                    <w:rPr/>
                  </w:rPrChange>
                </w:rPr>
                <w:t>16</w:t>
              </w:r>
            </w:ins>
          </w:p>
        </w:tc>
      </w:tr>
      <w:tr w:rsidR="00346577" w:rsidRPr="00AB438A" w14:paraId="0932097C" w14:textId="77777777" w:rsidTr="00346577">
        <w:tblPrEx>
          <w:tblW w:w="9540" w:type="dxa"/>
          <w:tblInd w:w="-340" w:type="dxa"/>
          <w:tblCellMar>
            <w:left w:w="28" w:type="dxa"/>
            <w:right w:w="28" w:type="dxa"/>
          </w:tblCellMar>
          <w:tblPrExChange w:id="5810" w:author="Στάθης Καπ" w:date="2023-02-02T16:57:00Z">
            <w:tblPrEx>
              <w:tblW w:w="9540" w:type="dxa"/>
              <w:tblInd w:w="-340" w:type="dxa"/>
              <w:tblCellMar>
                <w:left w:w="28" w:type="dxa"/>
                <w:right w:w="28" w:type="dxa"/>
              </w:tblCellMar>
            </w:tblPrEx>
          </w:tblPrExChange>
        </w:tblPrEx>
        <w:trPr>
          <w:trHeight w:val="247"/>
          <w:ins w:id="5811" w:author="Στάθης Καπ" w:date="2023-02-01T06:01:00Z"/>
          <w:trPrChange w:id="5812" w:author="Στάθης Καπ" w:date="2023-02-02T16:57:00Z">
            <w:trPr>
              <w:gridBefore w:val="4"/>
              <w:trHeight w:val="247"/>
            </w:trPr>
          </w:trPrChange>
        </w:trPr>
        <w:tc>
          <w:tcPr>
            <w:tcW w:w="414" w:type="dxa"/>
            <w:vAlign w:val="center"/>
            <w:tcPrChange w:id="5813" w:author="Στάθης Καπ" w:date="2023-02-02T16:57:00Z">
              <w:tcPr>
                <w:tcW w:w="415" w:type="dxa"/>
                <w:gridSpan w:val="2"/>
                <w:vAlign w:val="center"/>
              </w:tcPr>
            </w:tcPrChange>
          </w:tcPr>
          <w:p w14:paraId="72D2F895" w14:textId="313842DD" w:rsidR="00346577" w:rsidRPr="006E0881" w:rsidRDefault="00346577" w:rsidP="00346577">
            <w:pPr>
              <w:jc w:val="center"/>
              <w:rPr>
                <w:ins w:id="5814" w:author="Στάθης Καπ" w:date="2023-02-01T06:01:00Z"/>
                <w:sz w:val="18"/>
                <w:szCs w:val="18"/>
              </w:rPr>
            </w:pPr>
            <w:ins w:id="5815" w:author="Στάθης Καπ" w:date="2023-02-01T06:01:00Z">
              <w:r>
                <w:rPr>
                  <w:sz w:val="18"/>
                  <w:szCs w:val="18"/>
                </w:rPr>
                <w:t>Pr03</w:t>
              </w:r>
            </w:ins>
          </w:p>
        </w:tc>
        <w:tc>
          <w:tcPr>
            <w:tcW w:w="470" w:type="dxa"/>
            <w:tcPrChange w:id="5816" w:author="Στάθης Καπ" w:date="2023-02-02T16:57:00Z">
              <w:tcPr>
                <w:tcW w:w="470" w:type="dxa"/>
                <w:gridSpan w:val="2"/>
              </w:tcPr>
            </w:tcPrChange>
          </w:tcPr>
          <w:p w14:paraId="2297691D" w14:textId="5F1669B5" w:rsidR="00346577" w:rsidRPr="00346577" w:rsidRDefault="00346577" w:rsidP="00346577">
            <w:pPr>
              <w:jc w:val="center"/>
              <w:rPr>
                <w:ins w:id="5817" w:author="Στάθης Καπ" w:date="2023-02-01T06:01:00Z"/>
                <w:rFonts w:cstheme="minorHAnsi"/>
                <w:sz w:val="18"/>
                <w:szCs w:val="18"/>
              </w:rPr>
            </w:pPr>
            <w:ins w:id="5818" w:author="Στάθης Καπ" w:date="2023-02-02T16:35:00Z">
              <w:r w:rsidRPr="00346577">
                <w:rPr>
                  <w:rFonts w:cstheme="minorHAnsi"/>
                  <w:sz w:val="18"/>
                  <w:szCs w:val="18"/>
                  <w:rPrChange w:id="5819" w:author="Στάθης Καπ" w:date="2023-02-02T16:58:00Z">
                    <w:rPr/>
                  </w:rPrChange>
                </w:rPr>
                <w:t>364</w:t>
              </w:r>
            </w:ins>
          </w:p>
        </w:tc>
        <w:tc>
          <w:tcPr>
            <w:tcW w:w="885" w:type="dxa"/>
            <w:tcPrChange w:id="5820" w:author="Στάθης Καπ" w:date="2023-02-02T16:57:00Z">
              <w:tcPr>
                <w:tcW w:w="887" w:type="dxa"/>
                <w:gridSpan w:val="3"/>
              </w:tcPr>
            </w:tcPrChange>
          </w:tcPr>
          <w:p w14:paraId="25A8301D" w14:textId="74C4C77B" w:rsidR="00346577" w:rsidRPr="00346577" w:rsidRDefault="00346577" w:rsidP="00346577">
            <w:pPr>
              <w:jc w:val="center"/>
              <w:rPr>
                <w:ins w:id="5821" w:author="Στάθης Καπ" w:date="2023-02-01T06:01:00Z"/>
                <w:rFonts w:cstheme="minorHAnsi"/>
                <w:sz w:val="18"/>
                <w:szCs w:val="18"/>
              </w:rPr>
            </w:pPr>
            <w:ins w:id="5822" w:author="Στάθης Καπ" w:date="2023-02-02T16:35:00Z">
              <w:r w:rsidRPr="00346577">
                <w:rPr>
                  <w:rFonts w:cstheme="minorHAnsi"/>
                  <w:sz w:val="18"/>
                  <w:szCs w:val="18"/>
                  <w:rPrChange w:id="5823" w:author="Στάθης Καπ" w:date="2023-02-02T16:58:00Z">
                    <w:rPr/>
                  </w:rPrChange>
                </w:rPr>
                <w:t>0.348</w:t>
              </w:r>
            </w:ins>
          </w:p>
        </w:tc>
        <w:tc>
          <w:tcPr>
            <w:tcW w:w="443" w:type="dxa"/>
            <w:tcPrChange w:id="5824" w:author="Στάθης Καπ" w:date="2023-02-02T16:57:00Z">
              <w:tcPr>
                <w:tcW w:w="443" w:type="dxa"/>
                <w:gridSpan w:val="2"/>
              </w:tcPr>
            </w:tcPrChange>
          </w:tcPr>
          <w:p w14:paraId="404A9350" w14:textId="0BBE2938" w:rsidR="00346577" w:rsidRPr="00346577" w:rsidRDefault="00346577" w:rsidP="00346577">
            <w:pPr>
              <w:jc w:val="center"/>
              <w:rPr>
                <w:ins w:id="5825" w:author="Στάθης Καπ" w:date="2023-02-01T06:01:00Z"/>
                <w:rFonts w:cstheme="minorHAnsi"/>
                <w:sz w:val="18"/>
                <w:szCs w:val="18"/>
              </w:rPr>
            </w:pPr>
            <w:ins w:id="5826" w:author="Στάθης Καπ" w:date="2023-02-02T16:35:00Z">
              <w:r w:rsidRPr="00346577">
                <w:rPr>
                  <w:rFonts w:cstheme="minorHAnsi"/>
                  <w:sz w:val="18"/>
                  <w:szCs w:val="18"/>
                  <w:rPrChange w:id="5827" w:author="Στάθης Καπ" w:date="2023-02-02T16:58:00Z">
                    <w:rPr/>
                  </w:rPrChange>
                </w:rPr>
                <w:t>20</w:t>
              </w:r>
            </w:ins>
          </w:p>
        </w:tc>
        <w:tc>
          <w:tcPr>
            <w:tcW w:w="470" w:type="dxa"/>
            <w:tcPrChange w:id="5828" w:author="Στάθης Καπ" w:date="2023-02-02T16:57:00Z">
              <w:tcPr>
                <w:tcW w:w="470" w:type="dxa"/>
                <w:gridSpan w:val="2"/>
              </w:tcPr>
            </w:tcPrChange>
          </w:tcPr>
          <w:p w14:paraId="0802488C" w14:textId="3BD5A843" w:rsidR="00346577" w:rsidRPr="00346577" w:rsidRDefault="00346577" w:rsidP="00346577">
            <w:pPr>
              <w:jc w:val="center"/>
              <w:rPr>
                <w:ins w:id="5829" w:author="Στάθης Καπ" w:date="2023-02-01T06:01:00Z"/>
                <w:rFonts w:cstheme="minorHAnsi"/>
                <w:sz w:val="18"/>
                <w:szCs w:val="18"/>
              </w:rPr>
            </w:pPr>
            <w:ins w:id="5830" w:author="Στάθης Καπ" w:date="2023-02-02T16:55:00Z">
              <w:r w:rsidRPr="00346577">
                <w:rPr>
                  <w:rFonts w:cstheme="minorHAnsi"/>
                  <w:sz w:val="18"/>
                  <w:szCs w:val="18"/>
                  <w:rPrChange w:id="5831" w:author="Στάθης Καπ" w:date="2023-02-02T16:58:00Z">
                    <w:rPr>
                      <w:rFonts w:cstheme="minorHAnsi"/>
                    </w:rPr>
                  </w:rPrChange>
                </w:rPr>
                <w:t>366</w:t>
              </w:r>
            </w:ins>
          </w:p>
        </w:tc>
        <w:tc>
          <w:tcPr>
            <w:tcW w:w="558" w:type="dxa"/>
            <w:tcPrChange w:id="5832" w:author="Στάθης Καπ" w:date="2023-02-02T16:57:00Z">
              <w:tcPr>
                <w:tcW w:w="558" w:type="dxa"/>
                <w:gridSpan w:val="2"/>
              </w:tcPr>
            </w:tcPrChange>
          </w:tcPr>
          <w:p w14:paraId="5AA5C639" w14:textId="0EA4F014" w:rsidR="00346577" w:rsidRPr="00346577" w:rsidRDefault="00346577" w:rsidP="00346577">
            <w:pPr>
              <w:jc w:val="center"/>
              <w:rPr>
                <w:ins w:id="5833" w:author="Στάθης Καπ" w:date="2023-02-01T06:01:00Z"/>
                <w:rFonts w:cstheme="minorHAnsi"/>
                <w:sz w:val="18"/>
                <w:szCs w:val="18"/>
              </w:rPr>
            </w:pPr>
            <w:ins w:id="5834" w:author="Στάθης Καπ" w:date="2023-02-02T16:55:00Z">
              <w:r w:rsidRPr="00346577">
                <w:rPr>
                  <w:rFonts w:cstheme="minorHAnsi"/>
                  <w:sz w:val="18"/>
                  <w:szCs w:val="18"/>
                  <w:rPrChange w:id="5835" w:author="Στάθης Καπ" w:date="2023-02-02T16:58:00Z">
                    <w:rPr>
                      <w:rFonts w:cstheme="minorHAnsi"/>
                    </w:rPr>
                  </w:rPrChange>
                </w:rPr>
                <w:t>0.223</w:t>
              </w:r>
            </w:ins>
          </w:p>
        </w:tc>
        <w:tc>
          <w:tcPr>
            <w:tcW w:w="444" w:type="dxa"/>
            <w:tcPrChange w:id="5836" w:author="Στάθης Καπ" w:date="2023-02-02T16:57:00Z">
              <w:tcPr>
                <w:tcW w:w="444" w:type="dxa"/>
                <w:gridSpan w:val="2"/>
              </w:tcPr>
            </w:tcPrChange>
          </w:tcPr>
          <w:p w14:paraId="24B26EB9" w14:textId="689AEBA8" w:rsidR="00346577" w:rsidRPr="00346577" w:rsidRDefault="00346577" w:rsidP="00346577">
            <w:pPr>
              <w:jc w:val="center"/>
              <w:rPr>
                <w:ins w:id="5837" w:author="Στάθης Καπ" w:date="2023-02-01T06:01:00Z"/>
                <w:rFonts w:cstheme="minorHAnsi"/>
                <w:sz w:val="18"/>
                <w:szCs w:val="18"/>
              </w:rPr>
            </w:pPr>
            <w:ins w:id="5838" w:author="Στάθης Καπ" w:date="2023-02-02T16:55:00Z">
              <w:r w:rsidRPr="00346577">
                <w:rPr>
                  <w:rFonts w:cstheme="minorHAnsi"/>
                  <w:sz w:val="18"/>
                  <w:szCs w:val="18"/>
                  <w:rPrChange w:id="5839" w:author="Στάθης Καπ" w:date="2023-02-02T16:58:00Z">
                    <w:rPr>
                      <w:rFonts w:cstheme="minorHAnsi"/>
                    </w:rPr>
                  </w:rPrChange>
                </w:rPr>
                <w:t>21</w:t>
              </w:r>
            </w:ins>
          </w:p>
        </w:tc>
        <w:tc>
          <w:tcPr>
            <w:tcW w:w="470" w:type="dxa"/>
            <w:tcPrChange w:id="5840" w:author="Στάθης Καπ" w:date="2023-02-02T16:57:00Z">
              <w:tcPr>
                <w:tcW w:w="470" w:type="dxa"/>
                <w:gridSpan w:val="2"/>
              </w:tcPr>
            </w:tcPrChange>
          </w:tcPr>
          <w:p w14:paraId="6C4E65E7" w14:textId="4E8E3247" w:rsidR="00346577" w:rsidRPr="00346577" w:rsidRDefault="00346577" w:rsidP="00346577">
            <w:pPr>
              <w:jc w:val="center"/>
              <w:rPr>
                <w:ins w:id="5841" w:author="Στάθης Καπ" w:date="2023-02-01T06:01:00Z"/>
                <w:rFonts w:cstheme="minorHAnsi"/>
                <w:sz w:val="18"/>
                <w:szCs w:val="18"/>
              </w:rPr>
            </w:pPr>
            <w:ins w:id="5842" w:author="Στάθης Καπ" w:date="2023-02-02T16:40:00Z">
              <w:r w:rsidRPr="00346577">
                <w:rPr>
                  <w:rFonts w:cstheme="minorHAnsi"/>
                  <w:sz w:val="18"/>
                  <w:szCs w:val="18"/>
                  <w:rPrChange w:id="5843" w:author="Στάθης Καπ" w:date="2023-02-02T16:58:00Z">
                    <w:rPr/>
                  </w:rPrChange>
                </w:rPr>
                <w:t>312</w:t>
              </w:r>
            </w:ins>
          </w:p>
        </w:tc>
        <w:tc>
          <w:tcPr>
            <w:tcW w:w="558" w:type="dxa"/>
            <w:tcPrChange w:id="5844" w:author="Στάθης Καπ" w:date="2023-02-02T16:57:00Z">
              <w:tcPr>
                <w:tcW w:w="558" w:type="dxa"/>
                <w:gridSpan w:val="2"/>
              </w:tcPr>
            </w:tcPrChange>
          </w:tcPr>
          <w:p w14:paraId="16A83FB0" w14:textId="402BB425" w:rsidR="00346577" w:rsidRPr="00346577" w:rsidRDefault="00346577" w:rsidP="00346577">
            <w:pPr>
              <w:jc w:val="center"/>
              <w:rPr>
                <w:ins w:id="5845" w:author="Στάθης Καπ" w:date="2023-02-01T06:01:00Z"/>
                <w:rFonts w:cstheme="minorHAnsi"/>
                <w:sz w:val="18"/>
                <w:szCs w:val="18"/>
              </w:rPr>
            </w:pPr>
            <w:ins w:id="5846" w:author="Στάθης Καπ" w:date="2023-02-02T16:40:00Z">
              <w:r w:rsidRPr="00346577">
                <w:rPr>
                  <w:rFonts w:cstheme="minorHAnsi"/>
                  <w:sz w:val="18"/>
                  <w:szCs w:val="18"/>
                  <w:rPrChange w:id="5847" w:author="Στάθης Καπ" w:date="2023-02-02T16:58:00Z">
                    <w:rPr/>
                  </w:rPrChange>
                </w:rPr>
                <w:t>0.203</w:t>
              </w:r>
            </w:ins>
          </w:p>
        </w:tc>
        <w:tc>
          <w:tcPr>
            <w:tcW w:w="443" w:type="dxa"/>
            <w:tcPrChange w:id="5848" w:author="Στάθης Καπ" w:date="2023-02-02T16:57:00Z">
              <w:tcPr>
                <w:tcW w:w="443" w:type="dxa"/>
                <w:gridSpan w:val="2"/>
              </w:tcPr>
            </w:tcPrChange>
          </w:tcPr>
          <w:p w14:paraId="4FA004A6" w14:textId="67AACDED" w:rsidR="00346577" w:rsidRPr="00346577" w:rsidRDefault="00346577" w:rsidP="00346577">
            <w:pPr>
              <w:jc w:val="center"/>
              <w:rPr>
                <w:ins w:id="5849" w:author="Στάθης Καπ" w:date="2023-02-01T06:01:00Z"/>
                <w:rFonts w:cstheme="minorHAnsi"/>
                <w:sz w:val="18"/>
                <w:szCs w:val="18"/>
              </w:rPr>
            </w:pPr>
            <w:ins w:id="5850" w:author="Στάθης Καπ" w:date="2023-02-02T16:40:00Z">
              <w:r w:rsidRPr="00346577">
                <w:rPr>
                  <w:rFonts w:cstheme="minorHAnsi"/>
                  <w:sz w:val="18"/>
                  <w:szCs w:val="18"/>
                  <w:rPrChange w:id="5851" w:author="Στάθης Καπ" w:date="2023-02-02T16:58:00Z">
                    <w:rPr/>
                  </w:rPrChange>
                </w:rPr>
                <w:t>19</w:t>
              </w:r>
            </w:ins>
          </w:p>
        </w:tc>
        <w:tc>
          <w:tcPr>
            <w:tcW w:w="470" w:type="dxa"/>
            <w:tcPrChange w:id="5852" w:author="Στάθης Καπ" w:date="2023-02-02T16:57:00Z">
              <w:tcPr>
                <w:tcW w:w="470" w:type="dxa"/>
                <w:gridSpan w:val="2"/>
                <w:vAlign w:val="center"/>
              </w:tcPr>
            </w:tcPrChange>
          </w:tcPr>
          <w:p w14:paraId="48DF399C" w14:textId="3615B404" w:rsidR="00346577" w:rsidRPr="00346577" w:rsidRDefault="00346577" w:rsidP="00346577">
            <w:pPr>
              <w:jc w:val="center"/>
              <w:rPr>
                <w:ins w:id="5853" w:author="Στάθης Καπ" w:date="2023-02-01T06:01:00Z"/>
                <w:rFonts w:cstheme="minorHAnsi"/>
                <w:sz w:val="18"/>
                <w:szCs w:val="18"/>
              </w:rPr>
            </w:pPr>
            <w:ins w:id="5854" w:author="Στάθης Καπ" w:date="2023-02-02T16:56:00Z">
              <w:r w:rsidRPr="00346577">
                <w:rPr>
                  <w:rFonts w:cstheme="minorHAnsi"/>
                  <w:sz w:val="18"/>
                  <w:szCs w:val="18"/>
                  <w:rPrChange w:id="5855" w:author="Στάθης Καπ" w:date="2023-02-02T16:58:00Z">
                    <w:rPr>
                      <w:rFonts w:cstheme="minorHAnsi"/>
                    </w:rPr>
                  </w:rPrChange>
                </w:rPr>
                <w:t>310</w:t>
              </w:r>
            </w:ins>
          </w:p>
        </w:tc>
        <w:tc>
          <w:tcPr>
            <w:tcW w:w="558" w:type="dxa"/>
            <w:tcPrChange w:id="5856" w:author="Στάθης Καπ" w:date="2023-02-02T16:57:00Z">
              <w:tcPr>
                <w:tcW w:w="555" w:type="dxa"/>
                <w:gridSpan w:val="2"/>
                <w:vAlign w:val="center"/>
              </w:tcPr>
            </w:tcPrChange>
          </w:tcPr>
          <w:p w14:paraId="36B1DF54" w14:textId="79A7BD5D" w:rsidR="00346577" w:rsidRPr="00346577" w:rsidRDefault="00346577" w:rsidP="00346577">
            <w:pPr>
              <w:jc w:val="center"/>
              <w:rPr>
                <w:ins w:id="5857" w:author="Στάθης Καπ" w:date="2023-02-01T06:01:00Z"/>
                <w:rFonts w:cstheme="minorHAnsi"/>
                <w:sz w:val="18"/>
                <w:szCs w:val="18"/>
              </w:rPr>
            </w:pPr>
            <w:ins w:id="5858" w:author="Στάθης Καπ" w:date="2023-02-02T16:56:00Z">
              <w:r w:rsidRPr="00346577">
                <w:rPr>
                  <w:rFonts w:cstheme="minorHAnsi"/>
                  <w:sz w:val="18"/>
                  <w:szCs w:val="18"/>
                  <w:rPrChange w:id="5859" w:author="Στάθης Καπ" w:date="2023-02-02T16:58:00Z">
                    <w:rPr>
                      <w:rFonts w:cstheme="minorHAnsi"/>
                    </w:rPr>
                  </w:rPrChange>
                </w:rPr>
                <w:t>0.208</w:t>
              </w:r>
            </w:ins>
          </w:p>
        </w:tc>
        <w:tc>
          <w:tcPr>
            <w:tcW w:w="444" w:type="dxa"/>
            <w:tcPrChange w:id="5860" w:author="Στάθης Καπ" w:date="2023-02-02T16:57:00Z">
              <w:tcPr>
                <w:tcW w:w="444" w:type="dxa"/>
                <w:gridSpan w:val="2"/>
                <w:vAlign w:val="center"/>
              </w:tcPr>
            </w:tcPrChange>
          </w:tcPr>
          <w:p w14:paraId="60D16232" w14:textId="331896AA" w:rsidR="00346577" w:rsidRPr="00346577" w:rsidRDefault="00346577" w:rsidP="00346577">
            <w:pPr>
              <w:jc w:val="center"/>
              <w:rPr>
                <w:ins w:id="5861" w:author="Στάθης Καπ" w:date="2023-02-01T06:01:00Z"/>
                <w:rFonts w:cstheme="minorHAnsi"/>
                <w:sz w:val="18"/>
                <w:szCs w:val="18"/>
              </w:rPr>
            </w:pPr>
            <w:ins w:id="5862" w:author="Στάθης Καπ" w:date="2023-02-02T16:56:00Z">
              <w:r w:rsidRPr="00346577">
                <w:rPr>
                  <w:rFonts w:cstheme="minorHAnsi"/>
                  <w:sz w:val="18"/>
                  <w:szCs w:val="18"/>
                  <w:rPrChange w:id="5863" w:author="Στάθης Καπ" w:date="2023-02-02T16:58:00Z">
                    <w:rPr>
                      <w:rFonts w:cstheme="minorHAnsi"/>
                    </w:rPr>
                  </w:rPrChange>
                </w:rPr>
                <w:t>19</w:t>
              </w:r>
            </w:ins>
          </w:p>
        </w:tc>
        <w:tc>
          <w:tcPr>
            <w:tcW w:w="470" w:type="dxa"/>
            <w:tcPrChange w:id="5864" w:author="Στάθης Καπ" w:date="2023-02-02T16:57:00Z">
              <w:tcPr>
                <w:tcW w:w="470" w:type="dxa"/>
                <w:gridSpan w:val="2"/>
              </w:tcPr>
            </w:tcPrChange>
          </w:tcPr>
          <w:p w14:paraId="5BB0F958" w14:textId="0DDB91D8" w:rsidR="00346577" w:rsidRPr="00346577" w:rsidRDefault="00346577" w:rsidP="00346577">
            <w:pPr>
              <w:jc w:val="center"/>
              <w:rPr>
                <w:ins w:id="5865" w:author="Στάθης Καπ" w:date="2023-02-01T06:01:00Z"/>
                <w:rFonts w:cstheme="minorHAnsi"/>
                <w:sz w:val="18"/>
                <w:szCs w:val="18"/>
              </w:rPr>
            </w:pPr>
            <w:ins w:id="5866" w:author="Στάθης Καπ" w:date="2023-02-02T16:44:00Z">
              <w:r w:rsidRPr="00346577">
                <w:rPr>
                  <w:rFonts w:cstheme="minorHAnsi"/>
                  <w:sz w:val="18"/>
                  <w:szCs w:val="18"/>
                  <w:rPrChange w:id="5867" w:author="Στάθης Καπ" w:date="2023-02-02T16:58:00Z">
                    <w:rPr/>
                  </w:rPrChange>
                </w:rPr>
                <w:t>324</w:t>
              </w:r>
            </w:ins>
          </w:p>
        </w:tc>
        <w:tc>
          <w:tcPr>
            <w:tcW w:w="558" w:type="dxa"/>
            <w:tcPrChange w:id="5868" w:author="Στάθης Καπ" w:date="2023-02-02T16:57:00Z">
              <w:tcPr>
                <w:tcW w:w="558" w:type="dxa"/>
                <w:gridSpan w:val="2"/>
              </w:tcPr>
            </w:tcPrChange>
          </w:tcPr>
          <w:p w14:paraId="2F5A955D" w14:textId="3B76C28B" w:rsidR="00346577" w:rsidRPr="00346577" w:rsidRDefault="00346577" w:rsidP="00346577">
            <w:pPr>
              <w:jc w:val="center"/>
              <w:rPr>
                <w:ins w:id="5869" w:author="Στάθης Καπ" w:date="2023-02-01T06:01:00Z"/>
                <w:rFonts w:cstheme="minorHAnsi"/>
                <w:sz w:val="18"/>
                <w:szCs w:val="18"/>
              </w:rPr>
            </w:pPr>
            <w:ins w:id="5870" w:author="Στάθης Καπ" w:date="2023-02-02T16:44:00Z">
              <w:r w:rsidRPr="00346577">
                <w:rPr>
                  <w:rFonts w:cstheme="minorHAnsi"/>
                  <w:sz w:val="18"/>
                  <w:szCs w:val="18"/>
                  <w:rPrChange w:id="5871" w:author="Στάθης Καπ" w:date="2023-02-02T16:58:00Z">
                    <w:rPr/>
                  </w:rPrChange>
                </w:rPr>
                <w:t>0.2</w:t>
              </w:r>
            </w:ins>
          </w:p>
        </w:tc>
        <w:tc>
          <w:tcPr>
            <w:tcW w:w="443" w:type="dxa"/>
            <w:tcPrChange w:id="5872" w:author="Στάθης Καπ" w:date="2023-02-02T16:57:00Z">
              <w:tcPr>
                <w:tcW w:w="443" w:type="dxa"/>
              </w:tcPr>
            </w:tcPrChange>
          </w:tcPr>
          <w:p w14:paraId="4120D5F2" w14:textId="56121561" w:rsidR="00346577" w:rsidRPr="00346577" w:rsidRDefault="00346577" w:rsidP="00346577">
            <w:pPr>
              <w:jc w:val="center"/>
              <w:rPr>
                <w:ins w:id="5873" w:author="Στάθης Καπ" w:date="2023-02-01T06:01:00Z"/>
                <w:rFonts w:cstheme="minorHAnsi"/>
                <w:sz w:val="18"/>
                <w:szCs w:val="18"/>
              </w:rPr>
            </w:pPr>
            <w:ins w:id="5874" w:author="Στάθης Καπ" w:date="2023-02-02T16:44:00Z">
              <w:r w:rsidRPr="00346577">
                <w:rPr>
                  <w:rFonts w:cstheme="minorHAnsi"/>
                  <w:sz w:val="18"/>
                  <w:szCs w:val="18"/>
                  <w:rPrChange w:id="5875" w:author="Στάθης Καπ" w:date="2023-02-02T16:58:00Z">
                    <w:rPr/>
                  </w:rPrChange>
                </w:rPr>
                <w:t>20</w:t>
              </w:r>
            </w:ins>
          </w:p>
        </w:tc>
        <w:tc>
          <w:tcPr>
            <w:tcW w:w="459" w:type="dxa"/>
            <w:tcPrChange w:id="5876" w:author="Στάθης Καπ" w:date="2023-02-02T16:57:00Z">
              <w:tcPr>
                <w:tcW w:w="459" w:type="dxa"/>
                <w:vAlign w:val="center"/>
              </w:tcPr>
            </w:tcPrChange>
          </w:tcPr>
          <w:p w14:paraId="23BC717E" w14:textId="231EC812" w:rsidR="00346577" w:rsidRPr="00C3762F" w:rsidRDefault="00346577" w:rsidP="00346577">
            <w:pPr>
              <w:jc w:val="center"/>
              <w:rPr>
                <w:ins w:id="5877" w:author="Στάθης Καπ" w:date="2023-02-01T06:01:00Z"/>
                <w:rFonts w:cstheme="minorHAnsi"/>
                <w:sz w:val="18"/>
                <w:szCs w:val="18"/>
              </w:rPr>
            </w:pPr>
            <w:ins w:id="5878" w:author="Στάθης Καπ" w:date="2023-02-02T17:05:00Z">
              <w:r w:rsidRPr="00C3762F">
                <w:rPr>
                  <w:rFonts w:cstheme="minorHAnsi"/>
                  <w:sz w:val="18"/>
                  <w:szCs w:val="18"/>
                  <w:rPrChange w:id="5879" w:author="Στάθης Καπ" w:date="2023-02-02T17:05:00Z">
                    <w:rPr/>
                  </w:rPrChange>
                </w:rPr>
                <w:t>319</w:t>
              </w:r>
            </w:ins>
          </w:p>
        </w:tc>
        <w:tc>
          <w:tcPr>
            <w:tcW w:w="552" w:type="dxa"/>
            <w:tcPrChange w:id="5880" w:author="Στάθης Καπ" w:date="2023-02-02T16:57:00Z">
              <w:tcPr>
                <w:tcW w:w="552" w:type="dxa"/>
                <w:vAlign w:val="center"/>
              </w:tcPr>
            </w:tcPrChange>
          </w:tcPr>
          <w:p w14:paraId="0F5ABAAE" w14:textId="4014E4AC" w:rsidR="00346577" w:rsidRPr="00C3762F" w:rsidRDefault="00346577" w:rsidP="00346577">
            <w:pPr>
              <w:jc w:val="center"/>
              <w:rPr>
                <w:ins w:id="5881" w:author="Στάθης Καπ" w:date="2023-02-01T06:01:00Z"/>
                <w:rFonts w:cstheme="minorHAnsi"/>
                <w:sz w:val="18"/>
                <w:szCs w:val="18"/>
              </w:rPr>
            </w:pPr>
            <w:ins w:id="5882" w:author="Στάθης Καπ" w:date="2023-02-02T17:05:00Z">
              <w:r w:rsidRPr="00C3762F">
                <w:rPr>
                  <w:rFonts w:cstheme="minorHAnsi"/>
                  <w:sz w:val="18"/>
                  <w:szCs w:val="18"/>
                  <w:rPrChange w:id="5883" w:author="Στάθης Καπ" w:date="2023-02-02T17:05:00Z">
                    <w:rPr/>
                  </w:rPrChange>
                </w:rPr>
                <w:t>0.213</w:t>
              </w:r>
            </w:ins>
          </w:p>
        </w:tc>
        <w:tc>
          <w:tcPr>
            <w:tcW w:w="431" w:type="dxa"/>
            <w:tcPrChange w:id="5884" w:author="Στάθης Καπ" w:date="2023-02-02T16:57:00Z">
              <w:tcPr>
                <w:tcW w:w="431" w:type="dxa"/>
                <w:vAlign w:val="center"/>
              </w:tcPr>
            </w:tcPrChange>
          </w:tcPr>
          <w:p w14:paraId="26B858C3" w14:textId="0EAD4E08" w:rsidR="00346577" w:rsidRPr="00C3762F" w:rsidRDefault="00346577" w:rsidP="00346577">
            <w:pPr>
              <w:jc w:val="center"/>
              <w:rPr>
                <w:ins w:id="5885" w:author="Στάθης Καπ" w:date="2023-02-01T06:01:00Z"/>
                <w:rFonts w:cstheme="minorHAnsi"/>
                <w:sz w:val="18"/>
                <w:szCs w:val="18"/>
              </w:rPr>
            </w:pPr>
            <w:ins w:id="5886" w:author="Στάθης Καπ" w:date="2023-02-02T17:05:00Z">
              <w:r w:rsidRPr="00C3762F">
                <w:rPr>
                  <w:rFonts w:cstheme="minorHAnsi"/>
                  <w:sz w:val="18"/>
                  <w:szCs w:val="18"/>
                  <w:rPrChange w:id="5887" w:author="Στάθης Καπ" w:date="2023-02-02T17:05:00Z">
                    <w:rPr/>
                  </w:rPrChange>
                </w:rPr>
                <w:t>20</w:t>
              </w:r>
            </w:ins>
          </w:p>
        </w:tc>
      </w:tr>
      <w:tr w:rsidR="00346577" w:rsidRPr="00AB438A" w14:paraId="7C95574D" w14:textId="77777777" w:rsidTr="00346577">
        <w:tblPrEx>
          <w:tblW w:w="9540" w:type="dxa"/>
          <w:tblInd w:w="-340" w:type="dxa"/>
          <w:tblCellMar>
            <w:left w:w="28" w:type="dxa"/>
            <w:right w:w="28" w:type="dxa"/>
          </w:tblCellMar>
          <w:tblPrExChange w:id="5888" w:author="Στάθης Καπ" w:date="2023-02-02T16:57:00Z">
            <w:tblPrEx>
              <w:tblW w:w="9540" w:type="dxa"/>
              <w:tblInd w:w="-340" w:type="dxa"/>
              <w:tblCellMar>
                <w:left w:w="28" w:type="dxa"/>
                <w:right w:w="28" w:type="dxa"/>
              </w:tblCellMar>
            </w:tblPrEx>
          </w:tblPrExChange>
        </w:tblPrEx>
        <w:trPr>
          <w:trHeight w:val="247"/>
          <w:ins w:id="5889" w:author="Στάθης Καπ" w:date="2023-02-01T06:01:00Z"/>
          <w:trPrChange w:id="5890" w:author="Στάθης Καπ" w:date="2023-02-02T16:57:00Z">
            <w:trPr>
              <w:gridBefore w:val="4"/>
              <w:trHeight w:val="247"/>
            </w:trPr>
          </w:trPrChange>
        </w:trPr>
        <w:tc>
          <w:tcPr>
            <w:tcW w:w="414" w:type="dxa"/>
            <w:vAlign w:val="center"/>
            <w:tcPrChange w:id="5891" w:author="Στάθης Καπ" w:date="2023-02-02T16:57:00Z">
              <w:tcPr>
                <w:tcW w:w="415" w:type="dxa"/>
                <w:gridSpan w:val="2"/>
                <w:vAlign w:val="center"/>
              </w:tcPr>
            </w:tcPrChange>
          </w:tcPr>
          <w:p w14:paraId="5FA288F3" w14:textId="73014E18" w:rsidR="00346577" w:rsidRPr="006E0881" w:rsidRDefault="00346577" w:rsidP="00346577">
            <w:pPr>
              <w:jc w:val="center"/>
              <w:rPr>
                <w:ins w:id="5892" w:author="Στάθης Καπ" w:date="2023-02-01T06:01:00Z"/>
                <w:sz w:val="18"/>
                <w:szCs w:val="18"/>
              </w:rPr>
            </w:pPr>
            <w:ins w:id="5893" w:author="Στάθης Καπ" w:date="2023-02-01T06:01:00Z">
              <w:r>
                <w:rPr>
                  <w:sz w:val="18"/>
                  <w:szCs w:val="18"/>
                </w:rPr>
                <w:t>Pr04</w:t>
              </w:r>
            </w:ins>
          </w:p>
        </w:tc>
        <w:tc>
          <w:tcPr>
            <w:tcW w:w="470" w:type="dxa"/>
            <w:tcPrChange w:id="5894" w:author="Στάθης Καπ" w:date="2023-02-02T16:57:00Z">
              <w:tcPr>
                <w:tcW w:w="470" w:type="dxa"/>
                <w:gridSpan w:val="2"/>
              </w:tcPr>
            </w:tcPrChange>
          </w:tcPr>
          <w:p w14:paraId="796CC73D" w14:textId="5D0C44B1" w:rsidR="00346577" w:rsidRPr="00346577" w:rsidRDefault="00346577" w:rsidP="00346577">
            <w:pPr>
              <w:jc w:val="center"/>
              <w:rPr>
                <w:ins w:id="5895" w:author="Στάθης Καπ" w:date="2023-02-01T06:01:00Z"/>
                <w:rFonts w:cstheme="minorHAnsi"/>
                <w:sz w:val="18"/>
                <w:szCs w:val="18"/>
              </w:rPr>
            </w:pPr>
            <w:ins w:id="5896" w:author="Στάθης Καπ" w:date="2023-02-02T16:35:00Z">
              <w:r w:rsidRPr="00346577">
                <w:rPr>
                  <w:rFonts w:cstheme="minorHAnsi"/>
                  <w:sz w:val="18"/>
                  <w:szCs w:val="18"/>
                  <w:rPrChange w:id="5897" w:author="Στάθης Καπ" w:date="2023-02-02T16:58:00Z">
                    <w:rPr/>
                  </w:rPrChange>
                </w:rPr>
                <w:t>458</w:t>
              </w:r>
            </w:ins>
          </w:p>
        </w:tc>
        <w:tc>
          <w:tcPr>
            <w:tcW w:w="885" w:type="dxa"/>
            <w:tcPrChange w:id="5898" w:author="Στάθης Καπ" w:date="2023-02-02T16:57:00Z">
              <w:tcPr>
                <w:tcW w:w="887" w:type="dxa"/>
                <w:gridSpan w:val="3"/>
              </w:tcPr>
            </w:tcPrChange>
          </w:tcPr>
          <w:p w14:paraId="5D245DC1" w14:textId="2AD9EAB7" w:rsidR="00346577" w:rsidRPr="00346577" w:rsidRDefault="00346577" w:rsidP="00346577">
            <w:pPr>
              <w:jc w:val="center"/>
              <w:rPr>
                <w:ins w:id="5899" w:author="Στάθης Καπ" w:date="2023-02-01T06:01:00Z"/>
                <w:rFonts w:cstheme="minorHAnsi"/>
                <w:sz w:val="18"/>
                <w:szCs w:val="18"/>
              </w:rPr>
            </w:pPr>
            <w:ins w:id="5900" w:author="Στάθης Καπ" w:date="2023-02-02T16:35:00Z">
              <w:r w:rsidRPr="00346577">
                <w:rPr>
                  <w:rFonts w:cstheme="minorHAnsi"/>
                  <w:sz w:val="18"/>
                  <w:szCs w:val="18"/>
                  <w:rPrChange w:id="5901" w:author="Στάθης Καπ" w:date="2023-02-02T16:58:00Z">
                    <w:rPr/>
                  </w:rPrChange>
                </w:rPr>
                <w:t>0.416</w:t>
              </w:r>
            </w:ins>
          </w:p>
        </w:tc>
        <w:tc>
          <w:tcPr>
            <w:tcW w:w="443" w:type="dxa"/>
            <w:tcPrChange w:id="5902" w:author="Στάθης Καπ" w:date="2023-02-02T16:57:00Z">
              <w:tcPr>
                <w:tcW w:w="443" w:type="dxa"/>
                <w:gridSpan w:val="2"/>
              </w:tcPr>
            </w:tcPrChange>
          </w:tcPr>
          <w:p w14:paraId="572D92D9" w14:textId="0E109973" w:rsidR="00346577" w:rsidRPr="00346577" w:rsidRDefault="00346577" w:rsidP="00346577">
            <w:pPr>
              <w:jc w:val="center"/>
              <w:rPr>
                <w:ins w:id="5903" w:author="Στάθης Καπ" w:date="2023-02-01T06:01:00Z"/>
                <w:rFonts w:cstheme="minorHAnsi"/>
                <w:sz w:val="18"/>
                <w:szCs w:val="18"/>
              </w:rPr>
            </w:pPr>
            <w:ins w:id="5904" w:author="Στάθης Καπ" w:date="2023-02-02T16:35:00Z">
              <w:r w:rsidRPr="00346577">
                <w:rPr>
                  <w:rFonts w:cstheme="minorHAnsi"/>
                  <w:sz w:val="18"/>
                  <w:szCs w:val="18"/>
                  <w:rPrChange w:id="5905" w:author="Στάθης Καπ" w:date="2023-02-02T16:58:00Z">
                    <w:rPr/>
                  </w:rPrChange>
                </w:rPr>
                <w:t>25</w:t>
              </w:r>
            </w:ins>
          </w:p>
        </w:tc>
        <w:tc>
          <w:tcPr>
            <w:tcW w:w="470" w:type="dxa"/>
            <w:tcPrChange w:id="5906" w:author="Στάθης Καπ" w:date="2023-02-02T16:57:00Z">
              <w:tcPr>
                <w:tcW w:w="470" w:type="dxa"/>
                <w:gridSpan w:val="2"/>
              </w:tcPr>
            </w:tcPrChange>
          </w:tcPr>
          <w:p w14:paraId="0A677197" w14:textId="1A4F754F" w:rsidR="00346577" w:rsidRPr="00346577" w:rsidRDefault="00346577" w:rsidP="00346577">
            <w:pPr>
              <w:jc w:val="center"/>
              <w:rPr>
                <w:ins w:id="5907" w:author="Στάθης Καπ" w:date="2023-02-01T06:01:00Z"/>
                <w:rFonts w:cstheme="minorHAnsi"/>
                <w:sz w:val="18"/>
                <w:szCs w:val="18"/>
              </w:rPr>
            </w:pPr>
            <w:ins w:id="5908" w:author="Στάθης Καπ" w:date="2023-02-02T16:55:00Z">
              <w:r w:rsidRPr="00346577">
                <w:rPr>
                  <w:rFonts w:cstheme="minorHAnsi"/>
                  <w:sz w:val="18"/>
                  <w:szCs w:val="18"/>
                  <w:rPrChange w:id="5909" w:author="Στάθης Καπ" w:date="2023-02-02T16:58:00Z">
                    <w:rPr>
                      <w:rFonts w:cstheme="minorHAnsi"/>
                    </w:rPr>
                  </w:rPrChange>
                </w:rPr>
                <w:t>427</w:t>
              </w:r>
            </w:ins>
          </w:p>
        </w:tc>
        <w:tc>
          <w:tcPr>
            <w:tcW w:w="558" w:type="dxa"/>
            <w:tcPrChange w:id="5910" w:author="Στάθης Καπ" w:date="2023-02-02T16:57:00Z">
              <w:tcPr>
                <w:tcW w:w="558" w:type="dxa"/>
                <w:gridSpan w:val="2"/>
              </w:tcPr>
            </w:tcPrChange>
          </w:tcPr>
          <w:p w14:paraId="3D7D70C4" w14:textId="7554130A" w:rsidR="00346577" w:rsidRPr="00346577" w:rsidRDefault="00346577" w:rsidP="00346577">
            <w:pPr>
              <w:jc w:val="center"/>
              <w:rPr>
                <w:ins w:id="5911" w:author="Στάθης Καπ" w:date="2023-02-01T06:01:00Z"/>
                <w:rFonts w:cstheme="minorHAnsi"/>
                <w:sz w:val="18"/>
                <w:szCs w:val="18"/>
              </w:rPr>
            </w:pPr>
            <w:ins w:id="5912" w:author="Στάθης Καπ" w:date="2023-02-02T16:55:00Z">
              <w:r w:rsidRPr="00346577">
                <w:rPr>
                  <w:rFonts w:cstheme="minorHAnsi"/>
                  <w:sz w:val="18"/>
                  <w:szCs w:val="18"/>
                  <w:rPrChange w:id="5913" w:author="Στάθης Καπ" w:date="2023-02-02T16:58:00Z">
                    <w:rPr>
                      <w:rFonts w:cstheme="minorHAnsi"/>
                    </w:rPr>
                  </w:rPrChange>
                </w:rPr>
                <w:t>0.348</w:t>
              </w:r>
            </w:ins>
          </w:p>
        </w:tc>
        <w:tc>
          <w:tcPr>
            <w:tcW w:w="444" w:type="dxa"/>
            <w:tcPrChange w:id="5914" w:author="Στάθης Καπ" w:date="2023-02-02T16:57:00Z">
              <w:tcPr>
                <w:tcW w:w="444" w:type="dxa"/>
                <w:gridSpan w:val="2"/>
              </w:tcPr>
            </w:tcPrChange>
          </w:tcPr>
          <w:p w14:paraId="105BF0EA" w14:textId="356B6171" w:rsidR="00346577" w:rsidRPr="00346577" w:rsidRDefault="00346577" w:rsidP="00346577">
            <w:pPr>
              <w:jc w:val="center"/>
              <w:rPr>
                <w:ins w:id="5915" w:author="Στάθης Καπ" w:date="2023-02-01T06:01:00Z"/>
                <w:rFonts w:cstheme="minorHAnsi"/>
                <w:sz w:val="18"/>
                <w:szCs w:val="18"/>
              </w:rPr>
            </w:pPr>
            <w:ins w:id="5916" w:author="Στάθης Καπ" w:date="2023-02-02T16:55:00Z">
              <w:r w:rsidRPr="00346577">
                <w:rPr>
                  <w:rFonts w:cstheme="minorHAnsi"/>
                  <w:sz w:val="18"/>
                  <w:szCs w:val="18"/>
                  <w:rPrChange w:id="5917" w:author="Στάθης Καπ" w:date="2023-02-02T16:58:00Z">
                    <w:rPr>
                      <w:rFonts w:cstheme="minorHAnsi"/>
                    </w:rPr>
                  </w:rPrChange>
                </w:rPr>
                <w:t>25</w:t>
              </w:r>
            </w:ins>
          </w:p>
        </w:tc>
        <w:tc>
          <w:tcPr>
            <w:tcW w:w="470" w:type="dxa"/>
            <w:tcPrChange w:id="5918" w:author="Στάθης Καπ" w:date="2023-02-02T16:57:00Z">
              <w:tcPr>
                <w:tcW w:w="470" w:type="dxa"/>
                <w:gridSpan w:val="2"/>
              </w:tcPr>
            </w:tcPrChange>
          </w:tcPr>
          <w:p w14:paraId="3235EF17" w14:textId="7004FB28" w:rsidR="00346577" w:rsidRPr="00346577" w:rsidRDefault="00346577" w:rsidP="00346577">
            <w:pPr>
              <w:jc w:val="center"/>
              <w:rPr>
                <w:ins w:id="5919" w:author="Στάθης Καπ" w:date="2023-02-01T06:01:00Z"/>
                <w:rFonts w:cstheme="minorHAnsi"/>
                <w:sz w:val="18"/>
                <w:szCs w:val="18"/>
              </w:rPr>
            </w:pPr>
            <w:ins w:id="5920" w:author="Στάθης Καπ" w:date="2023-02-02T16:40:00Z">
              <w:r w:rsidRPr="00346577">
                <w:rPr>
                  <w:rFonts w:cstheme="minorHAnsi"/>
                  <w:sz w:val="18"/>
                  <w:szCs w:val="18"/>
                  <w:rPrChange w:id="5921" w:author="Στάθης Καπ" w:date="2023-02-02T16:58:00Z">
                    <w:rPr/>
                  </w:rPrChange>
                </w:rPr>
                <w:t>402</w:t>
              </w:r>
            </w:ins>
          </w:p>
        </w:tc>
        <w:tc>
          <w:tcPr>
            <w:tcW w:w="558" w:type="dxa"/>
            <w:tcPrChange w:id="5922" w:author="Στάθης Καπ" w:date="2023-02-02T16:57:00Z">
              <w:tcPr>
                <w:tcW w:w="558" w:type="dxa"/>
                <w:gridSpan w:val="2"/>
              </w:tcPr>
            </w:tcPrChange>
          </w:tcPr>
          <w:p w14:paraId="5A221407" w14:textId="0A2433A8" w:rsidR="00346577" w:rsidRPr="00346577" w:rsidRDefault="00346577" w:rsidP="00346577">
            <w:pPr>
              <w:jc w:val="center"/>
              <w:rPr>
                <w:ins w:id="5923" w:author="Στάθης Καπ" w:date="2023-02-01T06:01:00Z"/>
                <w:rFonts w:cstheme="minorHAnsi"/>
                <w:sz w:val="18"/>
                <w:szCs w:val="18"/>
              </w:rPr>
            </w:pPr>
            <w:ins w:id="5924" w:author="Στάθης Καπ" w:date="2023-02-02T16:40:00Z">
              <w:r w:rsidRPr="00346577">
                <w:rPr>
                  <w:rFonts w:cstheme="minorHAnsi"/>
                  <w:sz w:val="18"/>
                  <w:szCs w:val="18"/>
                  <w:rPrChange w:id="5925" w:author="Στάθης Καπ" w:date="2023-02-02T16:58:00Z">
                    <w:rPr/>
                  </w:rPrChange>
                </w:rPr>
                <w:t>0.264</w:t>
              </w:r>
            </w:ins>
          </w:p>
        </w:tc>
        <w:tc>
          <w:tcPr>
            <w:tcW w:w="443" w:type="dxa"/>
            <w:tcPrChange w:id="5926" w:author="Στάθης Καπ" w:date="2023-02-02T16:57:00Z">
              <w:tcPr>
                <w:tcW w:w="443" w:type="dxa"/>
                <w:gridSpan w:val="2"/>
              </w:tcPr>
            </w:tcPrChange>
          </w:tcPr>
          <w:p w14:paraId="6867461A" w14:textId="29DE6CE7" w:rsidR="00346577" w:rsidRPr="00346577" w:rsidRDefault="00346577" w:rsidP="00346577">
            <w:pPr>
              <w:jc w:val="center"/>
              <w:rPr>
                <w:ins w:id="5927" w:author="Στάθης Καπ" w:date="2023-02-01T06:01:00Z"/>
                <w:rFonts w:cstheme="minorHAnsi"/>
                <w:sz w:val="18"/>
                <w:szCs w:val="18"/>
              </w:rPr>
            </w:pPr>
            <w:ins w:id="5928" w:author="Στάθης Καπ" w:date="2023-02-02T16:40:00Z">
              <w:r w:rsidRPr="00346577">
                <w:rPr>
                  <w:rFonts w:cstheme="minorHAnsi"/>
                  <w:sz w:val="18"/>
                  <w:szCs w:val="18"/>
                  <w:rPrChange w:id="5929" w:author="Στάθης Καπ" w:date="2023-02-02T16:58:00Z">
                    <w:rPr/>
                  </w:rPrChange>
                </w:rPr>
                <w:t>22</w:t>
              </w:r>
            </w:ins>
          </w:p>
        </w:tc>
        <w:tc>
          <w:tcPr>
            <w:tcW w:w="470" w:type="dxa"/>
            <w:tcPrChange w:id="5930" w:author="Στάθης Καπ" w:date="2023-02-02T16:57:00Z">
              <w:tcPr>
                <w:tcW w:w="470" w:type="dxa"/>
                <w:gridSpan w:val="2"/>
                <w:vAlign w:val="center"/>
              </w:tcPr>
            </w:tcPrChange>
          </w:tcPr>
          <w:p w14:paraId="5CF9536C" w14:textId="5158D797" w:rsidR="00346577" w:rsidRPr="00346577" w:rsidRDefault="00346577" w:rsidP="00346577">
            <w:pPr>
              <w:jc w:val="center"/>
              <w:rPr>
                <w:ins w:id="5931" w:author="Στάθης Καπ" w:date="2023-02-01T06:01:00Z"/>
                <w:rFonts w:cstheme="minorHAnsi"/>
                <w:sz w:val="18"/>
                <w:szCs w:val="18"/>
              </w:rPr>
            </w:pPr>
            <w:ins w:id="5932" w:author="Στάθης Καπ" w:date="2023-02-02T16:56:00Z">
              <w:r w:rsidRPr="00346577">
                <w:rPr>
                  <w:rFonts w:cstheme="minorHAnsi"/>
                  <w:sz w:val="18"/>
                  <w:szCs w:val="18"/>
                  <w:rPrChange w:id="5933" w:author="Στάθης Καπ" w:date="2023-02-02T16:58:00Z">
                    <w:rPr>
                      <w:rFonts w:cstheme="minorHAnsi"/>
                    </w:rPr>
                  </w:rPrChange>
                </w:rPr>
                <w:t>402</w:t>
              </w:r>
            </w:ins>
          </w:p>
        </w:tc>
        <w:tc>
          <w:tcPr>
            <w:tcW w:w="558" w:type="dxa"/>
            <w:tcPrChange w:id="5934" w:author="Στάθης Καπ" w:date="2023-02-02T16:57:00Z">
              <w:tcPr>
                <w:tcW w:w="555" w:type="dxa"/>
                <w:gridSpan w:val="2"/>
                <w:vAlign w:val="center"/>
              </w:tcPr>
            </w:tcPrChange>
          </w:tcPr>
          <w:p w14:paraId="6402395D" w14:textId="5853A1E8" w:rsidR="00346577" w:rsidRPr="00346577" w:rsidRDefault="00346577" w:rsidP="00346577">
            <w:pPr>
              <w:jc w:val="center"/>
              <w:rPr>
                <w:ins w:id="5935" w:author="Στάθης Καπ" w:date="2023-02-01T06:01:00Z"/>
                <w:rFonts w:cstheme="minorHAnsi"/>
                <w:sz w:val="18"/>
                <w:szCs w:val="18"/>
              </w:rPr>
            </w:pPr>
            <w:ins w:id="5936" w:author="Στάθης Καπ" w:date="2023-02-02T16:56:00Z">
              <w:r w:rsidRPr="00346577">
                <w:rPr>
                  <w:rFonts w:cstheme="minorHAnsi"/>
                  <w:sz w:val="18"/>
                  <w:szCs w:val="18"/>
                  <w:rPrChange w:id="5937" w:author="Στάθης Καπ" w:date="2023-02-02T16:58:00Z">
                    <w:rPr>
                      <w:rFonts w:cstheme="minorHAnsi"/>
                    </w:rPr>
                  </w:rPrChange>
                </w:rPr>
                <w:t>0.264</w:t>
              </w:r>
            </w:ins>
          </w:p>
        </w:tc>
        <w:tc>
          <w:tcPr>
            <w:tcW w:w="444" w:type="dxa"/>
            <w:tcPrChange w:id="5938" w:author="Στάθης Καπ" w:date="2023-02-02T16:57:00Z">
              <w:tcPr>
                <w:tcW w:w="444" w:type="dxa"/>
                <w:gridSpan w:val="2"/>
                <w:vAlign w:val="center"/>
              </w:tcPr>
            </w:tcPrChange>
          </w:tcPr>
          <w:p w14:paraId="445F8A8A" w14:textId="1B772A42" w:rsidR="00346577" w:rsidRPr="00346577" w:rsidRDefault="00346577" w:rsidP="00346577">
            <w:pPr>
              <w:jc w:val="center"/>
              <w:rPr>
                <w:ins w:id="5939" w:author="Στάθης Καπ" w:date="2023-02-01T06:01:00Z"/>
                <w:rFonts w:cstheme="minorHAnsi"/>
                <w:sz w:val="18"/>
                <w:szCs w:val="18"/>
              </w:rPr>
            </w:pPr>
            <w:ins w:id="5940" w:author="Στάθης Καπ" w:date="2023-02-02T16:56:00Z">
              <w:r w:rsidRPr="00346577">
                <w:rPr>
                  <w:rFonts w:cstheme="minorHAnsi"/>
                  <w:sz w:val="18"/>
                  <w:szCs w:val="18"/>
                  <w:rPrChange w:id="5941" w:author="Στάθης Καπ" w:date="2023-02-02T16:58:00Z">
                    <w:rPr>
                      <w:rFonts w:cstheme="minorHAnsi"/>
                    </w:rPr>
                  </w:rPrChange>
                </w:rPr>
                <w:t>22</w:t>
              </w:r>
            </w:ins>
          </w:p>
        </w:tc>
        <w:tc>
          <w:tcPr>
            <w:tcW w:w="470" w:type="dxa"/>
            <w:tcPrChange w:id="5942" w:author="Στάθης Καπ" w:date="2023-02-02T16:57:00Z">
              <w:tcPr>
                <w:tcW w:w="470" w:type="dxa"/>
                <w:gridSpan w:val="2"/>
              </w:tcPr>
            </w:tcPrChange>
          </w:tcPr>
          <w:p w14:paraId="20529D3C" w14:textId="10453D1D" w:rsidR="00346577" w:rsidRPr="00346577" w:rsidRDefault="00346577" w:rsidP="00346577">
            <w:pPr>
              <w:jc w:val="center"/>
              <w:rPr>
                <w:ins w:id="5943" w:author="Στάθης Καπ" w:date="2023-02-01T06:01:00Z"/>
                <w:rFonts w:cstheme="minorHAnsi"/>
                <w:sz w:val="18"/>
                <w:szCs w:val="18"/>
              </w:rPr>
            </w:pPr>
            <w:ins w:id="5944" w:author="Στάθης Καπ" w:date="2023-02-02T16:44:00Z">
              <w:r w:rsidRPr="00346577">
                <w:rPr>
                  <w:rFonts w:cstheme="minorHAnsi"/>
                  <w:sz w:val="18"/>
                  <w:szCs w:val="18"/>
                  <w:rPrChange w:id="5945" w:author="Στάθης Καπ" w:date="2023-02-02T16:58:00Z">
                    <w:rPr/>
                  </w:rPrChange>
                </w:rPr>
                <w:t>390</w:t>
              </w:r>
            </w:ins>
          </w:p>
        </w:tc>
        <w:tc>
          <w:tcPr>
            <w:tcW w:w="558" w:type="dxa"/>
            <w:tcPrChange w:id="5946" w:author="Στάθης Καπ" w:date="2023-02-02T16:57:00Z">
              <w:tcPr>
                <w:tcW w:w="558" w:type="dxa"/>
                <w:gridSpan w:val="2"/>
              </w:tcPr>
            </w:tcPrChange>
          </w:tcPr>
          <w:p w14:paraId="1C66DD1E" w14:textId="4B4648DE" w:rsidR="00346577" w:rsidRPr="00346577" w:rsidRDefault="00346577" w:rsidP="00346577">
            <w:pPr>
              <w:jc w:val="center"/>
              <w:rPr>
                <w:ins w:id="5947" w:author="Στάθης Καπ" w:date="2023-02-01T06:01:00Z"/>
                <w:rFonts w:cstheme="minorHAnsi"/>
                <w:sz w:val="18"/>
                <w:szCs w:val="18"/>
              </w:rPr>
            </w:pPr>
            <w:ins w:id="5948" w:author="Στάθης Καπ" w:date="2023-02-02T16:44:00Z">
              <w:r w:rsidRPr="00346577">
                <w:rPr>
                  <w:rFonts w:cstheme="minorHAnsi"/>
                  <w:sz w:val="18"/>
                  <w:szCs w:val="18"/>
                  <w:rPrChange w:id="5949" w:author="Στάθης Καπ" w:date="2023-02-02T16:58:00Z">
                    <w:rPr/>
                  </w:rPrChange>
                </w:rPr>
                <w:t>0.298</w:t>
              </w:r>
            </w:ins>
          </w:p>
        </w:tc>
        <w:tc>
          <w:tcPr>
            <w:tcW w:w="443" w:type="dxa"/>
            <w:tcPrChange w:id="5950" w:author="Στάθης Καπ" w:date="2023-02-02T16:57:00Z">
              <w:tcPr>
                <w:tcW w:w="443" w:type="dxa"/>
              </w:tcPr>
            </w:tcPrChange>
          </w:tcPr>
          <w:p w14:paraId="313D84F7" w14:textId="6266437D" w:rsidR="00346577" w:rsidRPr="00346577" w:rsidRDefault="00346577" w:rsidP="00346577">
            <w:pPr>
              <w:jc w:val="center"/>
              <w:rPr>
                <w:ins w:id="5951" w:author="Στάθης Καπ" w:date="2023-02-01T06:01:00Z"/>
                <w:rFonts w:cstheme="minorHAnsi"/>
                <w:sz w:val="18"/>
                <w:szCs w:val="18"/>
              </w:rPr>
            </w:pPr>
            <w:ins w:id="5952" w:author="Στάθης Καπ" w:date="2023-02-02T16:44:00Z">
              <w:r w:rsidRPr="00346577">
                <w:rPr>
                  <w:rFonts w:cstheme="minorHAnsi"/>
                  <w:sz w:val="18"/>
                  <w:szCs w:val="18"/>
                  <w:rPrChange w:id="5953" w:author="Στάθης Καπ" w:date="2023-02-02T16:58:00Z">
                    <w:rPr/>
                  </w:rPrChange>
                </w:rPr>
                <w:t>21</w:t>
              </w:r>
            </w:ins>
          </w:p>
        </w:tc>
        <w:tc>
          <w:tcPr>
            <w:tcW w:w="459" w:type="dxa"/>
            <w:tcPrChange w:id="5954" w:author="Στάθης Καπ" w:date="2023-02-02T16:57:00Z">
              <w:tcPr>
                <w:tcW w:w="459" w:type="dxa"/>
                <w:vAlign w:val="center"/>
              </w:tcPr>
            </w:tcPrChange>
          </w:tcPr>
          <w:p w14:paraId="2022D2FF" w14:textId="2B41BE46" w:rsidR="00346577" w:rsidRPr="00C3762F" w:rsidRDefault="00346577" w:rsidP="00346577">
            <w:pPr>
              <w:jc w:val="center"/>
              <w:rPr>
                <w:ins w:id="5955" w:author="Στάθης Καπ" w:date="2023-02-01T06:01:00Z"/>
                <w:rFonts w:cstheme="minorHAnsi"/>
                <w:sz w:val="18"/>
                <w:szCs w:val="18"/>
              </w:rPr>
            </w:pPr>
            <w:ins w:id="5956" w:author="Στάθης Καπ" w:date="2023-02-02T17:05:00Z">
              <w:r w:rsidRPr="00C3762F">
                <w:rPr>
                  <w:rFonts w:cstheme="minorHAnsi"/>
                  <w:sz w:val="18"/>
                  <w:szCs w:val="18"/>
                  <w:rPrChange w:id="5957" w:author="Στάθης Καπ" w:date="2023-02-02T17:05:00Z">
                    <w:rPr/>
                  </w:rPrChange>
                </w:rPr>
                <w:t>383</w:t>
              </w:r>
            </w:ins>
          </w:p>
        </w:tc>
        <w:tc>
          <w:tcPr>
            <w:tcW w:w="552" w:type="dxa"/>
            <w:tcPrChange w:id="5958" w:author="Στάθης Καπ" w:date="2023-02-02T16:57:00Z">
              <w:tcPr>
                <w:tcW w:w="552" w:type="dxa"/>
                <w:vAlign w:val="center"/>
              </w:tcPr>
            </w:tcPrChange>
          </w:tcPr>
          <w:p w14:paraId="73053D40" w14:textId="28A85109" w:rsidR="00346577" w:rsidRPr="00C3762F" w:rsidRDefault="00346577" w:rsidP="00346577">
            <w:pPr>
              <w:jc w:val="center"/>
              <w:rPr>
                <w:ins w:id="5959" w:author="Στάθης Καπ" w:date="2023-02-01T06:01:00Z"/>
                <w:rFonts w:cstheme="minorHAnsi"/>
                <w:sz w:val="18"/>
                <w:szCs w:val="18"/>
              </w:rPr>
            </w:pPr>
            <w:ins w:id="5960" w:author="Στάθης Καπ" w:date="2023-02-02T17:05:00Z">
              <w:r w:rsidRPr="00C3762F">
                <w:rPr>
                  <w:rFonts w:cstheme="minorHAnsi"/>
                  <w:sz w:val="18"/>
                  <w:szCs w:val="18"/>
                  <w:rPrChange w:id="5961" w:author="Στάθης Καπ" w:date="2023-02-02T17:05:00Z">
                    <w:rPr/>
                  </w:rPrChange>
                </w:rPr>
                <w:t>0.273</w:t>
              </w:r>
            </w:ins>
          </w:p>
        </w:tc>
        <w:tc>
          <w:tcPr>
            <w:tcW w:w="431" w:type="dxa"/>
            <w:tcPrChange w:id="5962" w:author="Στάθης Καπ" w:date="2023-02-02T16:57:00Z">
              <w:tcPr>
                <w:tcW w:w="431" w:type="dxa"/>
                <w:vAlign w:val="center"/>
              </w:tcPr>
            </w:tcPrChange>
          </w:tcPr>
          <w:p w14:paraId="2B0BBE6E" w14:textId="29A924E1" w:rsidR="00346577" w:rsidRPr="00C3762F" w:rsidRDefault="00346577" w:rsidP="00346577">
            <w:pPr>
              <w:jc w:val="center"/>
              <w:rPr>
                <w:ins w:id="5963" w:author="Στάθης Καπ" w:date="2023-02-01T06:01:00Z"/>
                <w:rFonts w:cstheme="minorHAnsi"/>
                <w:sz w:val="18"/>
                <w:szCs w:val="18"/>
              </w:rPr>
            </w:pPr>
            <w:ins w:id="5964" w:author="Στάθης Καπ" w:date="2023-02-02T17:05:00Z">
              <w:r w:rsidRPr="00C3762F">
                <w:rPr>
                  <w:rFonts w:cstheme="minorHAnsi"/>
                  <w:sz w:val="18"/>
                  <w:szCs w:val="18"/>
                  <w:rPrChange w:id="5965" w:author="Στάθης Καπ" w:date="2023-02-02T17:05:00Z">
                    <w:rPr/>
                  </w:rPrChange>
                </w:rPr>
                <w:t>21</w:t>
              </w:r>
            </w:ins>
          </w:p>
        </w:tc>
      </w:tr>
      <w:tr w:rsidR="00346577" w:rsidRPr="00AB438A" w14:paraId="38FCF8B1" w14:textId="77777777" w:rsidTr="00346577">
        <w:tblPrEx>
          <w:tblW w:w="9540" w:type="dxa"/>
          <w:tblInd w:w="-340" w:type="dxa"/>
          <w:tblCellMar>
            <w:left w:w="28" w:type="dxa"/>
            <w:right w:w="28" w:type="dxa"/>
          </w:tblCellMar>
          <w:tblPrExChange w:id="5966" w:author="Στάθης Καπ" w:date="2023-02-02T16:57:00Z">
            <w:tblPrEx>
              <w:tblW w:w="9540" w:type="dxa"/>
              <w:tblInd w:w="-340" w:type="dxa"/>
              <w:tblCellMar>
                <w:left w:w="28" w:type="dxa"/>
                <w:right w:w="28" w:type="dxa"/>
              </w:tblCellMar>
            </w:tblPrEx>
          </w:tblPrExChange>
        </w:tblPrEx>
        <w:trPr>
          <w:trHeight w:val="264"/>
          <w:ins w:id="5967" w:author="Στάθης Καπ" w:date="2023-02-01T06:01:00Z"/>
          <w:trPrChange w:id="5968" w:author="Στάθης Καπ" w:date="2023-02-02T16:57:00Z">
            <w:trPr>
              <w:gridBefore w:val="4"/>
              <w:trHeight w:val="264"/>
            </w:trPr>
          </w:trPrChange>
        </w:trPr>
        <w:tc>
          <w:tcPr>
            <w:tcW w:w="414" w:type="dxa"/>
            <w:vAlign w:val="center"/>
            <w:tcPrChange w:id="5969" w:author="Στάθης Καπ" w:date="2023-02-02T16:57:00Z">
              <w:tcPr>
                <w:tcW w:w="415" w:type="dxa"/>
                <w:gridSpan w:val="2"/>
                <w:vAlign w:val="center"/>
              </w:tcPr>
            </w:tcPrChange>
          </w:tcPr>
          <w:p w14:paraId="084320E8" w14:textId="48282749" w:rsidR="00346577" w:rsidRPr="006E0881" w:rsidRDefault="00346577" w:rsidP="00346577">
            <w:pPr>
              <w:jc w:val="center"/>
              <w:rPr>
                <w:ins w:id="5970" w:author="Στάθης Καπ" w:date="2023-02-01T06:01:00Z"/>
                <w:sz w:val="18"/>
                <w:szCs w:val="18"/>
              </w:rPr>
            </w:pPr>
            <w:ins w:id="5971" w:author="Στάθης Καπ" w:date="2023-02-01T06:01:00Z">
              <w:r>
                <w:rPr>
                  <w:sz w:val="18"/>
                  <w:szCs w:val="18"/>
                </w:rPr>
                <w:t>Pr05</w:t>
              </w:r>
            </w:ins>
          </w:p>
        </w:tc>
        <w:tc>
          <w:tcPr>
            <w:tcW w:w="470" w:type="dxa"/>
            <w:tcPrChange w:id="5972" w:author="Στάθης Καπ" w:date="2023-02-02T16:57:00Z">
              <w:tcPr>
                <w:tcW w:w="470" w:type="dxa"/>
                <w:gridSpan w:val="2"/>
              </w:tcPr>
            </w:tcPrChange>
          </w:tcPr>
          <w:p w14:paraId="1252288B" w14:textId="461A6AFE" w:rsidR="00346577" w:rsidRPr="00346577" w:rsidRDefault="00346577" w:rsidP="00346577">
            <w:pPr>
              <w:jc w:val="center"/>
              <w:rPr>
                <w:ins w:id="5973" w:author="Στάθης Καπ" w:date="2023-02-01T06:01:00Z"/>
                <w:rFonts w:cstheme="minorHAnsi"/>
                <w:sz w:val="18"/>
                <w:szCs w:val="18"/>
              </w:rPr>
            </w:pPr>
            <w:ins w:id="5974" w:author="Στάθης Καπ" w:date="2023-02-02T16:35:00Z">
              <w:r w:rsidRPr="00346577">
                <w:rPr>
                  <w:rFonts w:cstheme="minorHAnsi"/>
                  <w:sz w:val="18"/>
                  <w:szCs w:val="18"/>
                  <w:rPrChange w:id="5975" w:author="Στάθης Καπ" w:date="2023-02-02T16:58:00Z">
                    <w:rPr/>
                  </w:rPrChange>
                </w:rPr>
                <w:t>511</w:t>
              </w:r>
            </w:ins>
          </w:p>
        </w:tc>
        <w:tc>
          <w:tcPr>
            <w:tcW w:w="885" w:type="dxa"/>
            <w:tcPrChange w:id="5976" w:author="Στάθης Καπ" w:date="2023-02-02T16:57:00Z">
              <w:tcPr>
                <w:tcW w:w="887" w:type="dxa"/>
                <w:gridSpan w:val="3"/>
              </w:tcPr>
            </w:tcPrChange>
          </w:tcPr>
          <w:p w14:paraId="74EA222D" w14:textId="2CF21EB5" w:rsidR="00346577" w:rsidRPr="00346577" w:rsidRDefault="00346577" w:rsidP="00346577">
            <w:pPr>
              <w:jc w:val="center"/>
              <w:rPr>
                <w:ins w:id="5977" w:author="Στάθης Καπ" w:date="2023-02-01T06:01:00Z"/>
                <w:rFonts w:cstheme="minorHAnsi"/>
                <w:sz w:val="18"/>
                <w:szCs w:val="18"/>
              </w:rPr>
            </w:pPr>
            <w:ins w:id="5978" w:author="Στάθης Καπ" w:date="2023-02-02T16:35:00Z">
              <w:r w:rsidRPr="00346577">
                <w:rPr>
                  <w:rFonts w:cstheme="minorHAnsi"/>
                  <w:sz w:val="18"/>
                  <w:szCs w:val="18"/>
                  <w:rPrChange w:id="5979" w:author="Στάθης Καπ" w:date="2023-02-02T16:58:00Z">
                    <w:rPr/>
                  </w:rPrChange>
                </w:rPr>
                <w:t>0.641</w:t>
              </w:r>
            </w:ins>
          </w:p>
        </w:tc>
        <w:tc>
          <w:tcPr>
            <w:tcW w:w="443" w:type="dxa"/>
            <w:tcPrChange w:id="5980" w:author="Στάθης Καπ" w:date="2023-02-02T16:57:00Z">
              <w:tcPr>
                <w:tcW w:w="443" w:type="dxa"/>
                <w:gridSpan w:val="2"/>
              </w:tcPr>
            </w:tcPrChange>
          </w:tcPr>
          <w:p w14:paraId="552E15B4" w14:textId="527A2BED" w:rsidR="00346577" w:rsidRPr="00346577" w:rsidRDefault="00346577" w:rsidP="00346577">
            <w:pPr>
              <w:jc w:val="center"/>
              <w:rPr>
                <w:ins w:id="5981" w:author="Στάθης Καπ" w:date="2023-02-01T06:01:00Z"/>
                <w:rFonts w:cstheme="minorHAnsi"/>
                <w:sz w:val="18"/>
                <w:szCs w:val="18"/>
              </w:rPr>
            </w:pPr>
            <w:ins w:id="5982" w:author="Στάθης Καπ" w:date="2023-02-02T16:35:00Z">
              <w:r w:rsidRPr="00346577">
                <w:rPr>
                  <w:rFonts w:cstheme="minorHAnsi"/>
                  <w:sz w:val="18"/>
                  <w:szCs w:val="18"/>
                  <w:rPrChange w:id="5983" w:author="Στάθης Καπ" w:date="2023-02-02T16:58:00Z">
                    <w:rPr/>
                  </w:rPrChange>
                </w:rPr>
                <w:t>31</w:t>
              </w:r>
            </w:ins>
          </w:p>
        </w:tc>
        <w:tc>
          <w:tcPr>
            <w:tcW w:w="470" w:type="dxa"/>
            <w:tcPrChange w:id="5984" w:author="Στάθης Καπ" w:date="2023-02-02T16:57:00Z">
              <w:tcPr>
                <w:tcW w:w="470" w:type="dxa"/>
                <w:gridSpan w:val="2"/>
                <w:vAlign w:val="center"/>
              </w:tcPr>
            </w:tcPrChange>
          </w:tcPr>
          <w:p w14:paraId="64036FE2" w14:textId="7385FACC" w:rsidR="00346577" w:rsidRPr="00346577" w:rsidRDefault="00346577" w:rsidP="00346577">
            <w:pPr>
              <w:jc w:val="center"/>
              <w:rPr>
                <w:ins w:id="5985" w:author="Στάθης Καπ" w:date="2023-02-01T06:01:00Z"/>
                <w:rFonts w:cstheme="minorHAnsi"/>
                <w:sz w:val="18"/>
                <w:szCs w:val="18"/>
              </w:rPr>
            </w:pPr>
            <w:ins w:id="5986" w:author="Στάθης Καπ" w:date="2023-02-02T16:55:00Z">
              <w:r w:rsidRPr="00346577">
                <w:rPr>
                  <w:rFonts w:cstheme="minorHAnsi"/>
                  <w:sz w:val="18"/>
                  <w:szCs w:val="18"/>
                  <w:rPrChange w:id="5987" w:author="Στάθης Καπ" w:date="2023-02-02T16:58:00Z">
                    <w:rPr>
                      <w:rFonts w:cstheme="minorHAnsi"/>
                    </w:rPr>
                  </w:rPrChange>
                </w:rPr>
                <w:t>504</w:t>
              </w:r>
            </w:ins>
          </w:p>
        </w:tc>
        <w:tc>
          <w:tcPr>
            <w:tcW w:w="558" w:type="dxa"/>
            <w:tcPrChange w:id="5988" w:author="Στάθης Καπ" w:date="2023-02-02T16:57:00Z">
              <w:tcPr>
                <w:tcW w:w="558" w:type="dxa"/>
                <w:gridSpan w:val="2"/>
                <w:vAlign w:val="center"/>
              </w:tcPr>
            </w:tcPrChange>
          </w:tcPr>
          <w:p w14:paraId="72E8149B" w14:textId="75F360A3" w:rsidR="00346577" w:rsidRPr="00346577" w:rsidRDefault="00346577" w:rsidP="00346577">
            <w:pPr>
              <w:jc w:val="center"/>
              <w:rPr>
                <w:ins w:id="5989" w:author="Στάθης Καπ" w:date="2023-02-01T06:01:00Z"/>
                <w:rFonts w:cstheme="minorHAnsi"/>
                <w:sz w:val="18"/>
                <w:szCs w:val="18"/>
              </w:rPr>
            </w:pPr>
            <w:ins w:id="5990" w:author="Στάθης Καπ" w:date="2023-02-02T16:55:00Z">
              <w:r w:rsidRPr="00346577">
                <w:rPr>
                  <w:rFonts w:cstheme="minorHAnsi"/>
                  <w:sz w:val="18"/>
                  <w:szCs w:val="18"/>
                  <w:rPrChange w:id="5991" w:author="Στάθης Καπ" w:date="2023-02-02T16:58:00Z">
                    <w:rPr>
                      <w:rFonts w:cstheme="minorHAnsi"/>
                    </w:rPr>
                  </w:rPrChange>
                </w:rPr>
                <w:t>0.899</w:t>
              </w:r>
            </w:ins>
          </w:p>
        </w:tc>
        <w:tc>
          <w:tcPr>
            <w:tcW w:w="444" w:type="dxa"/>
            <w:tcPrChange w:id="5992" w:author="Στάθης Καπ" w:date="2023-02-02T16:57:00Z">
              <w:tcPr>
                <w:tcW w:w="444" w:type="dxa"/>
                <w:gridSpan w:val="2"/>
                <w:vAlign w:val="center"/>
              </w:tcPr>
            </w:tcPrChange>
          </w:tcPr>
          <w:p w14:paraId="4C6B608A" w14:textId="14CF4939" w:rsidR="00346577" w:rsidRPr="00346577" w:rsidRDefault="00346577" w:rsidP="00346577">
            <w:pPr>
              <w:jc w:val="center"/>
              <w:rPr>
                <w:ins w:id="5993" w:author="Στάθης Καπ" w:date="2023-02-01T06:01:00Z"/>
                <w:rFonts w:cstheme="minorHAnsi"/>
                <w:sz w:val="18"/>
                <w:szCs w:val="18"/>
              </w:rPr>
            </w:pPr>
            <w:ins w:id="5994" w:author="Στάθης Καπ" w:date="2023-02-02T16:55:00Z">
              <w:r w:rsidRPr="00346577">
                <w:rPr>
                  <w:rFonts w:cstheme="minorHAnsi"/>
                  <w:sz w:val="18"/>
                  <w:szCs w:val="18"/>
                  <w:rPrChange w:id="5995" w:author="Στάθης Καπ" w:date="2023-02-02T16:58:00Z">
                    <w:rPr>
                      <w:rFonts w:cstheme="minorHAnsi"/>
                    </w:rPr>
                  </w:rPrChange>
                </w:rPr>
                <w:t>29</w:t>
              </w:r>
            </w:ins>
          </w:p>
        </w:tc>
        <w:tc>
          <w:tcPr>
            <w:tcW w:w="470" w:type="dxa"/>
            <w:tcPrChange w:id="5996" w:author="Στάθης Καπ" w:date="2023-02-02T16:57:00Z">
              <w:tcPr>
                <w:tcW w:w="470" w:type="dxa"/>
                <w:gridSpan w:val="2"/>
              </w:tcPr>
            </w:tcPrChange>
          </w:tcPr>
          <w:p w14:paraId="4E636D11" w14:textId="1A83103E" w:rsidR="00346577" w:rsidRPr="00346577" w:rsidRDefault="00346577" w:rsidP="00346577">
            <w:pPr>
              <w:jc w:val="center"/>
              <w:rPr>
                <w:ins w:id="5997" w:author="Στάθης Καπ" w:date="2023-02-01T06:01:00Z"/>
                <w:rFonts w:cstheme="minorHAnsi"/>
                <w:sz w:val="18"/>
                <w:szCs w:val="18"/>
              </w:rPr>
            </w:pPr>
            <w:ins w:id="5998" w:author="Στάθης Καπ" w:date="2023-02-02T16:40:00Z">
              <w:r w:rsidRPr="00346577">
                <w:rPr>
                  <w:rFonts w:cstheme="minorHAnsi"/>
                  <w:sz w:val="18"/>
                  <w:szCs w:val="18"/>
                  <w:rPrChange w:id="5999" w:author="Στάθης Καπ" w:date="2023-02-02T16:58:00Z">
                    <w:rPr/>
                  </w:rPrChange>
                </w:rPr>
                <w:t>481</w:t>
              </w:r>
            </w:ins>
          </w:p>
        </w:tc>
        <w:tc>
          <w:tcPr>
            <w:tcW w:w="558" w:type="dxa"/>
            <w:tcPrChange w:id="6000" w:author="Στάθης Καπ" w:date="2023-02-02T16:57:00Z">
              <w:tcPr>
                <w:tcW w:w="558" w:type="dxa"/>
                <w:gridSpan w:val="2"/>
              </w:tcPr>
            </w:tcPrChange>
          </w:tcPr>
          <w:p w14:paraId="575C0455" w14:textId="3112D977" w:rsidR="00346577" w:rsidRPr="00346577" w:rsidRDefault="00346577" w:rsidP="00346577">
            <w:pPr>
              <w:jc w:val="center"/>
              <w:rPr>
                <w:ins w:id="6001" w:author="Στάθης Καπ" w:date="2023-02-01T06:01:00Z"/>
                <w:rFonts w:cstheme="minorHAnsi"/>
                <w:sz w:val="18"/>
                <w:szCs w:val="18"/>
              </w:rPr>
            </w:pPr>
            <w:ins w:id="6002" w:author="Στάθης Καπ" w:date="2023-02-02T16:40:00Z">
              <w:r w:rsidRPr="00346577">
                <w:rPr>
                  <w:rFonts w:cstheme="minorHAnsi"/>
                  <w:sz w:val="18"/>
                  <w:szCs w:val="18"/>
                  <w:rPrChange w:id="6003" w:author="Στάθης Καπ" w:date="2023-02-02T16:58:00Z">
                    <w:rPr/>
                  </w:rPrChange>
                </w:rPr>
                <w:t>0.436</w:t>
              </w:r>
            </w:ins>
          </w:p>
        </w:tc>
        <w:tc>
          <w:tcPr>
            <w:tcW w:w="443" w:type="dxa"/>
            <w:tcPrChange w:id="6004" w:author="Στάθης Καπ" w:date="2023-02-02T16:57:00Z">
              <w:tcPr>
                <w:tcW w:w="443" w:type="dxa"/>
                <w:gridSpan w:val="2"/>
              </w:tcPr>
            </w:tcPrChange>
          </w:tcPr>
          <w:p w14:paraId="001F24F2" w14:textId="3B2D73E3" w:rsidR="00346577" w:rsidRPr="00346577" w:rsidRDefault="00346577" w:rsidP="00346577">
            <w:pPr>
              <w:jc w:val="center"/>
              <w:rPr>
                <w:ins w:id="6005" w:author="Στάθης Καπ" w:date="2023-02-01T06:01:00Z"/>
                <w:rFonts w:cstheme="minorHAnsi"/>
                <w:sz w:val="18"/>
                <w:szCs w:val="18"/>
              </w:rPr>
            </w:pPr>
            <w:ins w:id="6006" w:author="Στάθης Καπ" w:date="2023-02-02T16:40:00Z">
              <w:r w:rsidRPr="00346577">
                <w:rPr>
                  <w:rFonts w:cstheme="minorHAnsi"/>
                  <w:sz w:val="18"/>
                  <w:szCs w:val="18"/>
                  <w:rPrChange w:id="6007" w:author="Στάθης Καπ" w:date="2023-02-02T16:58:00Z">
                    <w:rPr/>
                  </w:rPrChange>
                </w:rPr>
                <w:t>29</w:t>
              </w:r>
            </w:ins>
          </w:p>
        </w:tc>
        <w:tc>
          <w:tcPr>
            <w:tcW w:w="470" w:type="dxa"/>
            <w:tcPrChange w:id="6008" w:author="Στάθης Καπ" w:date="2023-02-02T16:57:00Z">
              <w:tcPr>
                <w:tcW w:w="470" w:type="dxa"/>
                <w:gridSpan w:val="2"/>
                <w:vAlign w:val="center"/>
              </w:tcPr>
            </w:tcPrChange>
          </w:tcPr>
          <w:p w14:paraId="45D91940" w14:textId="459CEBCF" w:rsidR="00346577" w:rsidRPr="00346577" w:rsidRDefault="00346577" w:rsidP="00346577">
            <w:pPr>
              <w:jc w:val="center"/>
              <w:rPr>
                <w:ins w:id="6009" w:author="Στάθης Καπ" w:date="2023-02-01T06:01:00Z"/>
                <w:rFonts w:cstheme="minorHAnsi"/>
                <w:sz w:val="18"/>
                <w:szCs w:val="18"/>
              </w:rPr>
            </w:pPr>
            <w:ins w:id="6010" w:author="Στάθης Καπ" w:date="2023-02-02T16:56:00Z">
              <w:r w:rsidRPr="00346577">
                <w:rPr>
                  <w:rFonts w:cstheme="minorHAnsi"/>
                  <w:sz w:val="18"/>
                  <w:szCs w:val="18"/>
                  <w:rPrChange w:id="6011" w:author="Στάθης Καπ" w:date="2023-02-02T16:58:00Z">
                    <w:rPr>
                      <w:rFonts w:cstheme="minorHAnsi"/>
                    </w:rPr>
                  </w:rPrChange>
                </w:rPr>
                <w:t>507</w:t>
              </w:r>
            </w:ins>
          </w:p>
        </w:tc>
        <w:tc>
          <w:tcPr>
            <w:tcW w:w="558" w:type="dxa"/>
            <w:tcPrChange w:id="6012" w:author="Στάθης Καπ" w:date="2023-02-02T16:57:00Z">
              <w:tcPr>
                <w:tcW w:w="555" w:type="dxa"/>
                <w:gridSpan w:val="2"/>
                <w:vAlign w:val="center"/>
              </w:tcPr>
            </w:tcPrChange>
          </w:tcPr>
          <w:p w14:paraId="34AA9514" w14:textId="300F4921" w:rsidR="00346577" w:rsidRPr="00346577" w:rsidRDefault="00346577" w:rsidP="00346577">
            <w:pPr>
              <w:jc w:val="center"/>
              <w:rPr>
                <w:ins w:id="6013" w:author="Στάθης Καπ" w:date="2023-02-01T06:01:00Z"/>
                <w:rFonts w:cstheme="minorHAnsi"/>
                <w:sz w:val="18"/>
                <w:szCs w:val="18"/>
              </w:rPr>
            </w:pPr>
            <w:ins w:id="6014" w:author="Στάθης Καπ" w:date="2023-02-02T16:56:00Z">
              <w:r w:rsidRPr="00346577">
                <w:rPr>
                  <w:rFonts w:cstheme="minorHAnsi"/>
                  <w:sz w:val="18"/>
                  <w:szCs w:val="18"/>
                  <w:rPrChange w:id="6015" w:author="Στάθης Καπ" w:date="2023-02-02T16:58:00Z">
                    <w:rPr>
                      <w:rFonts w:cstheme="minorHAnsi"/>
                    </w:rPr>
                  </w:rPrChange>
                </w:rPr>
                <w:t>0.416</w:t>
              </w:r>
            </w:ins>
          </w:p>
        </w:tc>
        <w:tc>
          <w:tcPr>
            <w:tcW w:w="444" w:type="dxa"/>
            <w:tcPrChange w:id="6016" w:author="Στάθης Καπ" w:date="2023-02-02T16:57:00Z">
              <w:tcPr>
                <w:tcW w:w="444" w:type="dxa"/>
                <w:gridSpan w:val="2"/>
                <w:vAlign w:val="center"/>
              </w:tcPr>
            </w:tcPrChange>
          </w:tcPr>
          <w:p w14:paraId="0F25E68D" w14:textId="5575442A" w:rsidR="00346577" w:rsidRPr="00346577" w:rsidRDefault="00346577" w:rsidP="00346577">
            <w:pPr>
              <w:jc w:val="center"/>
              <w:rPr>
                <w:ins w:id="6017" w:author="Στάθης Καπ" w:date="2023-02-01T06:01:00Z"/>
                <w:rFonts w:cstheme="minorHAnsi"/>
                <w:sz w:val="18"/>
                <w:szCs w:val="18"/>
              </w:rPr>
            </w:pPr>
            <w:ins w:id="6018" w:author="Στάθης Καπ" w:date="2023-02-02T16:56:00Z">
              <w:r w:rsidRPr="00346577">
                <w:rPr>
                  <w:rFonts w:cstheme="minorHAnsi"/>
                  <w:sz w:val="18"/>
                  <w:szCs w:val="18"/>
                  <w:rPrChange w:id="6019" w:author="Στάθης Καπ" w:date="2023-02-02T16:58:00Z">
                    <w:rPr>
                      <w:rFonts w:cstheme="minorHAnsi"/>
                    </w:rPr>
                  </w:rPrChange>
                </w:rPr>
                <w:t>30</w:t>
              </w:r>
            </w:ins>
          </w:p>
        </w:tc>
        <w:tc>
          <w:tcPr>
            <w:tcW w:w="470" w:type="dxa"/>
            <w:tcPrChange w:id="6020" w:author="Στάθης Καπ" w:date="2023-02-02T16:57:00Z">
              <w:tcPr>
                <w:tcW w:w="470" w:type="dxa"/>
                <w:gridSpan w:val="2"/>
              </w:tcPr>
            </w:tcPrChange>
          </w:tcPr>
          <w:p w14:paraId="3C0A713C" w14:textId="406F104B" w:rsidR="00346577" w:rsidRPr="00346577" w:rsidRDefault="00346577" w:rsidP="00346577">
            <w:pPr>
              <w:jc w:val="center"/>
              <w:rPr>
                <w:ins w:id="6021" w:author="Στάθης Καπ" w:date="2023-02-01T06:01:00Z"/>
                <w:rFonts w:cstheme="minorHAnsi"/>
                <w:sz w:val="18"/>
                <w:szCs w:val="18"/>
              </w:rPr>
            </w:pPr>
            <w:ins w:id="6022" w:author="Στάθης Καπ" w:date="2023-02-02T16:44:00Z">
              <w:r w:rsidRPr="00346577">
                <w:rPr>
                  <w:rFonts w:cstheme="minorHAnsi"/>
                  <w:sz w:val="18"/>
                  <w:szCs w:val="18"/>
                  <w:rPrChange w:id="6023" w:author="Στάθης Καπ" w:date="2023-02-02T16:58:00Z">
                    <w:rPr/>
                  </w:rPrChange>
                </w:rPr>
                <w:t>448</w:t>
              </w:r>
            </w:ins>
          </w:p>
        </w:tc>
        <w:tc>
          <w:tcPr>
            <w:tcW w:w="558" w:type="dxa"/>
            <w:tcPrChange w:id="6024" w:author="Στάθης Καπ" w:date="2023-02-02T16:57:00Z">
              <w:tcPr>
                <w:tcW w:w="558" w:type="dxa"/>
                <w:gridSpan w:val="2"/>
              </w:tcPr>
            </w:tcPrChange>
          </w:tcPr>
          <w:p w14:paraId="77A6E59B" w14:textId="7FD0EF06" w:rsidR="00346577" w:rsidRPr="00346577" w:rsidRDefault="00346577" w:rsidP="00346577">
            <w:pPr>
              <w:jc w:val="center"/>
              <w:rPr>
                <w:ins w:id="6025" w:author="Στάθης Καπ" w:date="2023-02-01T06:01:00Z"/>
                <w:rFonts w:cstheme="minorHAnsi"/>
                <w:sz w:val="18"/>
                <w:szCs w:val="18"/>
              </w:rPr>
            </w:pPr>
            <w:ins w:id="6026" w:author="Στάθης Καπ" w:date="2023-02-02T16:44:00Z">
              <w:r w:rsidRPr="00346577">
                <w:rPr>
                  <w:rFonts w:cstheme="minorHAnsi"/>
                  <w:sz w:val="18"/>
                  <w:szCs w:val="18"/>
                  <w:rPrChange w:id="6027" w:author="Στάθης Καπ" w:date="2023-02-02T16:58:00Z">
                    <w:rPr/>
                  </w:rPrChange>
                </w:rPr>
                <w:t>0.446</w:t>
              </w:r>
            </w:ins>
          </w:p>
        </w:tc>
        <w:tc>
          <w:tcPr>
            <w:tcW w:w="443" w:type="dxa"/>
            <w:tcPrChange w:id="6028" w:author="Στάθης Καπ" w:date="2023-02-02T16:57:00Z">
              <w:tcPr>
                <w:tcW w:w="443" w:type="dxa"/>
              </w:tcPr>
            </w:tcPrChange>
          </w:tcPr>
          <w:p w14:paraId="58C37134" w14:textId="0D6EBAF5" w:rsidR="00346577" w:rsidRPr="00346577" w:rsidRDefault="00346577" w:rsidP="00346577">
            <w:pPr>
              <w:jc w:val="center"/>
              <w:rPr>
                <w:ins w:id="6029" w:author="Στάθης Καπ" w:date="2023-02-01T06:01:00Z"/>
                <w:rFonts w:cstheme="minorHAnsi"/>
                <w:sz w:val="18"/>
                <w:szCs w:val="18"/>
              </w:rPr>
            </w:pPr>
            <w:ins w:id="6030" w:author="Στάθης Καπ" w:date="2023-02-02T16:44:00Z">
              <w:r w:rsidRPr="00346577">
                <w:rPr>
                  <w:rFonts w:cstheme="minorHAnsi"/>
                  <w:sz w:val="18"/>
                  <w:szCs w:val="18"/>
                  <w:rPrChange w:id="6031" w:author="Στάθης Καπ" w:date="2023-02-02T16:58:00Z">
                    <w:rPr/>
                  </w:rPrChange>
                </w:rPr>
                <w:t>25</w:t>
              </w:r>
            </w:ins>
          </w:p>
        </w:tc>
        <w:tc>
          <w:tcPr>
            <w:tcW w:w="459" w:type="dxa"/>
            <w:tcPrChange w:id="6032" w:author="Στάθης Καπ" w:date="2023-02-02T16:57:00Z">
              <w:tcPr>
                <w:tcW w:w="459" w:type="dxa"/>
                <w:vAlign w:val="center"/>
              </w:tcPr>
            </w:tcPrChange>
          </w:tcPr>
          <w:p w14:paraId="5CDAC882" w14:textId="5514BA86" w:rsidR="00346577" w:rsidRPr="00C3762F" w:rsidRDefault="00346577" w:rsidP="00346577">
            <w:pPr>
              <w:jc w:val="center"/>
              <w:rPr>
                <w:ins w:id="6033" w:author="Στάθης Καπ" w:date="2023-02-01T06:01:00Z"/>
                <w:rFonts w:cstheme="minorHAnsi"/>
                <w:sz w:val="18"/>
                <w:szCs w:val="18"/>
              </w:rPr>
            </w:pPr>
            <w:ins w:id="6034" w:author="Στάθης Καπ" w:date="2023-02-02T17:05:00Z">
              <w:r w:rsidRPr="00C3762F">
                <w:rPr>
                  <w:rFonts w:cstheme="minorHAnsi"/>
                  <w:sz w:val="18"/>
                  <w:szCs w:val="18"/>
                  <w:rPrChange w:id="6035" w:author="Στάθης Καπ" w:date="2023-02-02T17:05:00Z">
                    <w:rPr/>
                  </w:rPrChange>
                </w:rPr>
                <w:t>466</w:t>
              </w:r>
            </w:ins>
          </w:p>
        </w:tc>
        <w:tc>
          <w:tcPr>
            <w:tcW w:w="552" w:type="dxa"/>
            <w:tcPrChange w:id="6036" w:author="Στάθης Καπ" w:date="2023-02-02T16:57:00Z">
              <w:tcPr>
                <w:tcW w:w="552" w:type="dxa"/>
                <w:vAlign w:val="center"/>
              </w:tcPr>
            </w:tcPrChange>
          </w:tcPr>
          <w:p w14:paraId="504AFD4A" w14:textId="3C1FA7AD" w:rsidR="00346577" w:rsidRPr="00C3762F" w:rsidRDefault="00346577" w:rsidP="00346577">
            <w:pPr>
              <w:jc w:val="center"/>
              <w:rPr>
                <w:ins w:id="6037" w:author="Στάθης Καπ" w:date="2023-02-01T06:01:00Z"/>
                <w:rFonts w:cstheme="minorHAnsi"/>
                <w:sz w:val="18"/>
                <w:szCs w:val="18"/>
              </w:rPr>
            </w:pPr>
            <w:ins w:id="6038" w:author="Στάθης Καπ" w:date="2023-02-02T17:05:00Z">
              <w:r w:rsidRPr="00C3762F">
                <w:rPr>
                  <w:rFonts w:cstheme="minorHAnsi"/>
                  <w:sz w:val="18"/>
                  <w:szCs w:val="18"/>
                  <w:rPrChange w:id="6039" w:author="Στάθης Καπ" w:date="2023-02-02T17:05:00Z">
                    <w:rPr/>
                  </w:rPrChange>
                </w:rPr>
                <w:t>0.357</w:t>
              </w:r>
            </w:ins>
          </w:p>
        </w:tc>
        <w:tc>
          <w:tcPr>
            <w:tcW w:w="431" w:type="dxa"/>
            <w:tcPrChange w:id="6040" w:author="Στάθης Καπ" w:date="2023-02-02T16:57:00Z">
              <w:tcPr>
                <w:tcW w:w="431" w:type="dxa"/>
                <w:vAlign w:val="center"/>
              </w:tcPr>
            </w:tcPrChange>
          </w:tcPr>
          <w:p w14:paraId="67E3E675" w14:textId="64958C51" w:rsidR="00346577" w:rsidRPr="00C3762F" w:rsidRDefault="00346577" w:rsidP="00346577">
            <w:pPr>
              <w:jc w:val="center"/>
              <w:rPr>
                <w:ins w:id="6041" w:author="Στάθης Καπ" w:date="2023-02-01T06:01:00Z"/>
                <w:rFonts w:cstheme="minorHAnsi"/>
                <w:sz w:val="18"/>
                <w:szCs w:val="18"/>
              </w:rPr>
            </w:pPr>
            <w:ins w:id="6042" w:author="Στάθης Καπ" w:date="2023-02-02T17:05:00Z">
              <w:r w:rsidRPr="00C3762F">
                <w:rPr>
                  <w:rFonts w:cstheme="minorHAnsi"/>
                  <w:sz w:val="18"/>
                  <w:szCs w:val="18"/>
                  <w:rPrChange w:id="6043" w:author="Στάθης Καπ" w:date="2023-02-02T17:05:00Z">
                    <w:rPr/>
                  </w:rPrChange>
                </w:rPr>
                <w:t>27</w:t>
              </w:r>
            </w:ins>
          </w:p>
        </w:tc>
      </w:tr>
      <w:tr w:rsidR="00346577" w:rsidRPr="00AB438A" w14:paraId="65DA4F2E" w14:textId="77777777" w:rsidTr="00346577">
        <w:tblPrEx>
          <w:tblW w:w="9540" w:type="dxa"/>
          <w:tblInd w:w="-340" w:type="dxa"/>
          <w:tblCellMar>
            <w:left w:w="28" w:type="dxa"/>
            <w:right w:w="28" w:type="dxa"/>
          </w:tblCellMar>
          <w:tblPrExChange w:id="6044" w:author="Στάθης Καπ" w:date="2023-02-02T16:57:00Z">
            <w:tblPrEx>
              <w:tblW w:w="9540" w:type="dxa"/>
              <w:tblInd w:w="-340" w:type="dxa"/>
              <w:tblCellMar>
                <w:left w:w="28" w:type="dxa"/>
                <w:right w:w="28" w:type="dxa"/>
              </w:tblCellMar>
            </w:tblPrEx>
          </w:tblPrExChange>
        </w:tblPrEx>
        <w:trPr>
          <w:trHeight w:val="247"/>
          <w:ins w:id="6045" w:author="Στάθης Καπ" w:date="2023-02-01T06:01:00Z"/>
          <w:trPrChange w:id="6046" w:author="Στάθης Καπ" w:date="2023-02-02T16:57:00Z">
            <w:trPr>
              <w:gridBefore w:val="4"/>
              <w:trHeight w:val="247"/>
            </w:trPr>
          </w:trPrChange>
        </w:trPr>
        <w:tc>
          <w:tcPr>
            <w:tcW w:w="414" w:type="dxa"/>
            <w:vAlign w:val="center"/>
            <w:tcPrChange w:id="6047" w:author="Στάθης Καπ" w:date="2023-02-02T16:57:00Z">
              <w:tcPr>
                <w:tcW w:w="415" w:type="dxa"/>
                <w:gridSpan w:val="2"/>
                <w:vAlign w:val="center"/>
              </w:tcPr>
            </w:tcPrChange>
          </w:tcPr>
          <w:p w14:paraId="6841658A" w14:textId="57C95FB3" w:rsidR="00346577" w:rsidRPr="006E0881" w:rsidRDefault="00346577" w:rsidP="00346577">
            <w:pPr>
              <w:jc w:val="center"/>
              <w:rPr>
                <w:ins w:id="6048" w:author="Στάθης Καπ" w:date="2023-02-01T06:01:00Z"/>
                <w:sz w:val="18"/>
                <w:szCs w:val="18"/>
              </w:rPr>
            </w:pPr>
            <w:ins w:id="6049" w:author="Στάθης Καπ" w:date="2023-02-01T06:01:00Z">
              <w:r>
                <w:rPr>
                  <w:sz w:val="18"/>
                  <w:szCs w:val="18"/>
                </w:rPr>
                <w:t>Pr06</w:t>
              </w:r>
            </w:ins>
          </w:p>
        </w:tc>
        <w:tc>
          <w:tcPr>
            <w:tcW w:w="470" w:type="dxa"/>
            <w:tcPrChange w:id="6050" w:author="Στάθης Καπ" w:date="2023-02-02T16:57:00Z">
              <w:tcPr>
                <w:tcW w:w="470" w:type="dxa"/>
                <w:gridSpan w:val="2"/>
              </w:tcPr>
            </w:tcPrChange>
          </w:tcPr>
          <w:p w14:paraId="2FE146AF" w14:textId="216DFE7E" w:rsidR="00346577" w:rsidRPr="00346577" w:rsidRDefault="00346577" w:rsidP="00346577">
            <w:pPr>
              <w:jc w:val="center"/>
              <w:rPr>
                <w:ins w:id="6051" w:author="Στάθης Καπ" w:date="2023-02-01T06:01:00Z"/>
                <w:rFonts w:cstheme="minorHAnsi"/>
                <w:sz w:val="18"/>
                <w:szCs w:val="18"/>
              </w:rPr>
            </w:pPr>
            <w:ins w:id="6052" w:author="Στάθης Καπ" w:date="2023-02-02T16:35:00Z">
              <w:r w:rsidRPr="00346577">
                <w:rPr>
                  <w:rFonts w:cstheme="minorHAnsi"/>
                  <w:sz w:val="18"/>
                  <w:szCs w:val="18"/>
                  <w:rPrChange w:id="6053" w:author="Στάθης Καπ" w:date="2023-02-02T16:58:00Z">
                    <w:rPr/>
                  </w:rPrChange>
                </w:rPr>
                <w:t>559</w:t>
              </w:r>
            </w:ins>
          </w:p>
        </w:tc>
        <w:tc>
          <w:tcPr>
            <w:tcW w:w="885" w:type="dxa"/>
            <w:tcPrChange w:id="6054" w:author="Στάθης Καπ" w:date="2023-02-02T16:57:00Z">
              <w:tcPr>
                <w:tcW w:w="887" w:type="dxa"/>
                <w:gridSpan w:val="3"/>
              </w:tcPr>
            </w:tcPrChange>
          </w:tcPr>
          <w:p w14:paraId="70618276" w14:textId="1F055018" w:rsidR="00346577" w:rsidRPr="00346577" w:rsidRDefault="00346577" w:rsidP="00346577">
            <w:pPr>
              <w:jc w:val="center"/>
              <w:rPr>
                <w:ins w:id="6055" w:author="Στάθης Καπ" w:date="2023-02-01T06:01:00Z"/>
                <w:rFonts w:cstheme="minorHAnsi"/>
                <w:sz w:val="18"/>
                <w:szCs w:val="18"/>
              </w:rPr>
            </w:pPr>
            <w:ins w:id="6056" w:author="Στάθης Καπ" w:date="2023-02-02T16:35:00Z">
              <w:r w:rsidRPr="00346577">
                <w:rPr>
                  <w:rFonts w:cstheme="minorHAnsi"/>
                  <w:sz w:val="18"/>
                  <w:szCs w:val="18"/>
                  <w:rPrChange w:id="6057" w:author="Στάθης Καπ" w:date="2023-02-02T16:58:00Z">
                    <w:rPr/>
                  </w:rPrChange>
                </w:rPr>
                <w:t>0.605</w:t>
              </w:r>
            </w:ins>
          </w:p>
        </w:tc>
        <w:tc>
          <w:tcPr>
            <w:tcW w:w="443" w:type="dxa"/>
            <w:tcPrChange w:id="6058" w:author="Στάθης Καπ" w:date="2023-02-02T16:57:00Z">
              <w:tcPr>
                <w:tcW w:w="443" w:type="dxa"/>
                <w:gridSpan w:val="2"/>
              </w:tcPr>
            </w:tcPrChange>
          </w:tcPr>
          <w:p w14:paraId="67D6CF5E" w14:textId="51F4024D" w:rsidR="00346577" w:rsidRPr="00346577" w:rsidRDefault="00346577" w:rsidP="00346577">
            <w:pPr>
              <w:jc w:val="center"/>
              <w:rPr>
                <w:ins w:id="6059" w:author="Στάθης Καπ" w:date="2023-02-01T06:01:00Z"/>
                <w:rFonts w:cstheme="minorHAnsi"/>
                <w:sz w:val="18"/>
                <w:szCs w:val="18"/>
              </w:rPr>
            </w:pPr>
            <w:ins w:id="6060" w:author="Στάθης Καπ" w:date="2023-02-02T16:35:00Z">
              <w:r w:rsidRPr="00346577">
                <w:rPr>
                  <w:rFonts w:cstheme="minorHAnsi"/>
                  <w:sz w:val="18"/>
                  <w:szCs w:val="18"/>
                  <w:rPrChange w:id="6061" w:author="Στάθης Καπ" w:date="2023-02-02T16:58:00Z">
                    <w:rPr/>
                  </w:rPrChange>
                </w:rPr>
                <w:t>29</w:t>
              </w:r>
            </w:ins>
          </w:p>
        </w:tc>
        <w:tc>
          <w:tcPr>
            <w:tcW w:w="470" w:type="dxa"/>
            <w:tcPrChange w:id="6062" w:author="Στάθης Καπ" w:date="2023-02-02T16:57:00Z">
              <w:tcPr>
                <w:tcW w:w="470" w:type="dxa"/>
                <w:gridSpan w:val="2"/>
                <w:vAlign w:val="center"/>
              </w:tcPr>
            </w:tcPrChange>
          </w:tcPr>
          <w:p w14:paraId="36DE3592" w14:textId="6F38DADC" w:rsidR="00346577" w:rsidRPr="00346577" w:rsidRDefault="00346577" w:rsidP="00346577">
            <w:pPr>
              <w:jc w:val="center"/>
              <w:rPr>
                <w:ins w:id="6063" w:author="Στάθης Καπ" w:date="2023-02-01T06:01:00Z"/>
                <w:rFonts w:cstheme="minorHAnsi"/>
                <w:sz w:val="18"/>
                <w:szCs w:val="18"/>
              </w:rPr>
            </w:pPr>
            <w:ins w:id="6064" w:author="Στάθης Καπ" w:date="2023-02-02T16:55:00Z">
              <w:r w:rsidRPr="00346577">
                <w:rPr>
                  <w:rFonts w:cstheme="minorHAnsi"/>
                  <w:sz w:val="18"/>
                  <w:szCs w:val="18"/>
                  <w:rPrChange w:id="6065" w:author="Στάθης Καπ" w:date="2023-02-02T16:58:00Z">
                    <w:rPr>
                      <w:rFonts w:cstheme="minorHAnsi"/>
                    </w:rPr>
                  </w:rPrChange>
                </w:rPr>
                <w:t>541</w:t>
              </w:r>
            </w:ins>
          </w:p>
        </w:tc>
        <w:tc>
          <w:tcPr>
            <w:tcW w:w="558" w:type="dxa"/>
            <w:tcPrChange w:id="6066" w:author="Στάθης Καπ" w:date="2023-02-02T16:57:00Z">
              <w:tcPr>
                <w:tcW w:w="558" w:type="dxa"/>
                <w:gridSpan w:val="2"/>
                <w:vAlign w:val="center"/>
              </w:tcPr>
            </w:tcPrChange>
          </w:tcPr>
          <w:p w14:paraId="05B9F583" w14:textId="73310AE0" w:rsidR="00346577" w:rsidRPr="00346577" w:rsidRDefault="00346577" w:rsidP="00346577">
            <w:pPr>
              <w:jc w:val="center"/>
              <w:rPr>
                <w:ins w:id="6067" w:author="Στάθης Καπ" w:date="2023-02-01T06:01:00Z"/>
                <w:rFonts w:cstheme="minorHAnsi"/>
                <w:sz w:val="18"/>
                <w:szCs w:val="18"/>
              </w:rPr>
            </w:pPr>
            <w:ins w:id="6068" w:author="Στάθης Καπ" w:date="2023-02-02T16:55:00Z">
              <w:r w:rsidRPr="00346577">
                <w:rPr>
                  <w:rFonts w:cstheme="minorHAnsi"/>
                  <w:sz w:val="18"/>
                  <w:szCs w:val="18"/>
                  <w:rPrChange w:id="6069" w:author="Στάθης Καπ" w:date="2023-02-02T16:58:00Z">
                    <w:rPr>
                      <w:rFonts w:cstheme="minorHAnsi"/>
                    </w:rPr>
                  </w:rPrChange>
                </w:rPr>
                <w:t>0.569</w:t>
              </w:r>
            </w:ins>
          </w:p>
        </w:tc>
        <w:tc>
          <w:tcPr>
            <w:tcW w:w="444" w:type="dxa"/>
            <w:tcPrChange w:id="6070" w:author="Στάθης Καπ" w:date="2023-02-02T16:57:00Z">
              <w:tcPr>
                <w:tcW w:w="444" w:type="dxa"/>
                <w:gridSpan w:val="2"/>
                <w:vAlign w:val="center"/>
              </w:tcPr>
            </w:tcPrChange>
          </w:tcPr>
          <w:p w14:paraId="4A0C6367" w14:textId="3B7B3560" w:rsidR="00346577" w:rsidRPr="00346577" w:rsidRDefault="00346577" w:rsidP="00346577">
            <w:pPr>
              <w:jc w:val="center"/>
              <w:rPr>
                <w:ins w:id="6071" w:author="Στάθης Καπ" w:date="2023-02-01T06:01:00Z"/>
                <w:rFonts w:cstheme="minorHAnsi"/>
                <w:sz w:val="18"/>
                <w:szCs w:val="18"/>
              </w:rPr>
            </w:pPr>
            <w:ins w:id="6072" w:author="Στάθης Καπ" w:date="2023-02-02T16:55:00Z">
              <w:r w:rsidRPr="00346577">
                <w:rPr>
                  <w:rFonts w:cstheme="minorHAnsi"/>
                  <w:sz w:val="18"/>
                  <w:szCs w:val="18"/>
                  <w:rPrChange w:id="6073" w:author="Στάθης Καπ" w:date="2023-02-02T16:58:00Z">
                    <w:rPr>
                      <w:rFonts w:cstheme="minorHAnsi"/>
                    </w:rPr>
                  </w:rPrChange>
                </w:rPr>
                <w:t>27</w:t>
              </w:r>
            </w:ins>
          </w:p>
        </w:tc>
        <w:tc>
          <w:tcPr>
            <w:tcW w:w="470" w:type="dxa"/>
            <w:tcPrChange w:id="6074" w:author="Στάθης Καπ" w:date="2023-02-02T16:57:00Z">
              <w:tcPr>
                <w:tcW w:w="470" w:type="dxa"/>
                <w:gridSpan w:val="2"/>
              </w:tcPr>
            </w:tcPrChange>
          </w:tcPr>
          <w:p w14:paraId="584E44D4" w14:textId="4626454D" w:rsidR="00346577" w:rsidRPr="00346577" w:rsidRDefault="00346577" w:rsidP="00346577">
            <w:pPr>
              <w:jc w:val="center"/>
              <w:rPr>
                <w:ins w:id="6075" w:author="Στάθης Καπ" w:date="2023-02-01T06:01:00Z"/>
                <w:rFonts w:cstheme="minorHAnsi"/>
                <w:sz w:val="18"/>
                <w:szCs w:val="18"/>
              </w:rPr>
            </w:pPr>
            <w:ins w:id="6076" w:author="Στάθης Καπ" w:date="2023-02-02T16:40:00Z">
              <w:r w:rsidRPr="00346577">
                <w:rPr>
                  <w:rFonts w:cstheme="minorHAnsi"/>
                  <w:sz w:val="18"/>
                  <w:szCs w:val="18"/>
                  <w:rPrChange w:id="6077" w:author="Στάθης Καπ" w:date="2023-02-02T16:58:00Z">
                    <w:rPr/>
                  </w:rPrChange>
                </w:rPr>
                <w:t>497</w:t>
              </w:r>
            </w:ins>
          </w:p>
        </w:tc>
        <w:tc>
          <w:tcPr>
            <w:tcW w:w="558" w:type="dxa"/>
            <w:tcPrChange w:id="6078" w:author="Στάθης Καπ" w:date="2023-02-02T16:57:00Z">
              <w:tcPr>
                <w:tcW w:w="558" w:type="dxa"/>
                <w:gridSpan w:val="2"/>
              </w:tcPr>
            </w:tcPrChange>
          </w:tcPr>
          <w:p w14:paraId="4DB34DC2" w14:textId="453D836C" w:rsidR="00346577" w:rsidRPr="00346577" w:rsidRDefault="00346577" w:rsidP="00346577">
            <w:pPr>
              <w:jc w:val="center"/>
              <w:rPr>
                <w:ins w:id="6079" w:author="Στάθης Καπ" w:date="2023-02-01T06:01:00Z"/>
                <w:rFonts w:cstheme="minorHAnsi"/>
                <w:sz w:val="18"/>
                <w:szCs w:val="18"/>
              </w:rPr>
            </w:pPr>
            <w:ins w:id="6080" w:author="Στάθης Καπ" w:date="2023-02-02T16:40:00Z">
              <w:r w:rsidRPr="00346577">
                <w:rPr>
                  <w:rFonts w:cstheme="minorHAnsi"/>
                  <w:sz w:val="18"/>
                  <w:szCs w:val="18"/>
                  <w:rPrChange w:id="6081" w:author="Στάθης Καπ" w:date="2023-02-02T16:58:00Z">
                    <w:rPr/>
                  </w:rPrChange>
                </w:rPr>
                <w:t>0.556</w:t>
              </w:r>
            </w:ins>
          </w:p>
        </w:tc>
        <w:tc>
          <w:tcPr>
            <w:tcW w:w="443" w:type="dxa"/>
            <w:tcPrChange w:id="6082" w:author="Στάθης Καπ" w:date="2023-02-02T16:57:00Z">
              <w:tcPr>
                <w:tcW w:w="443" w:type="dxa"/>
                <w:gridSpan w:val="2"/>
              </w:tcPr>
            </w:tcPrChange>
          </w:tcPr>
          <w:p w14:paraId="72BAF606" w14:textId="63E7A804" w:rsidR="00346577" w:rsidRPr="00346577" w:rsidRDefault="00346577" w:rsidP="00346577">
            <w:pPr>
              <w:jc w:val="center"/>
              <w:rPr>
                <w:ins w:id="6083" w:author="Στάθης Καπ" w:date="2023-02-01T06:01:00Z"/>
                <w:rFonts w:cstheme="minorHAnsi"/>
                <w:sz w:val="18"/>
                <w:szCs w:val="18"/>
              </w:rPr>
            </w:pPr>
            <w:ins w:id="6084" w:author="Στάθης Καπ" w:date="2023-02-02T16:40:00Z">
              <w:r w:rsidRPr="00346577">
                <w:rPr>
                  <w:rFonts w:cstheme="minorHAnsi"/>
                  <w:sz w:val="18"/>
                  <w:szCs w:val="18"/>
                  <w:rPrChange w:id="6085" w:author="Στάθης Καπ" w:date="2023-02-02T16:58:00Z">
                    <w:rPr/>
                  </w:rPrChange>
                </w:rPr>
                <w:t>27</w:t>
              </w:r>
            </w:ins>
          </w:p>
        </w:tc>
        <w:tc>
          <w:tcPr>
            <w:tcW w:w="470" w:type="dxa"/>
            <w:tcPrChange w:id="6086" w:author="Στάθης Καπ" w:date="2023-02-02T16:57:00Z">
              <w:tcPr>
                <w:tcW w:w="470" w:type="dxa"/>
                <w:gridSpan w:val="2"/>
                <w:vAlign w:val="center"/>
              </w:tcPr>
            </w:tcPrChange>
          </w:tcPr>
          <w:p w14:paraId="097D2943" w14:textId="0EC4DC8C" w:rsidR="00346577" w:rsidRPr="00346577" w:rsidRDefault="00346577" w:rsidP="00346577">
            <w:pPr>
              <w:jc w:val="center"/>
              <w:rPr>
                <w:ins w:id="6087" w:author="Στάθης Καπ" w:date="2023-02-01T06:01:00Z"/>
                <w:rFonts w:cstheme="minorHAnsi"/>
                <w:sz w:val="18"/>
                <w:szCs w:val="18"/>
              </w:rPr>
            </w:pPr>
            <w:ins w:id="6088" w:author="Στάθης Καπ" w:date="2023-02-02T16:56:00Z">
              <w:r w:rsidRPr="00346577">
                <w:rPr>
                  <w:rFonts w:cstheme="minorHAnsi"/>
                  <w:sz w:val="18"/>
                  <w:szCs w:val="18"/>
                  <w:rPrChange w:id="6089" w:author="Στάθης Καπ" w:date="2023-02-02T16:58:00Z">
                    <w:rPr>
                      <w:rFonts w:cstheme="minorHAnsi"/>
                    </w:rPr>
                  </w:rPrChange>
                </w:rPr>
                <w:t>526</w:t>
              </w:r>
            </w:ins>
          </w:p>
        </w:tc>
        <w:tc>
          <w:tcPr>
            <w:tcW w:w="558" w:type="dxa"/>
            <w:tcPrChange w:id="6090" w:author="Στάθης Καπ" w:date="2023-02-02T16:57:00Z">
              <w:tcPr>
                <w:tcW w:w="555" w:type="dxa"/>
                <w:gridSpan w:val="2"/>
                <w:vAlign w:val="center"/>
              </w:tcPr>
            </w:tcPrChange>
          </w:tcPr>
          <w:p w14:paraId="21A4A42B" w14:textId="314D9FCE" w:rsidR="00346577" w:rsidRPr="00346577" w:rsidRDefault="00346577" w:rsidP="00346577">
            <w:pPr>
              <w:jc w:val="center"/>
              <w:rPr>
                <w:ins w:id="6091" w:author="Στάθης Καπ" w:date="2023-02-01T06:01:00Z"/>
                <w:rFonts w:cstheme="minorHAnsi"/>
                <w:sz w:val="18"/>
                <w:szCs w:val="18"/>
              </w:rPr>
            </w:pPr>
            <w:ins w:id="6092" w:author="Στάθης Καπ" w:date="2023-02-02T16:56:00Z">
              <w:r w:rsidRPr="00346577">
                <w:rPr>
                  <w:rFonts w:cstheme="minorHAnsi"/>
                  <w:sz w:val="18"/>
                  <w:szCs w:val="18"/>
                  <w:rPrChange w:id="6093" w:author="Στάθης Καπ" w:date="2023-02-02T16:58:00Z">
                    <w:rPr>
                      <w:rFonts w:cstheme="minorHAnsi"/>
                    </w:rPr>
                  </w:rPrChange>
                </w:rPr>
                <w:t>0.471</w:t>
              </w:r>
            </w:ins>
          </w:p>
        </w:tc>
        <w:tc>
          <w:tcPr>
            <w:tcW w:w="444" w:type="dxa"/>
            <w:tcPrChange w:id="6094" w:author="Στάθης Καπ" w:date="2023-02-02T16:57:00Z">
              <w:tcPr>
                <w:tcW w:w="444" w:type="dxa"/>
                <w:gridSpan w:val="2"/>
                <w:vAlign w:val="center"/>
              </w:tcPr>
            </w:tcPrChange>
          </w:tcPr>
          <w:p w14:paraId="443ABB45" w14:textId="09F87D7A" w:rsidR="00346577" w:rsidRPr="00346577" w:rsidRDefault="00346577" w:rsidP="00346577">
            <w:pPr>
              <w:jc w:val="center"/>
              <w:rPr>
                <w:ins w:id="6095" w:author="Στάθης Καπ" w:date="2023-02-01T06:01:00Z"/>
                <w:rFonts w:cstheme="minorHAnsi"/>
                <w:sz w:val="18"/>
                <w:szCs w:val="18"/>
              </w:rPr>
            </w:pPr>
            <w:ins w:id="6096" w:author="Στάθης Καπ" w:date="2023-02-02T16:56:00Z">
              <w:r w:rsidRPr="00346577">
                <w:rPr>
                  <w:rFonts w:cstheme="minorHAnsi"/>
                  <w:sz w:val="18"/>
                  <w:szCs w:val="18"/>
                  <w:rPrChange w:id="6097" w:author="Στάθης Καπ" w:date="2023-02-02T16:58:00Z">
                    <w:rPr>
                      <w:rFonts w:cstheme="minorHAnsi"/>
                    </w:rPr>
                  </w:rPrChange>
                </w:rPr>
                <w:t>28</w:t>
              </w:r>
            </w:ins>
          </w:p>
        </w:tc>
        <w:tc>
          <w:tcPr>
            <w:tcW w:w="470" w:type="dxa"/>
            <w:tcPrChange w:id="6098" w:author="Στάθης Καπ" w:date="2023-02-02T16:57:00Z">
              <w:tcPr>
                <w:tcW w:w="470" w:type="dxa"/>
                <w:gridSpan w:val="2"/>
              </w:tcPr>
            </w:tcPrChange>
          </w:tcPr>
          <w:p w14:paraId="1C2F2202" w14:textId="40193C85" w:rsidR="00346577" w:rsidRPr="00346577" w:rsidRDefault="00346577" w:rsidP="00346577">
            <w:pPr>
              <w:jc w:val="center"/>
              <w:rPr>
                <w:ins w:id="6099" w:author="Στάθης Καπ" w:date="2023-02-01T06:01:00Z"/>
                <w:rFonts w:cstheme="minorHAnsi"/>
                <w:sz w:val="18"/>
                <w:szCs w:val="18"/>
              </w:rPr>
            </w:pPr>
            <w:ins w:id="6100" w:author="Στάθης Καπ" w:date="2023-02-02T16:44:00Z">
              <w:r w:rsidRPr="00346577">
                <w:rPr>
                  <w:rFonts w:cstheme="minorHAnsi"/>
                  <w:sz w:val="18"/>
                  <w:szCs w:val="18"/>
                  <w:rPrChange w:id="6101" w:author="Στάθης Καπ" w:date="2023-02-02T16:58:00Z">
                    <w:rPr/>
                  </w:rPrChange>
                </w:rPr>
                <w:t>428</w:t>
              </w:r>
            </w:ins>
          </w:p>
        </w:tc>
        <w:tc>
          <w:tcPr>
            <w:tcW w:w="558" w:type="dxa"/>
            <w:tcPrChange w:id="6102" w:author="Στάθης Καπ" w:date="2023-02-02T16:57:00Z">
              <w:tcPr>
                <w:tcW w:w="558" w:type="dxa"/>
                <w:gridSpan w:val="2"/>
              </w:tcPr>
            </w:tcPrChange>
          </w:tcPr>
          <w:p w14:paraId="57385555" w14:textId="233392F5" w:rsidR="00346577" w:rsidRPr="00346577" w:rsidRDefault="00346577" w:rsidP="00346577">
            <w:pPr>
              <w:jc w:val="center"/>
              <w:rPr>
                <w:ins w:id="6103" w:author="Στάθης Καπ" w:date="2023-02-01T06:01:00Z"/>
                <w:rFonts w:cstheme="minorHAnsi"/>
                <w:sz w:val="18"/>
                <w:szCs w:val="18"/>
              </w:rPr>
            </w:pPr>
            <w:ins w:id="6104" w:author="Στάθης Καπ" w:date="2023-02-02T16:44:00Z">
              <w:r w:rsidRPr="00346577">
                <w:rPr>
                  <w:rFonts w:cstheme="minorHAnsi"/>
                  <w:sz w:val="18"/>
                  <w:szCs w:val="18"/>
                  <w:rPrChange w:id="6105" w:author="Στάθης Καπ" w:date="2023-02-02T16:58:00Z">
                    <w:rPr/>
                  </w:rPrChange>
                </w:rPr>
                <w:t>0.442</w:t>
              </w:r>
            </w:ins>
          </w:p>
        </w:tc>
        <w:tc>
          <w:tcPr>
            <w:tcW w:w="443" w:type="dxa"/>
            <w:tcPrChange w:id="6106" w:author="Στάθης Καπ" w:date="2023-02-02T16:57:00Z">
              <w:tcPr>
                <w:tcW w:w="443" w:type="dxa"/>
              </w:tcPr>
            </w:tcPrChange>
          </w:tcPr>
          <w:p w14:paraId="272E76F8" w14:textId="0C999647" w:rsidR="00346577" w:rsidRPr="00346577" w:rsidRDefault="00346577" w:rsidP="00346577">
            <w:pPr>
              <w:jc w:val="center"/>
              <w:rPr>
                <w:ins w:id="6107" w:author="Στάθης Καπ" w:date="2023-02-01T06:01:00Z"/>
                <w:rFonts w:cstheme="minorHAnsi"/>
                <w:sz w:val="18"/>
                <w:szCs w:val="18"/>
              </w:rPr>
            </w:pPr>
            <w:ins w:id="6108" w:author="Στάθης Καπ" w:date="2023-02-02T16:44:00Z">
              <w:r w:rsidRPr="00346577">
                <w:rPr>
                  <w:rFonts w:cstheme="minorHAnsi"/>
                  <w:sz w:val="18"/>
                  <w:szCs w:val="18"/>
                  <w:rPrChange w:id="6109" w:author="Στάθης Καπ" w:date="2023-02-02T16:58:00Z">
                    <w:rPr/>
                  </w:rPrChange>
                </w:rPr>
                <w:t>23</w:t>
              </w:r>
            </w:ins>
          </w:p>
        </w:tc>
        <w:tc>
          <w:tcPr>
            <w:tcW w:w="459" w:type="dxa"/>
            <w:tcPrChange w:id="6110" w:author="Στάθης Καπ" w:date="2023-02-02T16:57:00Z">
              <w:tcPr>
                <w:tcW w:w="459" w:type="dxa"/>
                <w:vAlign w:val="center"/>
              </w:tcPr>
            </w:tcPrChange>
          </w:tcPr>
          <w:p w14:paraId="3C96E0CF" w14:textId="00A7BE8C" w:rsidR="00346577" w:rsidRPr="00C3762F" w:rsidRDefault="00346577" w:rsidP="00346577">
            <w:pPr>
              <w:jc w:val="center"/>
              <w:rPr>
                <w:ins w:id="6111" w:author="Στάθης Καπ" w:date="2023-02-01T06:01:00Z"/>
                <w:rFonts w:cstheme="minorHAnsi"/>
                <w:sz w:val="18"/>
                <w:szCs w:val="18"/>
              </w:rPr>
            </w:pPr>
            <w:ins w:id="6112" w:author="Στάθης Καπ" w:date="2023-02-02T17:05:00Z">
              <w:r w:rsidRPr="00C3762F">
                <w:rPr>
                  <w:rFonts w:cstheme="minorHAnsi"/>
                  <w:sz w:val="18"/>
                  <w:szCs w:val="18"/>
                  <w:rPrChange w:id="6113" w:author="Στάθης Καπ" w:date="2023-02-02T17:05:00Z">
                    <w:rPr/>
                  </w:rPrChange>
                </w:rPr>
                <w:t>441</w:t>
              </w:r>
            </w:ins>
          </w:p>
        </w:tc>
        <w:tc>
          <w:tcPr>
            <w:tcW w:w="552" w:type="dxa"/>
            <w:tcPrChange w:id="6114" w:author="Στάθης Καπ" w:date="2023-02-02T16:57:00Z">
              <w:tcPr>
                <w:tcW w:w="552" w:type="dxa"/>
                <w:vAlign w:val="center"/>
              </w:tcPr>
            </w:tcPrChange>
          </w:tcPr>
          <w:p w14:paraId="033B4171" w14:textId="153AC0DD" w:rsidR="00346577" w:rsidRPr="00C3762F" w:rsidRDefault="00346577" w:rsidP="00346577">
            <w:pPr>
              <w:jc w:val="center"/>
              <w:rPr>
                <w:ins w:id="6115" w:author="Στάθης Καπ" w:date="2023-02-01T06:01:00Z"/>
                <w:rFonts w:cstheme="minorHAnsi"/>
                <w:sz w:val="18"/>
                <w:szCs w:val="18"/>
              </w:rPr>
            </w:pPr>
            <w:ins w:id="6116" w:author="Στάθης Καπ" w:date="2023-02-02T17:05:00Z">
              <w:r w:rsidRPr="00C3762F">
                <w:rPr>
                  <w:rFonts w:cstheme="minorHAnsi"/>
                  <w:sz w:val="18"/>
                  <w:szCs w:val="18"/>
                  <w:rPrChange w:id="6117" w:author="Στάθης Καπ" w:date="2023-02-02T17:05:00Z">
                    <w:rPr/>
                  </w:rPrChange>
                </w:rPr>
                <w:t>0.455</w:t>
              </w:r>
            </w:ins>
          </w:p>
        </w:tc>
        <w:tc>
          <w:tcPr>
            <w:tcW w:w="431" w:type="dxa"/>
            <w:tcPrChange w:id="6118" w:author="Στάθης Καπ" w:date="2023-02-02T16:57:00Z">
              <w:tcPr>
                <w:tcW w:w="431" w:type="dxa"/>
                <w:vAlign w:val="center"/>
              </w:tcPr>
            </w:tcPrChange>
          </w:tcPr>
          <w:p w14:paraId="134A302B" w14:textId="14790336" w:rsidR="00346577" w:rsidRPr="00C3762F" w:rsidRDefault="00346577" w:rsidP="00346577">
            <w:pPr>
              <w:jc w:val="center"/>
              <w:rPr>
                <w:ins w:id="6119" w:author="Στάθης Καπ" w:date="2023-02-01T06:01:00Z"/>
                <w:rFonts w:cstheme="minorHAnsi"/>
                <w:sz w:val="18"/>
                <w:szCs w:val="18"/>
              </w:rPr>
            </w:pPr>
            <w:ins w:id="6120" w:author="Στάθης Καπ" w:date="2023-02-02T17:05:00Z">
              <w:r w:rsidRPr="00C3762F">
                <w:rPr>
                  <w:rFonts w:cstheme="minorHAnsi"/>
                  <w:sz w:val="18"/>
                  <w:szCs w:val="18"/>
                  <w:rPrChange w:id="6121" w:author="Στάθης Καπ" w:date="2023-02-02T17:05:00Z">
                    <w:rPr/>
                  </w:rPrChange>
                </w:rPr>
                <w:t>24</w:t>
              </w:r>
            </w:ins>
          </w:p>
        </w:tc>
      </w:tr>
      <w:tr w:rsidR="00346577" w:rsidRPr="00AB438A" w14:paraId="40429075" w14:textId="77777777" w:rsidTr="00346577">
        <w:tblPrEx>
          <w:tblW w:w="9540" w:type="dxa"/>
          <w:tblInd w:w="-340" w:type="dxa"/>
          <w:tblCellMar>
            <w:left w:w="28" w:type="dxa"/>
            <w:right w:w="28" w:type="dxa"/>
          </w:tblCellMar>
          <w:tblPrExChange w:id="6122" w:author="Στάθης Καπ" w:date="2023-02-02T16:57:00Z">
            <w:tblPrEx>
              <w:tblW w:w="9540" w:type="dxa"/>
              <w:tblInd w:w="-340" w:type="dxa"/>
              <w:tblCellMar>
                <w:left w:w="28" w:type="dxa"/>
                <w:right w:w="28" w:type="dxa"/>
              </w:tblCellMar>
            </w:tblPrEx>
          </w:tblPrExChange>
        </w:tblPrEx>
        <w:trPr>
          <w:trHeight w:val="247"/>
          <w:ins w:id="6123" w:author="Στάθης Καπ" w:date="2023-02-01T06:01:00Z"/>
          <w:trPrChange w:id="6124" w:author="Στάθης Καπ" w:date="2023-02-02T16:57:00Z">
            <w:trPr>
              <w:gridBefore w:val="4"/>
              <w:trHeight w:val="247"/>
            </w:trPr>
          </w:trPrChange>
        </w:trPr>
        <w:tc>
          <w:tcPr>
            <w:tcW w:w="414" w:type="dxa"/>
            <w:vAlign w:val="center"/>
            <w:tcPrChange w:id="6125" w:author="Στάθης Καπ" w:date="2023-02-02T16:57:00Z">
              <w:tcPr>
                <w:tcW w:w="415" w:type="dxa"/>
                <w:gridSpan w:val="2"/>
                <w:vAlign w:val="center"/>
              </w:tcPr>
            </w:tcPrChange>
          </w:tcPr>
          <w:p w14:paraId="065D644A" w14:textId="61B2D006" w:rsidR="00346577" w:rsidRPr="006E0881" w:rsidRDefault="00346577" w:rsidP="00346577">
            <w:pPr>
              <w:jc w:val="center"/>
              <w:rPr>
                <w:ins w:id="6126" w:author="Στάθης Καπ" w:date="2023-02-01T06:01:00Z"/>
                <w:sz w:val="18"/>
                <w:szCs w:val="18"/>
              </w:rPr>
            </w:pPr>
            <w:ins w:id="6127" w:author="Στάθης Καπ" w:date="2023-02-01T06:01:00Z">
              <w:r>
                <w:rPr>
                  <w:sz w:val="18"/>
                  <w:szCs w:val="18"/>
                </w:rPr>
                <w:t>Pr07</w:t>
              </w:r>
            </w:ins>
          </w:p>
        </w:tc>
        <w:tc>
          <w:tcPr>
            <w:tcW w:w="470" w:type="dxa"/>
            <w:tcPrChange w:id="6128" w:author="Στάθης Καπ" w:date="2023-02-02T16:57:00Z">
              <w:tcPr>
                <w:tcW w:w="470" w:type="dxa"/>
                <w:gridSpan w:val="2"/>
              </w:tcPr>
            </w:tcPrChange>
          </w:tcPr>
          <w:p w14:paraId="47DD2FF7" w14:textId="27B8D7A9" w:rsidR="00346577" w:rsidRPr="00346577" w:rsidRDefault="00346577" w:rsidP="00346577">
            <w:pPr>
              <w:jc w:val="center"/>
              <w:rPr>
                <w:ins w:id="6129" w:author="Στάθης Καπ" w:date="2023-02-01T06:01:00Z"/>
                <w:rFonts w:cstheme="minorHAnsi"/>
                <w:sz w:val="18"/>
                <w:szCs w:val="18"/>
              </w:rPr>
            </w:pPr>
            <w:ins w:id="6130" w:author="Στάθης Καπ" w:date="2023-02-02T16:35:00Z">
              <w:r w:rsidRPr="00346577">
                <w:rPr>
                  <w:rFonts w:cstheme="minorHAnsi"/>
                  <w:sz w:val="18"/>
                  <w:szCs w:val="18"/>
                  <w:rPrChange w:id="6131" w:author="Στάθης Καπ" w:date="2023-02-02T16:58:00Z">
                    <w:rPr/>
                  </w:rPrChange>
                </w:rPr>
                <w:t>253</w:t>
              </w:r>
            </w:ins>
          </w:p>
        </w:tc>
        <w:tc>
          <w:tcPr>
            <w:tcW w:w="885" w:type="dxa"/>
            <w:tcPrChange w:id="6132" w:author="Στάθης Καπ" w:date="2023-02-02T16:57:00Z">
              <w:tcPr>
                <w:tcW w:w="887" w:type="dxa"/>
                <w:gridSpan w:val="3"/>
              </w:tcPr>
            </w:tcPrChange>
          </w:tcPr>
          <w:p w14:paraId="0B8602B5" w14:textId="31364637" w:rsidR="00346577" w:rsidRPr="00346577" w:rsidRDefault="00346577" w:rsidP="00346577">
            <w:pPr>
              <w:jc w:val="center"/>
              <w:rPr>
                <w:ins w:id="6133" w:author="Στάθης Καπ" w:date="2023-02-01T06:01:00Z"/>
                <w:rFonts w:cstheme="minorHAnsi"/>
                <w:sz w:val="18"/>
                <w:szCs w:val="18"/>
              </w:rPr>
            </w:pPr>
            <w:ins w:id="6134" w:author="Στάθης Καπ" w:date="2023-02-02T16:35:00Z">
              <w:r w:rsidRPr="00346577">
                <w:rPr>
                  <w:rFonts w:cstheme="minorHAnsi"/>
                  <w:sz w:val="18"/>
                  <w:szCs w:val="18"/>
                  <w:rPrChange w:id="6135" w:author="Στάθης Καπ" w:date="2023-02-02T16:58:00Z">
                    <w:rPr/>
                  </w:rPrChange>
                </w:rPr>
                <w:t>0.085</w:t>
              </w:r>
            </w:ins>
          </w:p>
        </w:tc>
        <w:tc>
          <w:tcPr>
            <w:tcW w:w="443" w:type="dxa"/>
            <w:tcPrChange w:id="6136" w:author="Στάθης Καπ" w:date="2023-02-02T16:57:00Z">
              <w:tcPr>
                <w:tcW w:w="443" w:type="dxa"/>
                <w:gridSpan w:val="2"/>
              </w:tcPr>
            </w:tcPrChange>
          </w:tcPr>
          <w:p w14:paraId="2F22836A" w14:textId="7E23CDA7" w:rsidR="00346577" w:rsidRPr="00346577" w:rsidRDefault="00346577" w:rsidP="00346577">
            <w:pPr>
              <w:jc w:val="center"/>
              <w:rPr>
                <w:ins w:id="6137" w:author="Στάθης Καπ" w:date="2023-02-01T06:01:00Z"/>
                <w:rFonts w:cstheme="minorHAnsi"/>
                <w:sz w:val="18"/>
                <w:szCs w:val="18"/>
              </w:rPr>
            </w:pPr>
            <w:ins w:id="6138" w:author="Στάθης Καπ" w:date="2023-02-02T16:35:00Z">
              <w:r w:rsidRPr="00346577">
                <w:rPr>
                  <w:rFonts w:cstheme="minorHAnsi"/>
                  <w:sz w:val="18"/>
                  <w:szCs w:val="18"/>
                  <w:rPrChange w:id="6139" w:author="Στάθης Καπ" w:date="2023-02-02T16:58:00Z">
                    <w:rPr/>
                  </w:rPrChange>
                </w:rPr>
                <w:t>16</w:t>
              </w:r>
            </w:ins>
          </w:p>
        </w:tc>
        <w:tc>
          <w:tcPr>
            <w:tcW w:w="470" w:type="dxa"/>
            <w:tcPrChange w:id="6140" w:author="Στάθης Καπ" w:date="2023-02-02T16:57:00Z">
              <w:tcPr>
                <w:tcW w:w="470" w:type="dxa"/>
                <w:gridSpan w:val="2"/>
                <w:vAlign w:val="center"/>
              </w:tcPr>
            </w:tcPrChange>
          </w:tcPr>
          <w:p w14:paraId="5A18530C" w14:textId="00BB836A" w:rsidR="00346577" w:rsidRPr="00346577" w:rsidRDefault="00346577" w:rsidP="00346577">
            <w:pPr>
              <w:jc w:val="center"/>
              <w:rPr>
                <w:ins w:id="6141" w:author="Στάθης Καπ" w:date="2023-02-01T06:01:00Z"/>
                <w:rFonts w:cstheme="minorHAnsi"/>
                <w:sz w:val="18"/>
                <w:szCs w:val="18"/>
              </w:rPr>
            </w:pPr>
            <w:ins w:id="6142" w:author="Στάθης Καπ" w:date="2023-02-02T16:55:00Z">
              <w:r w:rsidRPr="00346577">
                <w:rPr>
                  <w:rFonts w:cstheme="minorHAnsi"/>
                  <w:sz w:val="18"/>
                  <w:szCs w:val="18"/>
                  <w:rPrChange w:id="6143" w:author="Στάθης Καπ" w:date="2023-02-02T16:58:00Z">
                    <w:rPr>
                      <w:rFonts w:cstheme="minorHAnsi"/>
                    </w:rPr>
                  </w:rPrChange>
                </w:rPr>
                <w:t>253</w:t>
              </w:r>
            </w:ins>
          </w:p>
        </w:tc>
        <w:tc>
          <w:tcPr>
            <w:tcW w:w="558" w:type="dxa"/>
            <w:tcPrChange w:id="6144" w:author="Στάθης Καπ" w:date="2023-02-02T16:57:00Z">
              <w:tcPr>
                <w:tcW w:w="558" w:type="dxa"/>
                <w:gridSpan w:val="2"/>
                <w:vAlign w:val="center"/>
              </w:tcPr>
            </w:tcPrChange>
          </w:tcPr>
          <w:p w14:paraId="7236CF85" w14:textId="34AD1D53" w:rsidR="00346577" w:rsidRPr="00346577" w:rsidRDefault="00346577" w:rsidP="00346577">
            <w:pPr>
              <w:jc w:val="center"/>
              <w:rPr>
                <w:ins w:id="6145" w:author="Στάθης Καπ" w:date="2023-02-01T06:01:00Z"/>
                <w:rFonts w:cstheme="minorHAnsi"/>
                <w:sz w:val="18"/>
                <w:szCs w:val="18"/>
              </w:rPr>
            </w:pPr>
            <w:ins w:id="6146" w:author="Στάθης Καπ" w:date="2023-02-02T16:55:00Z">
              <w:r w:rsidRPr="00346577">
                <w:rPr>
                  <w:rFonts w:cstheme="minorHAnsi"/>
                  <w:sz w:val="18"/>
                  <w:szCs w:val="18"/>
                  <w:rPrChange w:id="6147" w:author="Στάθης Καπ" w:date="2023-02-02T16:58:00Z">
                    <w:rPr>
                      <w:rFonts w:cstheme="minorHAnsi"/>
                    </w:rPr>
                  </w:rPrChange>
                </w:rPr>
                <w:t>0.087</w:t>
              </w:r>
            </w:ins>
          </w:p>
        </w:tc>
        <w:tc>
          <w:tcPr>
            <w:tcW w:w="444" w:type="dxa"/>
            <w:tcPrChange w:id="6148" w:author="Στάθης Καπ" w:date="2023-02-02T16:57:00Z">
              <w:tcPr>
                <w:tcW w:w="444" w:type="dxa"/>
                <w:gridSpan w:val="2"/>
                <w:vAlign w:val="center"/>
              </w:tcPr>
            </w:tcPrChange>
          </w:tcPr>
          <w:p w14:paraId="3BC40B31" w14:textId="704ACC3F" w:rsidR="00346577" w:rsidRPr="00346577" w:rsidRDefault="00346577" w:rsidP="00346577">
            <w:pPr>
              <w:jc w:val="center"/>
              <w:rPr>
                <w:ins w:id="6149" w:author="Στάθης Καπ" w:date="2023-02-01T06:01:00Z"/>
                <w:rFonts w:cstheme="minorHAnsi"/>
                <w:sz w:val="18"/>
                <w:szCs w:val="18"/>
              </w:rPr>
            </w:pPr>
            <w:ins w:id="6150" w:author="Στάθης Καπ" w:date="2023-02-02T16:55:00Z">
              <w:r w:rsidRPr="00346577">
                <w:rPr>
                  <w:rFonts w:cstheme="minorHAnsi"/>
                  <w:sz w:val="18"/>
                  <w:szCs w:val="18"/>
                  <w:rPrChange w:id="6151" w:author="Στάθης Καπ" w:date="2023-02-02T16:58:00Z">
                    <w:rPr>
                      <w:rFonts w:cstheme="minorHAnsi"/>
                    </w:rPr>
                  </w:rPrChange>
                </w:rPr>
                <w:t>16</w:t>
              </w:r>
            </w:ins>
          </w:p>
        </w:tc>
        <w:tc>
          <w:tcPr>
            <w:tcW w:w="470" w:type="dxa"/>
            <w:tcPrChange w:id="6152" w:author="Στάθης Καπ" w:date="2023-02-02T16:57:00Z">
              <w:tcPr>
                <w:tcW w:w="470" w:type="dxa"/>
                <w:gridSpan w:val="2"/>
              </w:tcPr>
            </w:tcPrChange>
          </w:tcPr>
          <w:p w14:paraId="6AEE239A" w14:textId="7F5323FB" w:rsidR="00346577" w:rsidRPr="00346577" w:rsidRDefault="00346577" w:rsidP="00346577">
            <w:pPr>
              <w:jc w:val="center"/>
              <w:rPr>
                <w:ins w:id="6153" w:author="Στάθης Καπ" w:date="2023-02-01T06:01:00Z"/>
                <w:rFonts w:cstheme="minorHAnsi"/>
                <w:sz w:val="18"/>
                <w:szCs w:val="18"/>
              </w:rPr>
            </w:pPr>
            <w:ins w:id="6154" w:author="Στάθης Καπ" w:date="2023-02-02T16:41:00Z">
              <w:r w:rsidRPr="00346577">
                <w:rPr>
                  <w:rFonts w:cstheme="minorHAnsi"/>
                  <w:sz w:val="18"/>
                  <w:szCs w:val="18"/>
                  <w:rPrChange w:id="6155" w:author="Στάθης Καπ" w:date="2023-02-02T16:58:00Z">
                    <w:rPr/>
                  </w:rPrChange>
                </w:rPr>
                <w:t>234</w:t>
              </w:r>
            </w:ins>
          </w:p>
        </w:tc>
        <w:tc>
          <w:tcPr>
            <w:tcW w:w="558" w:type="dxa"/>
            <w:tcPrChange w:id="6156" w:author="Στάθης Καπ" w:date="2023-02-02T16:57:00Z">
              <w:tcPr>
                <w:tcW w:w="558" w:type="dxa"/>
                <w:gridSpan w:val="2"/>
              </w:tcPr>
            </w:tcPrChange>
          </w:tcPr>
          <w:p w14:paraId="4CD8ABC1" w14:textId="3398445A" w:rsidR="00346577" w:rsidRPr="00346577" w:rsidRDefault="00346577" w:rsidP="00346577">
            <w:pPr>
              <w:jc w:val="center"/>
              <w:rPr>
                <w:ins w:id="6157" w:author="Στάθης Καπ" w:date="2023-02-01T06:01:00Z"/>
                <w:rFonts w:cstheme="minorHAnsi"/>
                <w:sz w:val="18"/>
                <w:szCs w:val="18"/>
              </w:rPr>
            </w:pPr>
            <w:ins w:id="6158" w:author="Στάθης Καπ" w:date="2023-02-02T16:41:00Z">
              <w:r w:rsidRPr="00346577">
                <w:rPr>
                  <w:rFonts w:cstheme="minorHAnsi"/>
                  <w:sz w:val="18"/>
                  <w:szCs w:val="18"/>
                  <w:rPrChange w:id="6159" w:author="Στάθης Καπ" w:date="2023-02-02T16:58:00Z">
                    <w:rPr/>
                  </w:rPrChange>
                </w:rPr>
                <w:t>0.097</w:t>
              </w:r>
            </w:ins>
          </w:p>
        </w:tc>
        <w:tc>
          <w:tcPr>
            <w:tcW w:w="443" w:type="dxa"/>
            <w:tcPrChange w:id="6160" w:author="Στάθης Καπ" w:date="2023-02-02T16:57:00Z">
              <w:tcPr>
                <w:tcW w:w="443" w:type="dxa"/>
                <w:gridSpan w:val="2"/>
              </w:tcPr>
            </w:tcPrChange>
          </w:tcPr>
          <w:p w14:paraId="2F41D8AA" w14:textId="73830762" w:rsidR="00346577" w:rsidRPr="00346577" w:rsidRDefault="00346577" w:rsidP="00346577">
            <w:pPr>
              <w:jc w:val="center"/>
              <w:rPr>
                <w:ins w:id="6161" w:author="Στάθης Καπ" w:date="2023-02-01T06:01:00Z"/>
                <w:rFonts w:cstheme="minorHAnsi"/>
                <w:sz w:val="18"/>
                <w:szCs w:val="18"/>
              </w:rPr>
            </w:pPr>
            <w:ins w:id="6162" w:author="Στάθης Καπ" w:date="2023-02-02T16:41:00Z">
              <w:r w:rsidRPr="00346577">
                <w:rPr>
                  <w:rFonts w:cstheme="minorHAnsi"/>
                  <w:sz w:val="18"/>
                  <w:szCs w:val="18"/>
                  <w:rPrChange w:id="6163" w:author="Στάθης Καπ" w:date="2023-02-02T16:58:00Z">
                    <w:rPr/>
                  </w:rPrChange>
                </w:rPr>
                <w:t>16</w:t>
              </w:r>
            </w:ins>
          </w:p>
        </w:tc>
        <w:tc>
          <w:tcPr>
            <w:tcW w:w="470" w:type="dxa"/>
            <w:tcPrChange w:id="6164" w:author="Στάθης Καπ" w:date="2023-02-02T16:57:00Z">
              <w:tcPr>
                <w:tcW w:w="470" w:type="dxa"/>
                <w:gridSpan w:val="2"/>
                <w:vAlign w:val="center"/>
              </w:tcPr>
            </w:tcPrChange>
          </w:tcPr>
          <w:p w14:paraId="0C21CB87" w14:textId="1CF26A6B" w:rsidR="00346577" w:rsidRPr="00346577" w:rsidRDefault="00346577" w:rsidP="00346577">
            <w:pPr>
              <w:jc w:val="center"/>
              <w:rPr>
                <w:ins w:id="6165" w:author="Στάθης Καπ" w:date="2023-02-01T06:01:00Z"/>
                <w:rFonts w:cstheme="minorHAnsi"/>
                <w:sz w:val="18"/>
                <w:szCs w:val="18"/>
              </w:rPr>
            </w:pPr>
            <w:ins w:id="6166" w:author="Στάθης Καπ" w:date="2023-02-02T16:56:00Z">
              <w:r w:rsidRPr="00346577">
                <w:rPr>
                  <w:rFonts w:cstheme="minorHAnsi"/>
                  <w:sz w:val="18"/>
                  <w:szCs w:val="18"/>
                  <w:rPrChange w:id="6167" w:author="Στάθης Καπ" w:date="2023-02-02T16:58:00Z">
                    <w:rPr>
                      <w:rFonts w:cstheme="minorHAnsi"/>
                    </w:rPr>
                  </w:rPrChange>
                </w:rPr>
                <w:t>230</w:t>
              </w:r>
            </w:ins>
          </w:p>
        </w:tc>
        <w:tc>
          <w:tcPr>
            <w:tcW w:w="558" w:type="dxa"/>
            <w:tcPrChange w:id="6168" w:author="Στάθης Καπ" w:date="2023-02-02T16:57:00Z">
              <w:tcPr>
                <w:tcW w:w="555" w:type="dxa"/>
                <w:gridSpan w:val="2"/>
                <w:vAlign w:val="center"/>
              </w:tcPr>
            </w:tcPrChange>
          </w:tcPr>
          <w:p w14:paraId="07899E63" w14:textId="1AE94E16" w:rsidR="00346577" w:rsidRPr="00346577" w:rsidRDefault="00346577" w:rsidP="00346577">
            <w:pPr>
              <w:jc w:val="center"/>
              <w:rPr>
                <w:ins w:id="6169" w:author="Στάθης Καπ" w:date="2023-02-01T06:01:00Z"/>
                <w:rFonts w:cstheme="minorHAnsi"/>
                <w:sz w:val="18"/>
                <w:szCs w:val="18"/>
              </w:rPr>
            </w:pPr>
            <w:ins w:id="6170" w:author="Στάθης Καπ" w:date="2023-02-02T16:56:00Z">
              <w:r w:rsidRPr="00346577">
                <w:rPr>
                  <w:rFonts w:cstheme="minorHAnsi"/>
                  <w:sz w:val="18"/>
                  <w:szCs w:val="18"/>
                  <w:rPrChange w:id="6171" w:author="Στάθης Καπ" w:date="2023-02-02T16:58:00Z">
                    <w:rPr>
                      <w:rFonts w:cstheme="minorHAnsi"/>
                    </w:rPr>
                  </w:rPrChange>
                </w:rPr>
                <w:t>0.092</w:t>
              </w:r>
            </w:ins>
          </w:p>
        </w:tc>
        <w:tc>
          <w:tcPr>
            <w:tcW w:w="444" w:type="dxa"/>
            <w:tcPrChange w:id="6172" w:author="Στάθης Καπ" w:date="2023-02-02T16:57:00Z">
              <w:tcPr>
                <w:tcW w:w="444" w:type="dxa"/>
                <w:gridSpan w:val="2"/>
                <w:vAlign w:val="center"/>
              </w:tcPr>
            </w:tcPrChange>
          </w:tcPr>
          <w:p w14:paraId="458DF31D" w14:textId="036552D9" w:rsidR="00346577" w:rsidRPr="00346577" w:rsidRDefault="00346577" w:rsidP="00346577">
            <w:pPr>
              <w:jc w:val="center"/>
              <w:rPr>
                <w:ins w:id="6173" w:author="Στάθης Καπ" w:date="2023-02-01T06:01:00Z"/>
                <w:rFonts w:cstheme="minorHAnsi"/>
                <w:sz w:val="18"/>
                <w:szCs w:val="18"/>
              </w:rPr>
            </w:pPr>
            <w:ins w:id="6174" w:author="Στάθης Καπ" w:date="2023-02-02T16:56:00Z">
              <w:r w:rsidRPr="00346577">
                <w:rPr>
                  <w:rFonts w:cstheme="minorHAnsi"/>
                  <w:sz w:val="18"/>
                  <w:szCs w:val="18"/>
                  <w:rPrChange w:id="6175" w:author="Στάθης Καπ" w:date="2023-02-02T16:58:00Z">
                    <w:rPr>
                      <w:rFonts w:cstheme="minorHAnsi"/>
                    </w:rPr>
                  </w:rPrChange>
                </w:rPr>
                <w:t>15</w:t>
              </w:r>
            </w:ins>
          </w:p>
        </w:tc>
        <w:tc>
          <w:tcPr>
            <w:tcW w:w="470" w:type="dxa"/>
            <w:tcPrChange w:id="6176" w:author="Στάθης Καπ" w:date="2023-02-02T16:57:00Z">
              <w:tcPr>
                <w:tcW w:w="470" w:type="dxa"/>
                <w:gridSpan w:val="2"/>
              </w:tcPr>
            </w:tcPrChange>
          </w:tcPr>
          <w:p w14:paraId="71B46D62" w14:textId="717F14A9" w:rsidR="00346577" w:rsidRPr="00346577" w:rsidRDefault="00346577" w:rsidP="00346577">
            <w:pPr>
              <w:jc w:val="center"/>
              <w:rPr>
                <w:ins w:id="6177" w:author="Στάθης Καπ" w:date="2023-02-01T06:01:00Z"/>
                <w:rFonts w:cstheme="minorHAnsi"/>
                <w:sz w:val="18"/>
                <w:szCs w:val="18"/>
              </w:rPr>
            </w:pPr>
            <w:ins w:id="6178" w:author="Στάθης Καπ" w:date="2023-02-02T16:44:00Z">
              <w:r w:rsidRPr="00346577">
                <w:rPr>
                  <w:rFonts w:cstheme="minorHAnsi"/>
                  <w:sz w:val="18"/>
                  <w:szCs w:val="18"/>
                  <w:rPrChange w:id="6179" w:author="Στάθης Καπ" w:date="2023-02-02T16:58:00Z">
                    <w:rPr/>
                  </w:rPrChange>
                </w:rPr>
                <w:t>238</w:t>
              </w:r>
            </w:ins>
          </w:p>
        </w:tc>
        <w:tc>
          <w:tcPr>
            <w:tcW w:w="558" w:type="dxa"/>
            <w:tcPrChange w:id="6180" w:author="Στάθης Καπ" w:date="2023-02-02T16:57:00Z">
              <w:tcPr>
                <w:tcW w:w="558" w:type="dxa"/>
                <w:gridSpan w:val="2"/>
              </w:tcPr>
            </w:tcPrChange>
          </w:tcPr>
          <w:p w14:paraId="31D53E3D" w14:textId="33488757" w:rsidR="00346577" w:rsidRPr="00346577" w:rsidRDefault="00346577" w:rsidP="00346577">
            <w:pPr>
              <w:jc w:val="center"/>
              <w:rPr>
                <w:ins w:id="6181" w:author="Στάθης Καπ" w:date="2023-02-01T06:01:00Z"/>
                <w:rFonts w:cstheme="minorHAnsi"/>
                <w:sz w:val="18"/>
                <w:szCs w:val="18"/>
              </w:rPr>
            </w:pPr>
            <w:ins w:id="6182" w:author="Στάθης Καπ" w:date="2023-02-02T16:44:00Z">
              <w:r w:rsidRPr="00346577">
                <w:rPr>
                  <w:rFonts w:cstheme="minorHAnsi"/>
                  <w:sz w:val="18"/>
                  <w:szCs w:val="18"/>
                  <w:rPrChange w:id="6183" w:author="Στάθης Καπ" w:date="2023-02-02T16:58:00Z">
                    <w:rPr/>
                  </w:rPrChange>
                </w:rPr>
                <w:t>0.094</w:t>
              </w:r>
            </w:ins>
          </w:p>
        </w:tc>
        <w:tc>
          <w:tcPr>
            <w:tcW w:w="443" w:type="dxa"/>
            <w:tcPrChange w:id="6184" w:author="Στάθης Καπ" w:date="2023-02-02T16:57:00Z">
              <w:tcPr>
                <w:tcW w:w="443" w:type="dxa"/>
              </w:tcPr>
            </w:tcPrChange>
          </w:tcPr>
          <w:p w14:paraId="5CC18AE4" w14:textId="007CD679" w:rsidR="00346577" w:rsidRPr="00346577" w:rsidRDefault="00346577" w:rsidP="00346577">
            <w:pPr>
              <w:jc w:val="center"/>
              <w:rPr>
                <w:ins w:id="6185" w:author="Στάθης Καπ" w:date="2023-02-01T06:01:00Z"/>
                <w:rFonts w:cstheme="minorHAnsi"/>
                <w:sz w:val="18"/>
                <w:szCs w:val="18"/>
              </w:rPr>
            </w:pPr>
            <w:ins w:id="6186" w:author="Στάθης Καπ" w:date="2023-02-02T16:44:00Z">
              <w:r w:rsidRPr="00346577">
                <w:rPr>
                  <w:rFonts w:cstheme="minorHAnsi"/>
                  <w:sz w:val="18"/>
                  <w:szCs w:val="18"/>
                  <w:rPrChange w:id="6187" w:author="Στάθης Καπ" w:date="2023-02-02T16:58:00Z">
                    <w:rPr/>
                  </w:rPrChange>
                </w:rPr>
                <w:t>14</w:t>
              </w:r>
            </w:ins>
          </w:p>
        </w:tc>
        <w:tc>
          <w:tcPr>
            <w:tcW w:w="459" w:type="dxa"/>
            <w:tcPrChange w:id="6188" w:author="Στάθης Καπ" w:date="2023-02-02T16:57:00Z">
              <w:tcPr>
                <w:tcW w:w="459" w:type="dxa"/>
                <w:vAlign w:val="center"/>
              </w:tcPr>
            </w:tcPrChange>
          </w:tcPr>
          <w:p w14:paraId="07FA39C7" w14:textId="2FAF9C3F" w:rsidR="00346577" w:rsidRPr="00C3762F" w:rsidRDefault="00346577" w:rsidP="00346577">
            <w:pPr>
              <w:jc w:val="center"/>
              <w:rPr>
                <w:ins w:id="6189" w:author="Στάθης Καπ" w:date="2023-02-01T06:01:00Z"/>
                <w:rFonts w:cstheme="minorHAnsi"/>
                <w:sz w:val="18"/>
                <w:szCs w:val="18"/>
              </w:rPr>
            </w:pPr>
            <w:ins w:id="6190" w:author="Στάθης Καπ" w:date="2023-02-02T17:05:00Z">
              <w:r w:rsidRPr="00C3762F">
                <w:rPr>
                  <w:rFonts w:cstheme="minorHAnsi"/>
                  <w:sz w:val="18"/>
                  <w:szCs w:val="18"/>
                  <w:rPrChange w:id="6191" w:author="Στάθης Καπ" w:date="2023-02-02T17:05:00Z">
                    <w:rPr/>
                  </w:rPrChange>
                </w:rPr>
                <w:t>238</w:t>
              </w:r>
            </w:ins>
          </w:p>
        </w:tc>
        <w:tc>
          <w:tcPr>
            <w:tcW w:w="552" w:type="dxa"/>
            <w:tcPrChange w:id="6192" w:author="Στάθης Καπ" w:date="2023-02-02T16:57:00Z">
              <w:tcPr>
                <w:tcW w:w="552" w:type="dxa"/>
                <w:vAlign w:val="center"/>
              </w:tcPr>
            </w:tcPrChange>
          </w:tcPr>
          <w:p w14:paraId="25873ED1" w14:textId="37D02E58" w:rsidR="00346577" w:rsidRPr="00C3762F" w:rsidRDefault="00346577" w:rsidP="00346577">
            <w:pPr>
              <w:jc w:val="center"/>
              <w:rPr>
                <w:ins w:id="6193" w:author="Στάθης Καπ" w:date="2023-02-01T06:01:00Z"/>
                <w:rFonts w:cstheme="minorHAnsi"/>
                <w:sz w:val="18"/>
                <w:szCs w:val="18"/>
              </w:rPr>
            </w:pPr>
            <w:ins w:id="6194" w:author="Στάθης Καπ" w:date="2023-02-02T17:05:00Z">
              <w:r w:rsidRPr="00C3762F">
                <w:rPr>
                  <w:rFonts w:cstheme="minorHAnsi"/>
                  <w:sz w:val="18"/>
                  <w:szCs w:val="18"/>
                  <w:rPrChange w:id="6195" w:author="Στάθης Καπ" w:date="2023-02-02T17:05:00Z">
                    <w:rPr/>
                  </w:rPrChange>
                </w:rPr>
                <w:t>0.096</w:t>
              </w:r>
            </w:ins>
          </w:p>
        </w:tc>
        <w:tc>
          <w:tcPr>
            <w:tcW w:w="431" w:type="dxa"/>
            <w:tcPrChange w:id="6196" w:author="Στάθης Καπ" w:date="2023-02-02T16:57:00Z">
              <w:tcPr>
                <w:tcW w:w="431" w:type="dxa"/>
                <w:vAlign w:val="center"/>
              </w:tcPr>
            </w:tcPrChange>
          </w:tcPr>
          <w:p w14:paraId="5081A241" w14:textId="28BA2A5B" w:rsidR="00346577" w:rsidRPr="00C3762F" w:rsidRDefault="00346577" w:rsidP="00346577">
            <w:pPr>
              <w:jc w:val="center"/>
              <w:rPr>
                <w:ins w:id="6197" w:author="Στάθης Καπ" w:date="2023-02-01T06:01:00Z"/>
                <w:rFonts w:cstheme="minorHAnsi"/>
                <w:sz w:val="18"/>
                <w:szCs w:val="18"/>
              </w:rPr>
            </w:pPr>
            <w:ins w:id="6198" w:author="Στάθης Καπ" w:date="2023-02-02T17:05:00Z">
              <w:r w:rsidRPr="00C3762F">
                <w:rPr>
                  <w:rFonts w:cstheme="minorHAnsi"/>
                  <w:sz w:val="18"/>
                  <w:szCs w:val="18"/>
                  <w:rPrChange w:id="6199" w:author="Στάθης Καπ" w:date="2023-02-02T17:05:00Z">
                    <w:rPr/>
                  </w:rPrChange>
                </w:rPr>
                <w:t>14</w:t>
              </w:r>
            </w:ins>
          </w:p>
        </w:tc>
      </w:tr>
      <w:tr w:rsidR="00346577" w:rsidRPr="00AB438A" w14:paraId="33CB20E2" w14:textId="77777777" w:rsidTr="00346577">
        <w:tblPrEx>
          <w:tblW w:w="9540" w:type="dxa"/>
          <w:tblInd w:w="-340" w:type="dxa"/>
          <w:tblCellMar>
            <w:left w:w="28" w:type="dxa"/>
            <w:right w:w="28" w:type="dxa"/>
          </w:tblCellMar>
          <w:tblPrExChange w:id="6200" w:author="Στάθης Καπ" w:date="2023-02-02T16:57:00Z">
            <w:tblPrEx>
              <w:tblW w:w="9540" w:type="dxa"/>
              <w:tblInd w:w="-340" w:type="dxa"/>
              <w:tblCellMar>
                <w:left w:w="28" w:type="dxa"/>
                <w:right w:w="28" w:type="dxa"/>
              </w:tblCellMar>
            </w:tblPrEx>
          </w:tblPrExChange>
        </w:tblPrEx>
        <w:trPr>
          <w:trHeight w:val="247"/>
          <w:ins w:id="6201" w:author="Στάθης Καπ" w:date="2023-02-01T06:01:00Z"/>
          <w:trPrChange w:id="6202" w:author="Στάθης Καπ" w:date="2023-02-02T16:57:00Z">
            <w:trPr>
              <w:gridBefore w:val="4"/>
              <w:trHeight w:val="247"/>
            </w:trPr>
          </w:trPrChange>
        </w:trPr>
        <w:tc>
          <w:tcPr>
            <w:tcW w:w="414" w:type="dxa"/>
            <w:vAlign w:val="center"/>
            <w:tcPrChange w:id="6203" w:author="Στάθης Καπ" w:date="2023-02-02T16:57:00Z">
              <w:tcPr>
                <w:tcW w:w="415" w:type="dxa"/>
                <w:gridSpan w:val="2"/>
                <w:vAlign w:val="center"/>
              </w:tcPr>
            </w:tcPrChange>
          </w:tcPr>
          <w:p w14:paraId="16333466" w14:textId="0FC4347D" w:rsidR="00346577" w:rsidRPr="006E0881" w:rsidRDefault="00346577" w:rsidP="00346577">
            <w:pPr>
              <w:jc w:val="center"/>
              <w:rPr>
                <w:ins w:id="6204" w:author="Στάθης Καπ" w:date="2023-02-01T06:01:00Z"/>
                <w:sz w:val="18"/>
                <w:szCs w:val="18"/>
              </w:rPr>
            </w:pPr>
            <w:ins w:id="6205" w:author="Στάθης Καπ" w:date="2023-02-01T06:01:00Z">
              <w:r>
                <w:rPr>
                  <w:sz w:val="18"/>
                  <w:szCs w:val="18"/>
                </w:rPr>
                <w:t>Pr08</w:t>
              </w:r>
            </w:ins>
          </w:p>
        </w:tc>
        <w:tc>
          <w:tcPr>
            <w:tcW w:w="470" w:type="dxa"/>
            <w:tcPrChange w:id="6206" w:author="Στάθης Καπ" w:date="2023-02-02T16:57:00Z">
              <w:tcPr>
                <w:tcW w:w="470" w:type="dxa"/>
                <w:gridSpan w:val="2"/>
              </w:tcPr>
            </w:tcPrChange>
          </w:tcPr>
          <w:p w14:paraId="456DFA75" w14:textId="4C2381BC" w:rsidR="00346577" w:rsidRPr="00346577" w:rsidRDefault="00346577" w:rsidP="00346577">
            <w:pPr>
              <w:jc w:val="center"/>
              <w:rPr>
                <w:ins w:id="6207" w:author="Στάθης Καπ" w:date="2023-02-01T06:01:00Z"/>
                <w:rFonts w:cstheme="minorHAnsi"/>
                <w:sz w:val="18"/>
                <w:szCs w:val="18"/>
              </w:rPr>
            </w:pPr>
            <w:ins w:id="6208" w:author="Στάθης Καπ" w:date="2023-02-02T16:35:00Z">
              <w:r w:rsidRPr="00346577">
                <w:rPr>
                  <w:rFonts w:cstheme="minorHAnsi"/>
                  <w:sz w:val="18"/>
                  <w:szCs w:val="18"/>
                  <w:rPrChange w:id="6209" w:author="Στάθης Καπ" w:date="2023-02-02T16:58:00Z">
                    <w:rPr/>
                  </w:rPrChange>
                </w:rPr>
                <w:t>431</w:t>
              </w:r>
            </w:ins>
          </w:p>
        </w:tc>
        <w:tc>
          <w:tcPr>
            <w:tcW w:w="885" w:type="dxa"/>
            <w:tcPrChange w:id="6210" w:author="Στάθης Καπ" w:date="2023-02-02T16:57:00Z">
              <w:tcPr>
                <w:tcW w:w="887" w:type="dxa"/>
                <w:gridSpan w:val="3"/>
              </w:tcPr>
            </w:tcPrChange>
          </w:tcPr>
          <w:p w14:paraId="272E2655" w14:textId="0934E95C" w:rsidR="00346577" w:rsidRPr="00346577" w:rsidRDefault="00346577" w:rsidP="00346577">
            <w:pPr>
              <w:jc w:val="center"/>
              <w:rPr>
                <w:ins w:id="6211" w:author="Στάθης Καπ" w:date="2023-02-01T06:01:00Z"/>
                <w:rFonts w:cstheme="minorHAnsi"/>
                <w:sz w:val="18"/>
                <w:szCs w:val="18"/>
              </w:rPr>
            </w:pPr>
            <w:ins w:id="6212" w:author="Στάθης Καπ" w:date="2023-02-02T16:35:00Z">
              <w:r w:rsidRPr="00346577">
                <w:rPr>
                  <w:rFonts w:cstheme="minorHAnsi"/>
                  <w:sz w:val="18"/>
                  <w:szCs w:val="18"/>
                  <w:rPrChange w:id="6213" w:author="Στάθης Καπ" w:date="2023-02-02T16:58:00Z">
                    <w:rPr/>
                  </w:rPrChange>
                </w:rPr>
                <w:t>0.31</w:t>
              </w:r>
            </w:ins>
          </w:p>
        </w:tc>
        <w:tc>
          <w:tcPr>
            <w:tcW w:w="443" w:type="dxa"/>
            <w:tcPrChange w:id="6214" w:author="Στάθης Καπ" w:date="2023-02-02T16:57:00Z">
              <w:tcPr>
                <w:tcW w:w="443" w:type="dxa"/>
                <w:gridSpan w:val="2"/>
              </w:tcPr>
            </w:tcPrChange>
          </w:tcPr>
          <w:p w14:paraId="30815DD3" w14:textId="4DE91CA7" w:rsidR="00346577" w:rsidRPr="00346577" w:rsidRDefault="00346577" w:rsidP="00346577">
            <w:pPr>
              <w:jc w:val="center"/>
              <w:rPr>
                <w:ins w:id="6215" w:author="Στάθης Καπ" w:date="2023-02-01T06:01:00Z"/>
                <w:rFonts w:cstheme="minorHAnsi"/>
                <w:sz w:val="18"/>
                <w:szCs w:val="18"/>
              </w:rPr>
            </w:pPr>
            <w:ins w:id="6216" w:author="Στάθης Καπ" w:date="2023-02-02T16:35:00Z">
              <w:r w:rsidRPr="00346577">
                <w:rPr>
                  <w:rFonts w:cstheme="minorHAnsi"/>
                  <w:sz w:val="18"/>
                  <w:szCs w:val="18"/>
                  <w:rPrChange w:id="6217" w:author="Στάθης Καπ" w:date="2023-02-02T16:58:00Z">
                    <w:rPr/>
                  </w:rPrChange>
                </w:rPr>
                <w:t>24</w:t>
              </w:r>
            </w:ins>
          </w:p>
        </w:tc>
        <w:tc>
          <w:tcPr>
            <w:tcW w:w="470" w:type="dxa"/>
            <w:tcPrChange w:id="6218" w:author="Στάθης Καπ" w:date="2023-02-02T16:57:00Z">
              <w:tcPr>
                <w:tcW w:w="470" w:type="dxa"/>
                <w:gridSpan w:val="2"/>
                <w:vAlign w:val="center"/>
              </w:tcPr>
            </w:tcPrChange>
          </w:tcPr>
          <w:p w14:paraId="6DF94469" w14:textId="008A8317" w:rsidR="00346577" w:rsidRPr="00346577" w:rsidRDefault="00346577" w:rsidP="00346577">
            <w:pPr>
              <w:jc w:val="center"/>
              <w:rPr>
                <w:ins w:id="6219" w:author="Στάθης Καπ" w:date="2023-02-01T06:01:00Z"/>
                <w:rFonts w:cstheme="minorHAnsi"/>
                <w:sz w:val="18"/>
                <w:szCs w:val="18"/>
              </w:rPr>
            </w:pPr>
            <w:ins w:id="6220" w:author="Στάθης Καπ" w:date="2023-02-02T16:55:00Z">
              <w:r w:rsidRPr="00346577">
                <w:rPr>
                  <w:rFonts w:cstheme="minorHAnsi"/>
                  <w:sz w:val="18"/>
                  <w:szCs w:val="18"/>
                  <w:rPrChange w:id="6221" w:author="Στάθης Καπ" w:date="2023-02-02T16:58:00Z">
                    <w:rPr>
                      <w:rFonts w:cstheme="minorHAnsi"/>
                    </w:rPr>
                  </w:rPrChange>
                </w:rPr>
                <w:t>387</w:t>
              </w:r>
            </w:ins>
          </w:p>
        </w:tc>
        <w:tc>
          <w:tcPr>
            <w:tcW w:w="558" w:type="dxa"/>
            <w:tcPrChange w:id="6222" w:author="Στάθης Καπ" w:date="2023-02-02T16:57:00Z">
              <w:tcPr>
                <w:tcW w:w="558" w:type="dxa"/>
                <w:gridSpan w:val="2"/>
                <w:vAlign w:val="center"/>
              </w:tcPr>
            </w:tcPrChange>
          </w:tcPr>
          <w:p w14:paraId="0EC26B68" w14:textId="5CD3BE54" w:rsidR="00346577" w:rsidRPr="00346577" w:rsidRDefault="00346577" w:rsidP="00346577">
            <w:pPr>
              <w:jc w:val="center"/>
              <w:rPr>
                <w:ins w:id="6223" w:author="Στάθης Καπ" w:date="2023-02-01T06:01:00Z"/>
                <w:rFonts w:cstheme="minorHAnsi"/>
                <w:sz w:val="18"/>
                <w:szCs w:val="18"/>
              </w:rPr>
            </w:pPr>
            <w:ins w:id="6224" w:author="Στάθης Καπ" w:date="2023-02-02T16:55:00Z">
              <w:r w:rsidRPr="00346577">
                <w:rPr>
                  <w:rFonts w:cstheme="minorHAnsi"/>
                  <w:sz w:val="18"/>
                  <w:szCs w:val="18"/>
                  <w:rPrChange w:id="6225" w:author="Στάθης Καπ" w:date="2023-02-02T16:58:00Z">
                    <w:rPr>
                      <w:rFonts w:cstheme="minorHAnsi"/>
                    </w:rPr>
                  </w:rPrChange>
                </w:rPr>
                <w:t>0.237</w:t>
              </w:r>
            </w:ins>
          </w:p>
        </w:tc>
        <w:tc>
          <w:tcPr>
            <w:tcW w:w="444" w:type="dxa"/>
            <w:tcPrChange w:id="6226" w:author="Στάθης Καπ" w:date="2023-02-02T16:57:00Z">
              <w:tcPr>
                <w:tcW w:w="444" w:type="dxa"/>
                <w:gridSpan w:val="2"/>
                <w:vAlign w:val="center"/>
              </w:tcPr>
            </w:tcPrChange>
          </w:tcPr>
          <w:p w14:paraId="539F209D" w14:textId="42398677" w:rsidR="00346577" w:rsidRPr="00346577" w:rsidRDefault="00346577" w:rsidP="00346577">
            <w:pPr>
              <w:jc w:val="center"/>
              <w:rPr>
                <w:ins w:id="6227" w:author="Στάθης Καπ" w:date="2023-02-01T06:01:00Z"/>
                <w:rFonts w:cstheme="minorHAnsi"/>
                <w:sz w:val="18"/>
                <w:szCs w:val="18"/>
              </w:rPr>
            </w:pPr>
            <w:ins w:id="6228" w:author="Στάθης Καπ" w:date="2023-02-02T16:55:00Z">
              <w:r w:rsidRPr="00346577">
                <w:rPr>
                  <w:rFonts w:cstheme="minorHAnsi"/>
                  <w:sz w:val="18"/>
                  <w:szCs w:val="18"/>
                  <w:rPrChange w:id="6229" w:author="Στάθης Καπ" w:date="2023-02-02T16:58:00Z">
                    <w:rPr>
                      <w:rFonts w:cstheme="minorHAnsi"/>
                    </w:rPr>
                  </w:rPrChange>
                </w:rPr>
                <w:t>22</w:t>
              </w:r>
            </w:ins>
          </w:p>
        </w:tc>
        <w:tc>
          <w:tcPr>
            <w:tcW w:w="470" w:type="dxa"/>
            <w:tcPrChange w:id="6230" w:author="Στάθης Καπ" w:date="2023-02-02T16:57:00Z">
              <w:tcPr>
                <w:tcW w:w="470" w:type="dxa"/>
                <w:gridSpan w:val="2"/>
              </w:tcPr>
            </w:tcPrChange>
          </w:tcPr>
          <w:p w14:paraId="1AB30AD8" w14:textId="2CEF6460" w:rsidR="00346577" w:rsidRPr="00346577" w:rsidRDefault="00346577" w:rsidP="00346577">
            <w:pPr>
              <w:jc w:val="center"/>
              <w:rPr>
                <w:ins w:id="6231" w:author="Στάθης Καπ" w:date="2023-02-01T06:01:00Z"/>
                <w:rFonts w:cstheme="minorHAnsi"/>
                <w:sz w:val="18"/>
                <w:szCs w:val="18"/>
              </w:rPr>
            </w:pPr>
            <w:ins w:id="6232" w:author="Στάθης Καπ" w:date="2023-02-02T16:41:00Z">
              <w:r w:rsidRPr="00346577">
                <w:rPr>
                  <w:rFonts w:cstheme="minorHAnsi"/>
                  <w:sz w:val="18"/>
                  <w:szCs w:val="18"/>
                  <w:rPrChange w:id="6233" w:author="Στάθης Καπ" w:date="2023-02-02T16:58:00Z">
                    <w:rPr/>
                  </w:rPrChange>
                </w:rPr>
                <w:t>416</w:t>
              </w:r>
            </w:ins>
          </w:p>
        </w:tc>
        <w:tc>
          <w:tcPr>
            <w:tcW w:w="558" w:type="dxa"/>
            <w:tcPrChange w:id="6234" w:author="Στάθης Καπ" w:date="2023-02-02T16:57:00Z">
              <w:tcPr>
                <w:tcW w:w="558" w:type="dxa"/>
                <w:gridSpan w:val="2"/>
              </w:tcPr>
            </w:tcPrChange>
          </w:tcPr>
          <w:p w14:paraId="61B3B1D8" w14:textId="76EA8852" w:rsidR="00346577" w:rsidRPr="00346577" w:rsidRDefault="00346577" w:rsidP="00346577">
            <w:pPr>
              <w:jc w:val="center"/>
              <w:rPr>
                <w:ins w:id="6235" w:author="Στάθης Καπ" w:date="2023-02-01T06:01:00Z"/>
                <w:rFonts w:cstheme="minorHAnsi"/>
                <w:sz w:val="18"/>
                <w:szCs w:val="18"/>
              </w:rPr>
            </w:pPr>
            <w:ins w:id="6236" w:author="Στάθης Καπ" w:date="2023-02-02T16:41:00Z">
              <w:r w:rsidRPr="00346577">
                <w:rPr>
                  <w:rFonts w:cstheme="minorHAnsi"/>
                  <w:sz w:val="18"/>
                  <w:szCs w:val="18"/>
                  <w:rPrChange w:id="6237" w:author="Στάθης Καπ" w:date="2023-02-02T16:58:00Z">
                    <w:rPr/>
                  </w:rPrChange>
                </w:rPr>
                <w:t>0.219</w:t>
              </w:r>
            </w:ins>
          </w:p>
        </w:tc>
        <w:tc>
          <w:tcPr>
            <w:tcW w:w="443" w:type="dxa"/>
            <w:tcPrChange w:id="6238" w:author="Στάθης Καπ" w:date="2023-02-02T16:57:00Z">
              <w:tcPr>
                <w:tcW w:w="443" w:type="dxa"/>
                <w:gridSpan w:val="2"/>
              </w:tcPr>
            </w:tcPrChange>
          </w:tcPr>
          <w:p w14:paraId="45BAA035" w14:textId="1E7C9CA4" w:rsidR="00346577" w:rsidRPr="00346577" w:rsidRDefault="00346577" w:rsidP="00346577">
            <w:pPr>
              <w:jc w:val="center"/>
              <w:rPr>
                <w:ins w:id="6239" w:author="Στάθης Καπ" w:date="2023-02-01T06:01:00Z"/>
                <w:rFonts w:cstheme="minorHAnsi"/>
                <w:sz w:val="18"/>
                <w:szCs w:val="18"/>
              </w:rPr>
            </w:pPr>
            <w:ins w:id="6240" w:author="Στάθης Καπ" w:date="2023-02-02T16:41:00Z">
              <w:r w:rsidRPr="00346577">
                <w:rPr>
                  <w:rFonts w:cstheme="minorHAnsi"/>
                  <w:sz w:val="18"/>
                  <w:szCs w:val="18"/>
                  <w:rPrChange w:id="6241" w:author="Στάθης Καπ" w:date="2023-02-02T16:58:00Z">
                    <w:rPr/>
                  </w:rPrChange>
                </w:rPr>
                <w:t>23</w:t>
              </w:r>
            </w:ins>
          </w:p>
        </w:tc>
        <w:tc>
          <w:tcPr>
            <w:tcW w:w="470" w:type="dxa"/>
            <w:tcPrChange w:id="6242" w:author="Στάθης Καπ" w:date="2023-02-02T16:57:00Z">
              <w:tcPr>
                <w:tcW w:w="470" w:type="dxa"/>
                <w:gridSpan w:val="2"/>
                <w:vAlign w:val="center"/>
              </w:tcPr>
            </w:tcPrChange>
          </w:tcPr>
          <w:p w14:paraId="23A0EAF2" w14:textId="612812CA" w:rsidR="00346577" w:rsidRPr="00346577" w:rsidRDefault="00346577" w:rsidP="00346577">
            <w:pPr>
              <w:jc w:val="center"/>
              <w:rPr>
                <w:ins w:id="6243" w:author="Στάθης Καπ" w:date="2023-02-01T06:01:00Z"/>
                <w:rFonts w:cstheme="minorHAnsi"/>
                <w:sz w:val="18"/>
                <w:szCs w:val="18"/>
              </w:rPr>
            </w:pPr>
            <w:ins w:id="6244" w:author="Στάθης Καπ" w:date="2023-02-02T16:56:00Z">
              <w:r w:rsidRPr="00346577">
                <w:rPr>
                  <w:rFonts w:cstheme="minorHAnsi"/>
                  <w:sz w:val="18"/>
                  <w:szCs w:val="18"/>
                  <w:rPrChange w:id="6245" w:author="Στάθης Καπ" w:date="2023-02-02T16:58:00Z">
                    <w:rPr>
                      <w:rFonts w:cstheme="minorHAnsi"/>
                    </w:rPr>
                  </w:rPrChange>
                </w:rPr>
                <w:t>415</w:t>
              </w:r>
            </w:ins>
          </w:p>
        </w:tc>
        <w:tc>
          <w:tcPr>
            <w:tcW w:w="558" w:type="dxa"/>
            <w:tcPrChange w:id="6246" w:author="Στάθης Καπ" w:date="2023-02-02T16:57:00Z">
              <w:tcPr>
                <w:tcW w:w="555" w:type="dxa"/>
                <w:gridSpan w:val="2"/>
                <w:vAlign w:val="center"/>
              </w:tcPr>
            </w:tcPrChange>
          </w:tcPr>
          <w:p w14:paraId="6F6209A6" w14:textId="5965C5EB" w:rsidR="00346577" w:rsidRPr="00346577" w:rsidRDefault="00346577" w:rsidP="00346577">
            <w:pPr>
              <w:jc w:val="center"/>
              <w:rPr>
                <w:ins w:id="6247" w:author="Στάθης Καπ" w:date="2023-02-01T06:01:00Z"/>
                <w:rFonts w:cstheme="minorHAnsi"/>
                <w:sz w:val="18"/>
                <w:szCs w:val="18"/>
              </w:rPr>
            </w:pPr>
            <w:ins w:id="6248" w:author="Στάθης Καπ" w:date="2023-02-02T16:56:00Z">
              <w:r w:rsidRPr="00346577">
                <w:rPr>
                  <w:rFonts w:cstheme="minorHAnsi"/>
                  <w:sz w:val="18"/>
                  <w:szCs w:val="18"/>
                  <w:rPrChange w:id="6249" w:author="Στάθης Καπ" w:date="2023-02-02T16:58:00Z">
                    <w:rPr>
                      <w:rFonts w:cstheme="minorHAnsi"/>
                    </w:rPr>
                  </w:rPrChange>
                </w:rPr>
                <w:t>0.203</w:t>
              </w:r>
            </w:ins>
          </w:p>
        </w:tc>
        <w:tc>
          <w:tcPr>
            <w:tcW w:w="444" w:type="dxa"/>
            <w:tcPrChange w:id="6250" w:author="Στάθης Καπ" w:date="2023-02-02T16:57:00Z">
              <w:tcPr>
                <w:tcW w:w="444" w:type="dxa"/>
                <w:gridSpan w:val="2"/>
                <w:vAlign w:val="center"/>
              </w:tcPr>
            </w:tcPrChange>
          </w:tcPr>
          <w:p w14:paraId="1F1906F0" w14:textId="3066AFD9" w:rsidR="00346577" w:rsidRPr="00346577" w:rsidRDefault="00346577" w:rsidP="00346577">
            <w:pPr>
              <w:jc w:val="center"/>
              <w:rPr>
                <w:ins w:id="6251" w:author="Στάθης Καπ" w:date="2023-02-01T06:01:00Z"/>
                <w:rFonts w:cstheme="minorHAnsi"/>
                <w:sz w:val="18"/>
                <w:szCs w:val="18"/>
              </w:rPr>
            </w:pPr>
            <w:ins w:id="6252" w:author="Στάθης Καπ" w:date="2023-02-02T16:56:00Z">
              <w:r w:rsidRPr="00346577">
                <w:rPr>
                  <w:rFonts w:cstheme="minorHAnsi"/>
                  <w:sz w:val="18"/>
                  <w:szCs w:val="18"/>
                  <w:rPrChange w:id="6253" w:author="Στάθης Καπ" w:date="2023-02-02T16:58:00Z">
                    <w:rPr>
                      <w:rFonts w:cstheme="minorHAnsi"/>
                    </w:rPr>
                  </w:rPrChange>
                </w:rPr>
                <w:t>22</w:t>
              </w:r>
            </w:ins>
          </w:p>
        </w:tc>
        <w:tc>
          <w:tcPr>
            <w:tcW w:w="470" w:type="dxa"/>
            <w:tcPrChange w:id="6254" w:author="Στάθης Καπ" w:date="2023-02-02T16:57:00Z">
              <w:tcPr>
                <w:tcW w:w="470" w:type="dxa"/>
                <w:gridSpan w:val="2"/>
              </w:tcPr>
            </w:tcPrChange>
          </w:tcPr>
          <w:p w14:paraId="1E2BF2BE" w14:textId="2B0115D4" w:rsidR="00346577" w:rsidRPr="00346577" w:rsidRDefault="00346577" w:rsidP="00346577">
            <w:pPr>
              <w:jc w:val="center"/>
              <w:rPr>
                <w:ins w:id="6255" w:author="Στάθης Καπ" w:date="2023-02-01T06:01:00Z"/>
                <w:rFonts w:cstheme="minorHAnsi"/>
                <w:sz w:val="18"/>
                <w:szCs w:val="18"/>
              </w:rPr>
            </w:pPr>
            <w:ins w:id="6256" w:author="Στάθης Καπ" w:date="2023-02-02T16:44:00Z">
              <w:r w:rsidRPr="00346577">
                <w:rPr>
                  <w:rFonts w:cstheme="minorHAnsi"/>
                  <w:sz w:val="18"/>
                  <w:szCs w:val="18"/>
                  <w:rPrChange w:id="6257" w:author="Στάθης Καπ" w:date="2023-02-02T16:58:00Z">
                    <w:rPr/>
                  </w:rPrChange>
                </w:rPr>
                <w:t>369</w:t>
              </w:r>
            </w:ins>
          </w:p>
        </w:tc>
        <w:tc>
          <w:tcPr>
            <w:tcW w:w="558" w:type="dxa"/>
            <w:tcPrChange w:id="6258" w:author="Στάθης Καπ" w:date="2023-02-02T16:57:00Z">
              <w:tcPr>
                <w:tcW w:w="558" w:type="dxa"/>
                <w:gridSpan w:val="2"/>
              </w:tcPr>
            </w:tcPrChange>
          </w:tcPr>
          <w:p w14:paraId="170C166D" w14:textId="63AF40AD" w:rsidR="00346577" w:rsidRPr="00346577" w:rsidRDefault="00346577" w:rsidP="00346577">
            <w:pPr>
              <w:jc w:val="center"/>
              <w:rPr>
                <w:ins w:id="6259" w:author="Στάθης Καπ" w:date="2023-02-01T06:01:00Z"/>
                <w:rFonts w:cstheme="minorHAnsi"/>
                <w:sz w:val="18"/>
                <w:szCs w:val="18"/>
              </w:rPr>
            </w:pPr>
            <w:ins w:id="6260" w:author="Στάθης Καπ" w:date="2023-02-02T16:44:00Z">
              <w:r w:rsidRPr="00346577">
                <w:rPr>
                  <w:rFonts w:cstheme="minorHAnsi"/>
                  <w:sz w:val="18"/>
                  <w:szCs w:val="18"/>
                  <w:rPrChange w:id="6261" w:author="Στάθης Καπ" w:date="2023-02-02T16:58:00Z">
                    <w:rPr/>
                  </w:rPrChange>
                </w:rPr>
                <w:t>0.215</w:t>
              </w:r>
            </w:ins>
          </w:p>
        </w:tc>
        <w:tc>
          <w:tcPr>
            <w:tcW w:w="443" w:type="dxa"/>
            <w:tcPrChange w:id="6262" w:author="Στάθης Καπ" w:date="2023-02-02T16:57:00Z">
              <w:tcPr>
                <w:tcW w:w="443" w:type="dxa"/>
              </w:tcPr>
            </w:tcPrChange>
          </w:tcPr>
          <w:p w14:paraId="45C51E4D" w14:textId="555124CF" w:rsidR="00346577" w:rsidRPr="00346577" w:rsidRDefault="00346577" w:rsidP="00346577">
            <w:pPr>
              <w:jc w:val="center"/>
              <w:rPr>
                <w:ins w:id="6263" w:author="Στάθης Καπ" w:date="2023-02-01T06:01:00Z"/>
                <w:rFonts w:cstheme="minorHAnsi"/>
                <w:sz w:val="18"/>
                <w:szCs w:val="18"/>
              </w:rPr>
            </w:pPr>
            <w:ins w:id="6264" w:author="Στάθης Καπ" w:date="2023-02-02T16:44:00Z">
              <w:r w:rsidRPr="00346577">
                <w:rPr>
                  <w:rFonts w:cstheme="minorHAnsi"/>
                  <w:sz w:val="18"/>
                  <w:szCs w:val="18"/>
                  <w:rPrChange w:id="6265" w:author="Στάθης Καπ" w:date="2023-02-02T16:58:00Z">
                    <w:rPr/>
                  </w:rPrChange>
                </w:rPr>
                <w:t>21</w:t>
              </w:r>
            </w:ins>
          </w:p>
        </w:tc>
        <w:tc>
          <w:tcPr>
            <w:tcW w:w="459" w:type="dxa"/>
            <w:tcPrChange w:id="6266" w:author="Στάθης Καπ" w:date="2023-02-02T16:57:00Z">
              <w:tcPr>
                <w:tcW w:w="459" w:type="dxa"/>
                <w:vAlign w:val="center"/>
              </w:tcPr>
            </w:tcPrChange>
          </w:tcPr>
          <w:p w14:paraId="36284D7C" w14:textId="1E334AFA" w:rsidR="00346577" w:rsidRPr="00C3762F" w:rsidRDefault="00346577" w:rsidP="00346577">
            <w:pPr>
              <w:jc w:val="center"/>
              <w:rPr>
                <w:ins w:id="6267" w:author="Στάθης Καπ" w:date="2023-02-01T06:01:00Z"/>
                <w:rFonts w:cstheme="minorHAnsi"/>
                <w:sz w:val="18"/>
                <w:szCs w:val="18"/>
              </w:rPr>
            </w:pPr>
            <w:ins w:id="6268" w:author="Στάθης Καπ" w:date="2023-02-02T17:05:00Z">
              <w:r w:rsidRPr="00C3762F">
                <w:rPr>
                  <w:rFonts w:cstheme="minorHAnsi"/>
                  <w:sz w:val="18"/>
                  <w:szCs w:val="18"/>
                  <w:rPrChange w:id="6269" w:author="Στάθης Καπ" w:date="2023-02-02T17:05:00Z">
                    <w:rPr/>
                  </w:rPrChange>
                </w:rPr>
                <w:t>336</w:t>
              </w:r>
            </w:ins>
          </w:p>
        </w:tc>
        <w:tc>
          <w:tcPr>
            <w:tcW w:w="552" w:type="dxa"/>
            <w:tcPrChange w:id="6270" w:author="Στάθης Καπ" w:date="2023-02-02T16:57:00Z">
              <w:tcPr>
                <w:tcW w:w="552" w:type="dxa"/>
                <w:vAlign w:val="center"/>
              </w:tcPr>
            </w:tcPrChange>
          </w:tcPr>
          <w:p w14:paraId="43315BE6" w14:textId="3C00E86A" w:rsidR="00346577" w:rsidRPr="00C3762F" w:rsidRDefault="00346577" w:rsidP="00346577">
            <w:pPr>
              <w:jc w:val="center"/>
              <w:rPr>
                <w:ins w:id="6271" w:author="Στάθης Καπ" w:date="2023-02-01T06:01:00Z"/>
                <w:rFonts w:cstheme="minorHAnsi"/>
                <w:sz w:val="18"/>
                <w:szCs w:val="18"/>
              </w:rPr>
            </w:pPr>
            <w:ins w:id="6272" w:author="Στάθης Καπ" w:date="2023-02-02T17:05:00Z">
              <w:r w:rsidRPr="00C3762F">
                <w:rPr>
                  <w:rFonts w:cstheme="minorHAnsi"/>
                  <w:sz w:val="18"/>
                  <w:szCs w:val="18"/>
                  <w:rPrChange w:id="6273" w:author="Στάθης Καπ" w:date="2023-02-02T17:05:00Z">
                    <w:rPr/>
                  </w:rPrChange>
                </w:rPr>
                <w:t>0.197</w:t>
              </w:r>
            </w:ins>
          </w:p>
        </w:tc>
        <w:tc>
          <w:tcPr>
            <w:tcW w:w="431" w:type="dxa"/>
            <w:tcPrChange w:id="6274" w:author="Στάθης Καπ" w:date="2023-02-02T16:57:00Z">
              <w:tcPr>
                <w:tcW w:w="431" w:type="dxa"/>
                <w:vAlign w:val="center"/>
              </w:tcPr>
            </w:tcPrChange>
          </w:tcPr>
          <w:p w14:paraId="579F55D4" w14:textId="18AFD929" w:rsidR="00346577" w:rsidRPr="00C3762F" w:rsidRDefault="00346577" w:rsidP="00346577">
            <w:pPr>
              <w:jc w:val="center"/>
              <w:rPr>
                <w:ins w:id="6275" w:author="Στάθης Καπ" w:date="2023-02-01T06:01:00Z"/>
                <w:rFonts w:cstheme="minorHAnsi"/>
                <w:sz w:val="18"/>
                <w:szCs w:val="18"/>
              </w:rPr>
            </w:pPr>
            <w:ins w:id="6276" w:author="Στάθης Καπ" w:date="2023-02-02T17:05:00Z">
              <w:r w:rsidRPr="00C3762F">
                <w:rPr>
                  <w:rFonts w:cstheme="minorHAnsi"/>
                  <w:sz w:val="18"/>
                  <w:szCs w:val="18"/>
                  <w:rPrChange w:id="6277" w:author="Στάθης Καπ" w:date="2023-02-02T17:05:00Z">
                    <w:rPr/>
                  </w:rPrChange>
                </w:rPr>
                <w:t>18</w:t>
              </w:r>
            </w:ins>
          </w:p>
        </w:tc>
      </w:tr>
      <w:tr w:rsidR="00346577" w:rsidRPr="00AB438A" w14:paraId="57E0953A" w14:textId="77777777" w:rsidTr="00346577">
        <w:tblPrEx>
          <w:tblW w:w="9540" w:type="dxa"/>
          <w:tblInd w:w="-340" w:type="dxa"/>
          <w:tblCellMar>
            <w:left w:w="28" w:type="dxa"/>
            <w:right w:w="28" w:type="dxa"/>
          </w:tblCellMar>
          <w:tblPrExChange w:id="6278" w:author="Στάθης Καπ" w:date="2023-02-02T16:57:00Z">
            <w:tblPrEx>
              <w:tblW w:w="9540" w:type="dxa"/>
              <w:tblInd w:w="-340" w:type="dxa"/>
              <w:tblCellMar>
                <w:left w:w="28" w:type="dxa"/>
                <w:right w:w="28" w:type="dxa"/>
              </w:tblCellMar>
            </w:tblPrEx>
          </w:tblPrExChange>
        </w:tblPrEx>
        <w:trPr>
          <w:trHeight w:val="264"/>
          <w:ins w:id="6279" w:author="Στάθης Καπ" w:date="2023-02-01T06:01:00Z"/>
          <w:trPrChange w:id="6280" w:author="Στάθης Καπ" w:date="2023-02-02T16:57:00Z">
            <w:trPr>
              <w:gridBefore w:val="4"/>
              <w:trHeight w:val="264"/>
            </w:trPr>
          </w:trPrChange>
        </w:trPr>
        <w:tc>
          <w:tcPr>
            <w:tcW w:w="414" w:type="dxa"/>
            <w:vAlign w:val="center"/>
            <w:tcPrChange w:id="6281" w:author="Στάθης Καπ" w:date="2023-02-02T16:57:00Z">
              <w:tcPr>
                <w:tcW w:w="415" w:type="dxa"/>
                <w:gridSpan w:val="2"/>
                <w:vAlign w:val="center"/>
              </w:tcPr>
            </w:tcPrChange>
          </w:tcPr>
          <w:p w14:paraId="73B47A97" w14:textId="759F4B9F" w:rsidR="00346577" w:rsidRPr="006E0881" w:rsidRDefault="00346577" w:rsidP="00346577">
            <w:pPr>
              <w:jc w:val="center"/>
              <w:rPr>
                <w:ins w:id="6282" w:author="Στάθης Καπ" w:date="2023-02-01T06:01:00Z"/>
                <w:sz w:val="18"/>
                <w:szCs w:val="18"/>
              </w:rPr>
            </w:pPr>
            <w:ins w:id="6283" w:author="Στάθης Καπ" w:date="2023-02-01T06:01:00Z">
              <w:r>
                <w:rPr>
                  <w:sz w:val="18"/>
                  <w:szCs w:val="18"/>
                </w:rPr>
                <w:t>Pr09</w:t>
              </w:r>
            </w:ins>
          </w:p>
        </w:tc>
        <w:tc>
          <w:tcPr>
            <w:tcW w:w="470" w:type="dxa"/>
            <w:tcPrChange w:id="6284" w:author="Στάθης Καπ" w:date="2023-02-02T16:57:00Z">
              <w:tcPr>
                <w:tcW w:w="470" w:type="dxa"/>
                <w:gridSpan w:val="2"/>
              </w:tcPr>
            </w:tcPrChange>
          </w:tcPr>
          <w:p w14:paraId="6DCFD8FB" w14:textId="5502AAFB" w:rsidR="00346577" w:rsidRPr="00346577" w:rsidRDefault="00346577" w:rsidP="00346577">
            <w:pPr>
              <w:jc w:val="center"/>
              <w:rPr>
                <w:ins w:id="6285" w:author="Στάθης Καπ" w:date="2023-02-01T06:01:00Z"/>
                <w:rFonts w:cstheme="minorHAnsi"/>
                <w:sz w:val="18"/>
                <w:szCs w:val="18"/>
              </w:rPr>
            </w:pPr>
            <w:ins w:id="6286" w:author="Στάθης Καπ" w:date="2023-02-02T16:35:00Z">
              <w:r w:rsidRPr="00346577">
                <w:rPr>
                  <w:rFonts w:cstheme="minorHAnsi"/>
                  <w:sz w:val="18"/>
                  <w:szCs w:val="18"/>
                  <w:rPrChange w:id="6287" w:author="Στάθης Καπ" w:date="2023-02-02T16:58:00Z">
                    <w:rPr/>
                  </w:rPrChange>
                </w:rPr>
                <w:t>395</w:t>
              </w:r>
            </w:ins>
          </w:p>
        </w:tc>
        <w:tc>
          <w:tcPr>
            <w:tcW w:w="885" w:type="dxa"/>
            <w:tcPrChange w:id="6288" w:author="Στάθης Καπ" w:date="2023-02-02T16:57:00Z">
              <w:tcPr>
                <w:tcW w:w="887" w:type="dxa"/>
                <w:gridSpan w:val="3"/>
              </w:tcPr>
            </w:tcPrChange>
          </w:tcPr>
          <w:p w14:paraId="59C40533" w14:textId="62663A5F" w:rsidR="00346577" w:rsidRPr="00346577" w:rsidRDefault="00346577" w:rsidP="00346577">
            <w:pPr>
              <w:jc w:val="center"/>
              <w:rPr>
                <w:ins w:id="6289" w:author="Στάθης Καπ" w:date="2023-02-01T06:01:00Z"/>
                <w:rFonts w:cstheme="minorHAnsi"/>
                <w:sz w:val="18"/>
                <w:szCs w:val="18"/>
              </w:rPr>
            </w:pPr>
            <w:ins w:id="6290" w:author="Στάθης Καπ" w:date="2023-02-02T16:35:00Z">
              <w:r w:rsidRPr="00346577">
                <w:rPr>
                  <w:rFonts w:cstheme="minorHAnsi"/>
                  <w:sz w:val="18"/>
                  <w:szCs w:val="18"/>
                  <w:rPrChange w:id="6291" w:author="Στάθης Καπ" w:date="2023-02-02T16:58:00Z">
                    <w:rPr/>
                  </w:rPrChange>
                </w:rPr>
                <w:t>0.67</w:t>
              </w:r>
            </w:ins>
          </w:p>
        </w:tc>
        <w:tc>
          <w:tcPr>
            <w:tcW w:w="443" w:type="dxa"/>
            <w:tcPrChange w:id="6292" w:author="Στάθης Καπ" w:date="2023-02-02T16:57:00Z">
              <w:tcPr>
                <w:tcW w:w="443" w:type="dxa"/>
                <w:gridSpan w:val="2"/>
              </w:tcPr>
            </w:tcPrChange>
          </w:tcPr>
          <w:p w14:paraId="500864A5" w14:textId="06DA2A87" w:rsidR="00346577" w:rsidRPr="00346577" w:rsidRDefault="00346577" w:rsidP="00346577">
            <w:pPr>
              <w:jc w:val="center"/>
              <w:rPr>
                <w:ins w:id="6293" w:author="Στάθης Καπ" w:date="2023-02-01T06:01:00Z"/>
                <w:rFonts w:cstheme="minorHAnsi"/>
                <w:sz w:val="18"/>
                <w:szCs w:val="18"/>
              </w:rPr>
            </w:pPr>
            <w:ins w:id="6294" w:author="Στάθης Καπ" w:date="2023-02-02T16:35:00Z">
              <w:r w:rsidRPr="00346577">
                <w:rPr>
                  <w:rFonts w:cstheme="minorHAnsi"/>
                  <w:sz w:val="18"/>
                  <w:szCs w:val="18"/>
                  <w:rPrChange w:id="6295" w:author="Στάθης Καπ" w:date="2023-02-02T16:58:00Z">
                    <w:rPr/>
                  </w:rPrChange>
                </w:rPr>
                <w:t>25</w:t>
              </w:r>
            </w:ins>
          </w:p>
        </w:tc>
        <w:tc>
          <w:tcPr>
            <w:tcW w:w="470" w:type="dxa"/>
            <w:tcPrChange w:id="6296" w:author="Στάθης Καπ" w:date="2023-02-02T16:57:00Z">
              <w:tcPr>
                <w:tcW w:w="470" w:type="dxa"/>
                <w:gridSpan w:val="2"/>
                <w:vAlign w:val="center"/>
              </w:tcPr>
            </w:tcPrChange>
          </w:tcPr>
          <w:p w14:paraId="6D09F617" w14:textId="33E86264" w:rsidR="00346577" w:rsidRPr="00346577" w:rsidRDefault="00346577" w:rsidP="00346577">
            <w:pPr>
              <w:jc w:val="center"/>
              <w:rPr>
                <w:ins w:id="6297" w:author="Στάθης Καπ" w:date="2023-02-01T06:01:00Z"/>
                <w:rFonts w:cstheme="minorHAnsi"/>
                <w:sz w:val="18"/>
                <w:szCs w:val="18"/>
              </w:rPr>
            </w:pPr>
            <w:ins w:id="6298" w:author="Στάθης Καπ" w:date="2023-02-02T16:55:00Z">
              <w:r w:rsidRPr="00346577">
                <w:rPr>
                  <w:rFonts w:cstheme="minorHAnsi"/>
                  <w:sz w:val="18"/>
                  <w:szCs w:val="18"/>
                  <w:rPrChange w:id="6299" w:author="Στάθης Καπ" w:date="2023-02-02T16:58:00Z">
                    <w:rPr>
                      <w:rFonts w:cstheme="minorHAnsi"/>
                    </w:rPr>
                  </w:rPrChange>
                </w:rPr>
                <w:t>422</w:t>
              </w:r>
            </w:ins>
          </w:p>
        </w:tc>
        <w:tc>
          <w:tcPr>
            <w:tcW w:w="558" w:type="dxa"/>
            <w:tcPrChange w:id="6300" w:author="Στάθης Καπ" w:date="2023-02-02T16:57:00Z">
              <w:tcPr>
                <w:tcW w:w="558" w:type="dxa"/>
                <w:gridSpan w:val="2"/>
                <w:vAlign w:val="center"/>
              </w:tcPr>
            </w:tcPrChange>
          </w:tcPr>
          <w:p w14:paraId="3232BCA1" w14:textId="75136407" w:rsidR="00346577" w:rsidRPr="00346577" w:rsidRDefault="00346577" w:rsidP="00346577">
            <w:pPr>
              <w:jc w:val="center"/>
              <w:rPr>
                <w:ins w:id="6301" w:author="Στάθης Καπ" w:date="2023-02-01T06:01:00Z"/>
                <w:rFonts w:cstheme="minorHAnsi"/>
                <w:sz w:val="18"/>
                <w:szCs w:val="18"/>
              </w:rPr>
            </w:pPr>
            <w:ins w:id="6302" w:author="Στάθης Καπ" w:date="2023-02-02T16:55:00Z">
              <w:r w:rsidRPr="00346577">
                <w:rPr>
                  <w:rFonts w:cstheme="minorHAnsi"/>
                  <w:sz w:val="18"/>
                  <w:szCs w:val="18"/>
                  <w:rPrChange w:id="6303" w:author="Στάθης Καπ" w:date="2023-02-02T16:58:00Z">
                    <w:rPr>
                      <w:rFonts w:cstheme="minorHAnsi"/>
                    </w:rPr>
                  </w:rPrChange>
                </w:rPr>
                <w:t>0.459</w:t>
              </w:r>
            </w:ins>
          </w:p>
        </w:tc>
        <w:tc>
          <w:tcPr>
            <w:tcW w:w="444" w:type="dxa"/>
            <w:tcPrChange w:id="6304" w:author="Στάθης Καπ" w:date="2023-02-02T16:57:00Z">
              <w:tcPr>
                <w:tcW w:w="444" w:type="dxa"/>
                <w:gridSpan w:val="2"/>
                <w:vAlign w:val="center"/>
              </w:tcPr>
            </w:tcPrChange>
          </w:tcPr>
          <w:p w14:paraId="5F7B3218" w14:textId="03F1483F" w:rsidR="00346577" w:rsidRPr="00346577" w:rsidRDefault="00346577" w:rsidP="00346577">
            <w:pPr>
              <w:jc w:val="center"/>
              <w:rPr>
                <w:ins w:id="6305" w:author="Στάθης Καπ" w:date="2023-02-01T06:01:00Z"/>
                <w:rFonts w:cstheme="minorHAnsi"/>
                <w:sz w:val="18"/>
                <w:szCs w:val="18"/>
              </w:rPr>
            </w:pPr>
            <w:ins w:id="6306" w:author="Στάθης Καπ" w:date="2023-02-02T16:55:00Z">
              <w:r w:rsidRPr="00346577">
                <w:rPr>
                  <w:rFonts w:cstheme="minorHAnsi"/>
                  <w:sz w:val="18"/>
                  <w:szCs w:val="18"/>
                  <w:rPrChange w:id="6307" w:author="Στάθης Καπ" w:date="2023-02-02T16:58:00Z">
                    <w:rPr>
                      <w:rFonts w:cstheme="minorHAnsi"/>
                    </w:rPr>
                  </w:rPrChange>
                </w:rPr>
                <w:t>26</w:t>
              </w:r>
            </w:ins>
          </w:p>
        </w:tc>
        <w:tc>
          <w:tcPr>
            <w:tcW w:w="470" w:type="dxa"/>
            <w:tcPrChange w:id="6308" w:author="Στάθης Καπ" w:date="2023-02-02T16:57:00Z">
              <w:tcPr>
                <w:tcW w:w="470" w:type="dxa"/>
                <w:gridSpan w:val="2"/>
              </w:tcPr>
            </w:tcPrChange>
          </w:tcPr>
          <w:p w14:paraId="143DB91C" w14:textId="29E22AC0" w:rsidR="00346577" w:rsidRPr="00346577" w:rsidRDefault="00346577" w:rsidP="00346577">
            <w:pPr>
              <w:jc w:val="center"/>
              <w:rPr>
                <w:ins w:id="6309" w:author="Στάθης Καπ" w:date="2023-02-01T06:01:00Z"/>
                <w:rFonts w:cstheme="minorHAnsi"/>
                <w:sz w:val="18"/>
                <w:szCs w:val="18"/>
              </w:rPr>
            </w:pPr>
            <w:ins w:id="6310" w:author="Στάθης Καπ" w:date="2023-02-02T16:41:00Z">
              <w:r w:rsidRPr="00346577">
                <w:rPr>
                  <w:rFonts w:cstheme="minorHAnsi"/>
                  <w:sz w:val="18"/>
                  <w:szCs w:val="18"/>
                  <w:rPrChange w:id="6311" w:author="Στάθης Καπ" w:date="2023-02-02T16:58:00Z">
                    <w:rPr/>
                  </w:rPrChange>
                </w:rPr>
                <w:t>337</w:t>
              </w:r>
            </w:ins>
          </w:p>
        </w:tc>
        <w:tc>
          <w:tcPr>
            <w:tcW w:w="558" w:type="dxa"/>
            <w:tcPrChange w:id="6312" w:author="Στάθης Καπ" w:date="2023-02-02T16:57:00Z">
              <w:tcPr>
                <w:tcW w:w="558" w:type="dxa"/>
                <w:gridSpan w:val="2"/>
              </w:tcPr>
            </w:tcPrChange>
          </w:tcPr>
          <w:p w14:paraId="1EF31A5A" w14:textId="648ED633" w:rsidR="00346577" w:rsidRPr="00346577" w:rsidRDefault="00346577" w:rsidP="00346577">
            <w:pPr>
              <w:jc w:val="center"/>
              <w:rPr>
                <w:ins w:id="6313" w:author="Στάθης Καπ" w:date="2023-02-01T06:01:00Z"/>
                <w:rFonts w:cstheme="minorHAnsi"/>
                <w:sz w:val="18"/>
                <w:szCs w:val="18"/>
              </w:rPr>
            </w:pPr>
            <w:ins w:id="6314" w:author="Στάθης Καπ" w:date="2023-02-02T16:41:00Z">
              <w:r w:rsidRPr="00346577">
                <w:rPr>
                  <w:rFonts w:cstheme="minorHAnsi"/>
                  <w:sz w:val="18"/>
                  <w:szCs w:val="18"/>
                  <w:rPrChange w:id="6315" w:author="Στάθης Καπ" w:date="2023-02-02T16:58:00Z">
                    <w:rPr/>
                  </w:rPrChange>
                </w:rPr>
                <w:t>0.49</w:t>
              </w:r>
            </w:ins>
          </w:p>
        </w:tc>
        <w:tc>
          <w:tcPr>
            <w:tcW w:w="443" w:type="dxa"/>
            <w:tcPrChange w:id="6316" w:author="Στάθης Καπ" w:date="2023-02-02T16:57:00Z">
              <w:tcPr>
                <w:tcW w:w="443" w:type="dxa"/>
                <w:gridSpan w:val="2"/>
              </w:tcPr>
            </w:tcPrChange>
          </w:tcPr>
          <w:p w14:paraId="6F46A47E" w14:textId="56BC432F" w:rsidR="00346577" w:rsidRPr="00346577" w:rsidRDefault="00346577" w:rsidP="00346577">
            <w:pPr>
              <w:jc w:val="center"/>
              <w:rPr>
                <w:ins w:id="6317" w:author="Στάθης Καπ" w:date="2023-02-01T06:01:00Z"/>
                <w:rFonts w:cstheme="minorHAnsi"/>
                <w:sz w:val="18"/>
                <w:szCs w:val="18"/>
              </w:rPr>
            </w:pPr>
            <w:ins w:id="6318" w:author="Στάθης Καπ" w:date="2023-02-02T16:41:00Z">
              <w:r w:rsidRPr="00346577">
                <w:rPr>
                  <w:rFonts w:cstheme="minorHAnsi"/>
                  <w:sz w:val="18"/>
                  <w:szCs w:val="18"/>
                  <w:rPrChange w:id="6319" w:author="Στάθης Καπ" w:date="2023-02-02T16:58:00Z">
                    <w:rPr/>
                  </w:rPrChange>
                </w:rPr>
                <w:t>20</w:t>
              </w:r>
            </w:ins>
          </w:p>
        </w:tc>
        <w:tc>
          <w:tcPr>
            <w:tcW w:w="470" w:type="dxa"/>
            <w:tcPrChange w:id="6320" w:author="Στάθης Καπ" w:date="2023-02-02T16:57:00Z">
              <w:tcPr>
                <w:tcW w:w="470" w:type="dxa"/>
                <w:gridSpan w:val="2"/>
                <w:vAlign w:val="center"/>
              </w:tcPr>
            </w:tcPrChange>
          </w:tcPr>
          <w:p w14:paraId="04215FA7" w14:textId="6E74EBC0" w:rsidR="00346577" w:rsidRPr="00346577" w:rsidRDefault="00346577" w:rsidP="00346577">
            <w:pPr>
              <w:jc w:val="center"/>
              <w:rPr>
                <w:ins w:id="6321" w:author="Στάθης Καπ" w:date="2023-02-01T06:01:00Z"/>
                <w:rFonts w:cstheme="minorHAnsi"/>
                <w:sz w:val="18"/>
                <w:szCs w:val="18"/>
              </w:rPr>
            </w:pPr>
            <w:ins w:id="6322" w:author="Στάθης Καπ" w:date="2023-02-02T16:56:00Z">
              <w:r w:rsidRPr="00346577">
                <w:rPr>
                  <w:rFonts w:cstheme="minorHAnsi"/>
                  <w:sz w:val="18"/>
                  <w:szCs w:val="18"/>
                  <w:rPrChange w:id="6323" w:author="Στάθης Καπ" w:date="2023-02-02T16:58:00Z">
                    <w:rPr>
                      <w:rFonts w:cstheme="minorHAnsi"/>
                    </w:rPr>
                  </w:rPrChange>
                </w:rPr>
                <w:t>322</w:t>
              </w:r>
            </w:ins>
          </w:p>
        </w:tc>
        <w:tc>
          <w:tcPr>
            <w:tcW w:w="558" w:type="dxa"/>
            <w:tcPrChange w:id="6324" w:author="Στάθης Καπ" w:date="2023-02-02T16:57:00Z">
              <w:tcPr>
                <w:tcW w:w="555" w:type="dxa"/>
                <w:gridSpan w:val="2"/>
                <w:vAlign w:val="center"/>
              </w:tcPr>
            </w:tcPrChange>
          </w:tcPr>
          <w:p w14:paraId="0F5F301C" w14:textId="16850F60" w:rsidR="00346577" w:rsidRPr="00346577" w:rsidRDefault="00346577" w:rsidP="00346577">
            <w:pPr>
              <w:jc w:val="center"/>
              <w:rPr>
                <w:ins w:id="6325" w:author="Στάθης Καπ" w:date="2023-02-01T06:01:00Z"/>
                <w:rFonts w:cstheme="minorHAnsi"/>
                <w:sz w:val="18"/>
                <w:szCs w:val="18"/>
              </w:rPr>
            </w:pPr>
            <w:ins w:id="6326" w:author="Στάθης Καπ" w:date="2023-02-02T16:56:00Z">
              <w:r w:rsidRPr="00346577">
                <w:rPr>
                  <w:rFonts w:cstheme="minorHAnsi"/>
                  <w:sz w:val="18"/>
                  <w:szCs w:val="18"/>
                  <w:rPrChange w:id="6327" w:author="Στάθης Καπ" w:date="2023-02-02T16:58:00Z">
                    <w:rPr>
                      <w:rFonts w:cstheme="minorHAnsi"/>
                    </w:rPr>
                  </w:rPrChange>
                </w:rPr>
                <w:t>0.309</w:t>
              </w:r>
            </w:ins>
          </w:p>
        </w:tc>
        <w:tc>
          <w:tcPr>
            <w:tcW w:w="444" w:type="dxa"/>
            <w:tcPrChange w:id="6328" w:author="Στάθης Καπ" w:date="2023-02-02T16:57:00Z">
              <w:tcPr>
                <w:tcW w:w="444" w:type="dxa"/>
                <w:gridSpan w:val="2"/>
                <w:vAlign w:val="center"/>
              </w:tcPr>
            </w:tcPrChange>
          </w:tcPr>
          <w:p w14:paraId="51C55C9D" w14:textId="09AB9BA3" w:rsidR="00346577" w:rsidRPr="00346577" w:rsidRDefault="00346577" w:rsidP="00346577">
            <w:pPr>
              <w:jc w:val="center"/>
              <w:rPr>
                <w:ins w:id="6329" w:author="Στάθης Καπ" w:date="2023-02-01T06:01:00Z"/>
                <w:rFonts w:cstheme="minorHAnsi"/>
                <w:sz w:val="18"/>
                <w:szCs w:val="18"/>
              </w:rPr>
            </w:pPr>
            <w:ins w:id="6330" w:author="Στάθης Καπ" w:date="2023-02-02T16:56:00Z">
              <w:r w:rsidRPr="00346577">
                <w:rPr>
                  <w:rFonts w:cstheme="minorHAnsi"/>
                  <w:sz w:val="18"/>
                  <w:szCs w:val="18"/>
                  <w:rPrChange w:id="6331" w:author="Στάθης Καπ" w:date="2023-02-02T16:58:00Z">
                    <w:rPr>
                      <w:rFonts w:cstheme="minorHAnsi"/>
                    </w:rPr>
                  </w:rPrChange>
                </w:rPr>
                <w:t>19</w:t>
              </w:r>
            </w:ins>
          </w:p>
        </w:tc>
        <w:tc>
          <w:tcPr>
            <w:tcW w:w="470" w:type="dxa"/>
            <w:tcPrChange w:id="6332" w:author="Στάθης Καπ" w:date="2023-02-02T16:57:00Z">
              <w:tcPr>
                <w:tcW w:w="470" w:type="dxa"/>
                <w:gridSpan w:val="2"/>
              </w:tcPr>
            </w:tcPrChange>
          </w:tcPr>
          <w:p w14:paraId="1B7EE6F4" w14:textId="3938EFB9" w:rsidR="00346577" w:rsidRPr="00346577" w:rsidRDefault="00346577" w:rsidP="00346577">
            <w:pPr>
              <w:jc w:val="center"/>
              <w:rPr>
                <w:ins w:id="6333" w:author="Στάθης Καπ" w:date="2023-02-01T06:01:00Z"/>
                <w:rFonts w:cstheme="minorHAnsi"/>
                <w:sz w:val="18"/>
                <w:szCs w:val="18"/>
              </w:rPr>
            </w:pPr>
            <w:ins w:id="6334" w:author="Στάθης Καπ" w:date="2023-02-02T16:45:00Z">
              <w:r w:rsidRPr="00346577">
                <w:rPr>
                  <w:rFonts w:cstheme="minorHAnsi"/>
                  <w:sz w:val="18"/>
                  <w:szCs w:val="18"/>
                  <w:rPrChange w:id="6335" w:author="Στάθης Καπ" w:date="2023-02-02T16:58:00Z">
                    <w:rPr/>
                  </w:rPrChange>
                </w:rPr>
                <w:t>354</w:t>
              </w:r>
            </w:ins>
          </w:p>
        </w:tc>
        <w:tc>
          <w:tcPr>
            <w:tcW w:w="558" w:type="dxa"/>
            <w:tcPrChange w:id="6336" w:author="Στάθης Καπ" w:date="2023-02-02T16:57:00Z">
              <w:tcPr>
                <w:tcW w:w="558" w:type="dxa"/>
                <w:gridSpan w:val="2"/>
              </w:tcPr>
            </w:tcPrChange>
          </w:tcPr>
          <w:p w14:paraId="6E6ED20A" w14:textId="5851637F" w:rsidR="00346577" w:rsidRPr="00346577" w:rsidRDefault="00346577" w:rsidP="00346577">
            <w:pPr>
              <w:jc w:val="center"/>
              <w:rPr>
                <w:ins w:id="6337" w:author="Στάθης Καπ" w:date="2023-02-01T06:01:00Z"/>
                <w:rFonts w:cstheme="minorHAnsi"/>
                <w:sz w:val="18"/>
                <w:szCs w:val="18"/>
              </w:rPr>
            </w:pPr>
            <w:ins w:id="6338" w:author="Στάθης Καπ" w:date="2023-02-02T16:45:00Z">
              <w:r w:rsidRPr="00346577">
                <w:rPr>
                  <w:rFonts w:cstheme="minorHAnsi"/>
                  <w:sz w:val="18"/>
                  <w:szCs w:val="18"/>
                  <w:rPrChange w:id="6339" w:author="Στάθης Καπ" w:date="2023-02-02T16:58:00Z">
                    <w:rPr/>
                  </w:rPrChange>
                </w:rPr>
                <w:t>0.336</w:t>
              </w:r>
            </w:ins>
          </w:p>
        </w:tc>
        <w:tc>
          <w:tcPr>
            <w:tcW w:w="443" w:type="dxa"/>
            <w:tcPrChange w:id="6340" w:author="Στάθης Καπ" w:date="2023-02-02T16:57:00Z">
              <w:tcPr>
                <w:tcW w:w="443" w:type="dxa"/>
              </w:tcPr>
            </w:tcPrChange>
          </w:tcPr>
          <w:p w14:paraId="2C7CBAB3" w14:textId="4562F06E" w:rsidR="00346577" w:rsidRPr="00346577" w:rsidRDefault="00346577" w:rsidP="00346577">
            <w:pPr>
              <w:jc w:val="center"/>
              <w:rPr>
                <w:ins w:id="6341" w:author="Στάθης Καπ" w:date="2023-02-01T06:01:00Z"/>
                <w:rFonts w:cstheme="minorHAnsi"/>
                <w:sz w:val="18"/>
                <w:szCs w:val="18"/>
              </w:rPr>
            </w:pPr>
            <w:ins w:id="6342" w:author="Στάθης Καπ" w:date="2023-02-02T16:45:00Z">
              <w:r w:rsidRPr="00346577">
                <w:rPr>
                  <w:rFonts w:cstheme="minorHAnsi"/>
                  <w:sz w:val="18"/>
                  <w:szCs w:val="18"/>
                  <w:rPrChange w:id="6343" w:author="Στάθης Καπ" w:date="2023-02-02T16:58:00Z">
                    <w:rPr/>
                  </w:rPrChange>
                </w:rPr>
                <w:t>24</w:t>
              </w:r>
            </w:ins>
          </w:p>
        </w:tc>
        <w:tc>
          <w:tcPr>
            <w:tcW w:w="459" w:type="dxa"/>
            <w:tcPrChange w:id="6344" w:author="Στάθης Καπ" w:date="2023-02-02T16:57:00Z">
              <w:tcPr>
                <w:tcW w:w="459" w:type="dxa"/>
                <w:vAlign w:val="center"/>
              </w:tcPr>
            </w:tcPrChange>
          </w:tcPr>
          <w:p w14:paraId="4813429D" w14:textId="5CE1BDCC" w:rsidR="00346577" w:rsidRPr="00C3762F" w:rsidRDefault="00346577" w:rsidP="00346577">
            <w:pPr>
              <w:jc w:val="center"/>
              <w:rPr>
                <w:ins w:id="6345" w:author="Στάθης Καπ" w:date="2023-02-01T06:01:00Z"/>
                <w:rFonts w:cstheme="minorHAnsi"/>
                <w:sz w:val="18"/>
                <w:szCs w:val="18"/>
              </w:rPr>
            </w:pPr>
            <w:ins w:id="6346" w:author="Στάθης Καπ" w:date="2023-02-02T17:05:00Z">
              <w:r w:rsidRPr="00C3762F">
                <w:rPr>
                  <w:rFonts w:cstheme="minorHAnsi"/>
                  <w:sz w:val="18"/>
                  <w:szCs w:val="18"/>
                  <w:rPrChange w:id="6347" w:author="Στάθης Καπ" w:date="2023-02-02T17:05:00Z">
                    <w:rPr/>
                  </w:rPrChange>
                </w:rPr>
                <w:t>337</w:t>
              </w:r>
            </w:ins>
          </w:p>
        </w:tc>
        <w:tc>
          <w:tcPr>
            <w:tcW w:w="552" w:type="dxa"/>
            <w:tcPrChange w:id="6348" w:author="Στάθης Καπ" w:date="2023-02-02T16:57:00Z">
              <w:tcPr>
                <w:tcW w:w="552" w:type="dxa"/>
                <w:vAlign w:val="center"/>
              </w:tcPr>
            </w:tcPrChange>
          </w:tcPr>
          <w:p w14:paraId="25EF55DB" w14:textId="08261758" w:rsidR="00346577" w:rsidRPr="00C3762F" w:rsidRDefault="00346577" w:rsidP="00346577">
            <w:pPr>
              <w:jc w:val="center"/>
              <w:rPr>
                <w:ins w:id="6349" w:author="Στάθης Καπ" w:date="2023-02-01T06:01:00Z"/>
                <w:rFonts w:cstheme="minorHAnsi"/>
                <w:sz w:val="18"/>
                <w:szCs w:val="18"/>
              </w:rPr>
            </w:pPr>
            <w:ins w:id="6350" w:author="Στάθης Καπ" w:date="2023-02-02T17:05:00Z">
              <w:r w:rsidRPr="00C3762F">
                <w:rPr>
                  <w:rFonts w:cstheme="minorHAnsi"/>
                  <w:sz w:val="18"/>
                  <w:szCs w:val="18"/>
                  <w:rPrChange w:id="6351" w:author="Στάθης Καπ" w:date="2023-02-02T17:05:00Z">
                    <w:rPr/>
                  </w:rPrChange>
                </w:rPr>
                <w:t>0.337</w:t>
              </w:r>
            </w:ins>
          </w:p>
        </w:tc>
        <w:tc>
          <w:tcPr>
            <w:tcW w:w="431" w:type="dxa"/>
            <w:tcPrChange w:id="6352" w:author="Στάθης Καπ" w:date="2023-02-02T16:57:00Z">
              <w:tcPr>
                <w:tcW w:w="431" w:type="dxa"/>
                <w:vAlign w:val="center"/>
              </w:tcPr>
            </w:tcPrChange>
          </w:tcPr>
          <w:p w14:paraId="69BD7DB6" w14:textId="7A95DC03" w:rsidR="00346577" w:rsidRPr="00C3762F" w:rsidRDefault="00346577" w:rsidP="00346577">
            <w:pPr>
              <w:jc w:val="center"/>
              <w:rPr>
                <w:ins w:id="6353" w:author="Στάθης Καπ" w:date="2023-02-01T06:01:00Z"/>
                <w:rFonts w:cstheme="minorHAnsi"/>
                <w:sz w:val="18"/>
                <w:szCs w:val="18"/>
              </w:rPr>
            </w:pPr>
            <w:ins w:id="6354" w:author="Στάθης Καπ" w:date="2023-02-02T17:05:00Z">
              <w:r w:rsidRPr="00C3762F">
                <w:rPr>
                  <w:rFonts w:cstheme="minorHAnsi"/>
                  <w:sz w:val="18"/>
                  <w:szCs w:val="18"/>
                  <w:rPrChange w:id="6355" w:author="Στάθης Καπ" w:date="2023-02-02T17:05:00Z">
                    <w:rPr/>
                  </w:rPrChange>
                </w:rPr>
                <w:t>20</w:t>
              </w:r>
            </w:ins>
          </w:p>
        </w:tc>
      </w:tr>
      <w:tr w:rsidR="00346577" w:rsidRPr="00AB438A" w14:paraId="7E87FC84" w14:textId="77777777" w:rsidTr="00346577">
        <w:tblPrEx>
          <w:tblW w:w="9540" w:type="dxa"/>
          <w:tblInd w:w="-340" w:type="dxa"/>
          <w:tblCellMar>
            <w:left w:w="28" w:type="dxa"/>
            <w:right w:w="28" w:type="dxa"/>
          </w:tblCellMar>
          <w:tblPrExChange w:id="6356" w:author="Στάθης Καπ" w:date="2023-02-02T16:57:00Z">
            <w:tblPrEx>
              <w:tblW w:w="9540" w:type="dxa"/>
              <w:tblInd w:w="-340" w:type="dxa"/>
              <w:tblCellMar>
                <w:left w:w="28" w:type="dxa"/>
                <w:right w:w="28" w:type="dxa"/>
              </w:tblCellMar>
            </w:tblPrEx>
          </w:tblPrExChange>
        </w:tblPrEx>
        <w:trPr>
          <w:trHeight w:val="247"/>
          <w:ins w:id="6357" w:author="Στάθης Καπ" w:date="2023-02-01T06:01:00Z"/>
          <w:trPrChange w:id="6358" w:author="Στάθης Καπ" w:date="2023-02-02T16:57:00Z">
            <w:trPr>
              <w:gridBefore w:val="4"/>
              <w:trHeight w:val="247"/>
            </w:trPr>
          </w:trPrChange>
        </w:trPr>
        <w:tc>
          <w:tcPr>
            <w:tcW w:w="414" w:type="dxa"/>
            <w:vAlign w:val="center"/>
            <w:tcPrChange w:id="6359" w:author="Στάθης Καπ" w:date="2023-02-02T16:57:00Z">
              <w:tcPr>
                <w:tcW w:w="415" w:type="dxa"/>
                <w:gridSpan w:val="2"/>
                <w:vAlign w:val="center"/>
              </w:tcPr>
            </w:tcPrChange>
          </w:tcPr>
          <w:p w14:paraId="1C800464" w14:textId="6A5FCC29" w:rsidR="00346577" w:rsidRPr="006E0881" w:rsidRDefault="00346577" w:rsidP="00346577">
            <w:pPr>
              <w:jc w:val="center"/>
              <w:rPr>
                <w:ins w:id="6360" w:author="Στάθης Καπ" w:date="2023-02-01T06:01:00Z"/>
                <w:sz w:val="18"/>
                <w:szCs w:val="18"/>
              </w:rPr>
            </w:pPr>
            <w:ins w:id="6361" w:author="Στάθης Καπ" w:date="2023-02-01T06:01:00Z">
              <w:r>
                <w:rPr>
                  <w:sz w:val="18"/>
                  <w:szCs w:val="18"/>
                </w:rPr>
                <w:lastRenderedPageBreak/>
                <w:t>Pr10</w:t>
              </w:r>
            </w:ins>
          </w:p>
        </w:tc>
        <w:tc>
          <w:tcPr>
            <w:tcW w:w="470" w:type="dxa"/>
            <w:tcPrChange w:id="6362" w:author="Στάθης Καπ" w:date="2023-02-02T16:57:00Z">
              <w:tcPr>
                <w:tcW w:w="470" w:type="dxa"/>
                <w:gridSpan w:val="2"/>
              </w:tcPr>
            </w:tcPrChange>
          </w:tcPr>
          <w:p w14:paraId="763541D9" w14:textId="49ECDD98" w:rsidR="00346577" w:rsidRPr="00346577" w:rsidRDefault="00346577" w:rsidP="00346577">
            <w:pPr>
              <w:jc w:val="center"/>
              <w:rPr>
                <w:ins w:id="6363" w:author="Στάθης Καπ" w:date="2023-02-01T06:01:00Z"/>
                <w:rFonts w:cstheme="minorHAnsi"/>
                <w:sz w:val="18"/>
                <w:szCs w:val="18"/>
              </w:rPr>
            </w:pPr>
            <w:ins w:id="6364" w:author="Στάθης Καπ" w:date="2023-02-02T16:36:00Z">
              <w:r w:rsidRPr="00346577">
                <w:rPr>
                  <w:rFonts w:cstheme="minorHAnsi"/>
                  <w:sz w:val="18"/>
                  <w:szCs w:val="18"/>
                  <w:rPrChange w:id="6365" w:author="Στάθης Καπ" w:date="2023-02-02T16:58:00Z">
                    <w:rPr/>
                  </w:rPrChange>
                </w:rPr>
                <w:t>532</w:t>
              </w:r>
            </w:ins>
          </w:p>
        </w:tc>
        <w:tc>
          <w:tcPr>
            <w:tcW w:w="885" w:type="dxa"/>
            <w:tcPrChange w:id="6366" w:author="Στάθης Καπ" w:date="2023-02-02T16:57:00Z">
              <w:tcPr>
                <w:tcW w:w="887" w:type="dxa"/>
                <w:gridSpan w:val="3"/>
              </w:tcPr>
            </w:tcPrChange>
          </w:tcPr>
          <w:p w14:paraId="742C13A5" w14:textId="1EFDE74A" w:rsidR="00346577" w:rsidRPr="00346577" w:rsidRDefault="00346577" w:rsidP="00346577">
            <w:pPr>
              <w:jc w:val="center"/>
              <w:rPr>
                <w:ins w:id="6367" w:author="Στάθης Καπ" w:date="2023-02-01T06:01:00Z"/>
                <w:rFonts w:cstheme="minorHAnsi"/>
                <w:sz w:val="18"/>
                <w:szCs w:val="18"/>
              </w:rPr>
            </w:pPr>
            <w:ins w:id="6368" w:author="Στάθης Καπ" w:date="2023-02-02T16:36:00Z">
              <w:r w:rsidRPr="00346577">
                <w:rPr>
                  <w:rFonts w:cstheme="minorHAnsi"/>
                  <w:sz w:val="18"/>
                  <w:szCs w:val="18"/>
                  <w:rPrChange w:id="6369" w:author="Στάθης Καπ" w:date="2023-02-02T16:58:00Z">
                    <w:rPr/>
                  </w:rPrChange>
                </w:rPr>
                <w:t>0.687</w:t>
              </w:r>
            </w:ins>
          </w:p>
        </w:tc>
        <w:tc>
          <w:tcPr>
            <w:tcW w:w="443" w:type="dxa"/>
            <w:tcPrChange w:id="6370" w:author="Στάθης Καπ" w:date="2023-02-02T16:57:00Z">
              <w:tcPr>
                <w:tcW w:w="443" w:type="dxa"/>
                <w:gridSpan w:val="2"/>
              </w:tcPr>
            </w:tcPrChange>
          </w:tcPr>
          <w:p w14:paraId="59FA9DD8" w14:textId="0D9EB7E9" w:rsidR="00346577" w:rsidRPr="00346577" w:rsidRDefault="00346577" w:rsidP="00346577">
            <w:pPr>
              <w:jc w:val="center"/>
              <w:rPr>
                <w:ins w:id="6371" w:author="Στάθης Καπ" w:date="2023-02-01T06:01:00Z"/>
                <w:rFonts w:cstheme="minorHAnsi"/>
                <w:sz w:val="18"/>
                <w:szCs w:val="18"/>
              </w:rPr>
            </w:pPr>
            <w:ins w:id="6372" w:author="Στάθης Καπ" w:date="2023-02-02T16:36:00Z">
              <w:r w:rsidRPr="00346577">
                <w:rPr>
                  <w:rFonts w:cstheme="minorHAnsi"/>
                  <w:sz w:val="18"/>
                  <w:szCs w:val="18"/>
                  <w:rPrChange w:id="6373" w:author="Στάθης Καπ" w:date="2023-02-02T16:58:00Z">
                    <w:rPr/>
                  </w:rPrChange>
                </w:rPr>
                <w:t>31</w:t>
              </w:r>
            </w:ins>
          </w:p>
        </w:tc>
        <w:tc>
          <w:tcPr>
            <w:tcW w:w="470" w:type="dxa"/>
            <w:tcPrChange w:id="6374" w:author="Στάθης Καπ" w:date="2023-02-02T16:57:00Z">
              <w:tcPr>
                <w:tcW w:w="470" w:type="dxa"/>
                <w:gridSpan w:val="2"/>
                <w:vAlign w:val="center"/>
              </w:tcPr>
            </w:tcPrChange>
          </w:tcPr>
          <w:p w14:paraId="7E865FE0" w14:textId="5A6D5B59" w:rsidR="00346577" w:rsidRPr="00346577" w:rsidRDefault="00346577" w:rsidP="00346577">
            <w:pPr>
              <w:jc w:val="center"/>
              <w:rPr>
                <w:ins w:id="6375" w:author="Στάθης Καπ" w:date="2023-02-01T06:01:00Z"/>
                <w:rFonts w:cstheme="minorHAnsi"/>
                <w:sz w:val="18"/>
                <w:szCs w:val="18"/>
              </w:rPr>
            </w:pPr>
            <w:ins w:id="6376" w:author="Στάθης Καπ" w:date="2023-02-02T16:55:00Z">
              <w:r w:rsidRPr="00346577">
                <w:rPr>
                  <w:rFonts w:cstheme="minorHAnsi"/>
                  <w:sz w:val="18"/>
                  <w:szCs w:val="18"/>
                  <w:rPrChange w:id="6377" w:author="Στάθης Καπ" w:date="2023-02-02T16:58:00Z">
                    <w:rPr>
                      <w:rFonts w:cstheme="minorHAnsi"/>
                    </w:rPr>
                  </w:rPrChange>
                </w:rPr>
                <w:t>521</w:t>
              </w:r>
            </w:ins>
          </w:p>
        </w:tc>
        <w:tc>
          <w:tcPr>
            <w:tcW w:w="558" w:type="dxa"/>
            <w:tcPrChange w:id="6378" w:author="Στάθης Καπ" w:date="2023-02-02T16:57:00Z">
              <w:tcPr>
                <w:tcW w:w="558" w:type="dxa"/>
                <w:gridSpan w:val="2"/>
                <w:vAlign w:val="center"/>
              </w:tcPr>
            </w:tcPrChange>
          </w:tcPr>
          <w:p w14:paraId="0419109C" w14:textId="30564398" w:rsidR="00346577" w:rsidRPr="00346577" w:rsidRDefault="00346577" w:rsidP="00346577">
            <w:pPr>
              <w:jc w:val="center"/>
              <w:rPr>
                <w:ins w:id="6379" w:author="Στάθης Καπ" w:date="2023-02-01T06:01:00Z"/>
                <w:rFonts w:cstheme="minorHAnsi"/>
                <w:sz w:val="18"/>
                <w:szCs w:val="18"/>
              </w:rPr>
            </w:pPr>
            <w:ins w:id="6380" w:author="Στάθης Καπ" w:date="2023-02-02T16:55:00Z">
              <w:r w:rsidRPr="00346577">
                <w:rPr>
                  <w:rFonts w:cstheme="minorHAnsi"/>
                  <w:sz w:val="18"/>
                  <w:szCs w:val="18"/>
                  <w:rPrChange w:id="6381" w:author="Στάθης Καπ" w:date="2023-02-02T16:58:00Z">
                    <w:rPr>
                      <w:rFonts w:cstheme="minorHAnsi"/>
                    </w:rPr>
                  </w:rPrChange>
                </w:rPr>
                <w:t>0.629</w:t>
              </w:r>
            </w:ins>
          </w:p>
        </w:tc>
        <w:tc>
          <w:tcPr>
            <w:tcW w:w="444" w:type="dxa"/>
            <w:tcPrChange w:id="6382" w:author="Στάθης Καπ" w:date="2023-02-02T16:57:00Z">
              <w:tcPr>
                <w:tcW w:w="444" w:type="dxa"/>
                <w:gridSpan w:val="2"/>
                <w:vAlign w:val="center"/>
              </w:tcPr>
            </w:tcPrChange>
          </w:tcPr>
          <w:p w14:paraId="509EEA71" w14:textId="786BE506" w:rsidR="00346577" w:rsidRPr="00346577" w:rsidRDefault="00346577" w:rsidP="00346577">
            <w:pPr>
              <w:jc w:val="center"/>
              <w:rPr>
                <w:ins w:id="6383" w:author="Στάθης Καπ" w:date="2023-02-01T06:01:00Z"/>
                <w:rFonts w:cstheme="minorHAnsi"/>
                <w:sz w:val="18"/>
                <w:szCs w:val="18"/>
              </w:rPr>
            </w:pPr>
            <w:ins w:id="6384" w:author="Στάθης Καπ" w:date="2023-02-02T16:55:00Z">
              <w:r w:rsidRPr="00346577">
                <w:rPr>
                  <w:rFonts w:cstheme="minorHAnsi"/>
                  <w:sz w:val="18"/>
                  <w:szCs w:val="18"/>
                  <w:rPrChange w:id="6385" w:author="Στάθης Καπ" w:date="2023-02-02T16:58:00Z">
                    <w:rPr>
                      <w:rFonts w:cstheme="minorHAnsi"/>
                    </w:rPr>
                  </w:rPrChange>
                </w:rPr>
                <w:t>29</w:t>
              </w:r>
            </w:ins>
          </w:p>
        </w:tc>
        <w:tc>
          <w:tcPr>
            <w:tcW w:w="470" w:type="dxa"/>
            <w:tcPrChange w:id="6386" w:author="Στάθης Καπ" w:date="2023-02-02T16:57:00Z">
              <w:tcPr>
                <w:tcW w:w="470" w:type="dxa"/>
                <w:gridSpan w:val="2"/>
              </w:tcPr>
            </w:tcPrChange>
          </w:tcPr>
          <w:p w14:paraId="7B94CC9C" w14:textId="5D460A11" w:rsidR="00346577" w:rsidRPr="00346577" w:rsidRDefault="00346577" w:rsidP="00346577">
            <w:pPr>
              <w:jc w:val="center"/>
              <w:rPr>
                <w:ins w:id="6387" w:author="Στάθης Καπ" w:date="2023-02-01T06:01:00Z"/>
                <w:rFonts w:cstheme="minorHAnsi"/>
                <w:sz w:val="18"/>
                <w:szCs w:val="18"/>
              </w:rPr>
            </w:pPr>
            <w:ins w:id="6388" w:author="Στάθης Καπ" w:date="2023-02-02T16:41:00Z">
              <w:r w:rsidRPr="00346577">
                <w:rPr>
                  <w:rFonts w:cstheme="minorHAnsi"/>
                  <w:sz w:val="18"/>
                  <w:szCs w:val="18"/>
                  <w:rPrChange w:id="6389" w:author="Στάθης Καπ" w:date="2023-02-02T16:58:00Z">
                    <w:rPr/>
                  </w:rPrChange>
                </w:rPr>
                <w:t>500</w:t>
              </w:r>
            </w:ins>
          </w:p>
        </w:tc>
        <w:tc>
          <w:tcPr>
            <w:tcW w:w="558" w:type="dxa"/>
            <w:tcPrChange w:id="6390" w:author="Στάθης Καπ" w:date="2023-02-02T16:57:00Z">
              <w:tcPr>
                <w:tcW w:w="558" w:type="dxa"/>
                <w:gridSpan w:val="2"/>
              </w:tcPr>
            </w:tcPrChange>
          </w:tcPr>
          <w:p w14:paraId="167A7B87" w14:textId="62FD1EDE" w:rsidR="00346577" w:rsidRPr="00346577" w:rsidRDefault="00346577" w:rsidP="00346577">
            <w:pPr>
              <w:jc w:val="center"/>
              <w:rPr>
                <w:ins w:id="6391" w:author="Στάθης Καπ" w:date="2023-02-01T06:01:00Z"/>
                <w:rFonts w:cstheme="minorHAnsi"/>
                <w:sz w:val="18"/>
                <w:szCs w:val="18"/>
              </w:rPr>
            </w:pPr>
            <w:ins w:id="6392" w:author="Στάθης Καπ" w:date="2023-02-02T16:41:00Z">
              <w:r w:rsidRPr="00346577">
                <w:rPr>
                  <w:rFonts w:cstheme="minorHAnsi"/>
                  <w:sz w:val="18"/>
                  <w:szCs w:val="18"/>
                  <w:rPrChange w:id="6393" w:author="Στάθης Καπ" w:date="2023-02-02T16:58:00Z">
                    <w:rPr/>
                  </w:rPrChange>
                </w:rPr>
                <w:t>0.68</w:t>
              </w:r>
            </w:ins>
          </w:p>
        </w:tc>
        <w:tc>
          <w:tcPr>
            <w:tcW w:w="443" w:type="dxa"/>
            <w:tcPrChange w:id="6394" w:author="Στάθης Καπ" w:date="2023-02-02T16:57:00Z">
              <w:tcPr>
                <w:tcW w:w="443" w:type="dxa"/>
                <w:gridSpan w:val="2"/>
              </w:tcPr>
            </w:tcPrChange>
          </w:tcPr>
          <w:p w14:paraId="73E1B172" w14:textId="23960BAF" w:rsidR="00346577" w:rsidRPr="00346577" w:rsidRDefault="00346577" w:rsidP="00346577">
            <w:pPr>
              <w:jc w:val="center"/>
              <w:rPr>
                <w:ins w:id="6395" w:author="Στάθης Καπ" w:date="2023-02-01T06:01:00Z"/>
                <w:rFonts w:cstheme="minorHAnsi"/>
                <w:sz w:val="18"/>
                <w:szCs w:val="18"/>
              </w:rPr>
            </w:pPr>
            <w:ins w:id="6396" w:author="Στάθης Καπ" w:date="2023-02-02T16:41:00Z">
              <w:r w:rsidRPr="00346577">
                <w:rPr>
                  <w:rFonts w:cstheme="minorHAnsi"/>
                  <w:sz w:val="18"/>
                  <w:szCs w:val="18"/>
                  <w:rPrChange w:id="6397" w:author="Στάθης Καπ" w:date="2023-02-02T16:58:00Z">
                    <w:rPr/>
                  </w:rPrChange>
                </w:rPr>
                <w:t>27</w:t>
              </w:r>
            </w:ins>
          </w:p>
        </w:tc>
        <w:tc>
          <w:tcPr>
            <w:tcW w:w="470" w:type="dxa"/>
            <w:tcPrChange w:id="6398" w:author="Στάθης Καπ" w:date="2023-02-02T16:57:00Z">
              <w:tcPr>
                <w:tcW w:w="470" w:type="dxa"/>
                <w:gridSpan w:val="2"/>
                <w:vAlign w:val="center"/>
              </w:tcPr>
            </w:tcPrChange>
          </w:tcPr>
          <w:p w14:paraId="34616697" w14:textId="177E73D0" w:rsidR="00346577" w:rsidRPr="00346577" w:rsidRDefault="00346577" w:rsidP="00346577">
            <w:pPr>
              <w:jc w:val="center"/>
              <w:rPr>
                <w:ins w:id="6399" w:author="Στάθης Καπ" w:date="2023-02-01T06:01:00Z"/>
                <w:rFonts w:cstheme="minorHAnsi"/>
                <w:sz w:val="18"/>
                <w:szCs w:val="18"/>
              </w:rPr>
            </w:pPr>
            <w:ins w:id="6400" w:author="Στάθης Καπ" w:date="2023-02-02T16:56:00Z">
              <w:r w:rsidRPr="00346577">
                <w:rPr>
                  <w:rFonts w:cstheme="minorHAnsi"/>
                  <w:sz w:val="18"/>
                  <w:szCs w:val="18"/>
                  <w:rPrChange w:id="6401" w:author="Στάθης Καπ" w:date="2023-02-02T16:58:00Z">
                    <w:rPr>
                      <w:rFonts w:cstheme="minorHAnsi"/>
                    </w:rPr>
                  </w:rPrChange>
                </w:rPr>
                <w:t>479</w:t>
              </w:r>
            </w:ins>
          </w:p>
        </w:tc>
        <w:tc>
          <w:tcPr>
            <w:tcW w:w="558" w:type="dxa"/>
            <w:tcPrChange w:id="6402" w:author="Στάθης Καπ" w:date="2023-02-02T16:57:00Z">
              <w:tcPr>
                <w:tcW w:w="555" w:type="dxa"/>
                <w:gridSpan w:val="2"/>
                <w:vAlign w:val="center"/>
              </w:tcPr>
            </w:tcPrChange>
          </w:tcPr>
          <w:p w14:paraId="17A97238" w14:textId="692DC3DC" w:rsidR="00346577" w:rsidRPr="00346577" w:rsidRDefault="00346577" w:rsidP="00346577">
            <w:pPr>
              <w:jc w:val="center"/>
              <w:rPr>
                <w:ins w:id="6403" w:author="Στάθης Καπ" w:date="2023-02-01T06:01:00Z"/>
                <w:rFonts w:cstheme="minorHAnsi"/>
                <w:sz w:val="18"/>
                <w:szCs w:val="18"/>
              </w:rPr>
            </w:pPr>
            <w:ins w:id="6404" w:author="Στάθης Καπ" w:date="2023-02-02T16:56:00Z">
              <w:r w:rsidRPr="00346577">
                <w:rPr>
                  <w:rFonts w:cstheme="minorHAnsi"/>
                  <w:sz w:val="18"/>
                  <w:szCs w:val="18"/>
                  <w:rPrChange w:id="6405" w:author="Στάθης Καπ" w:date="2023-02-02T16:58:00Z">
                    <w:rPr>
                      <w:rFonts w:cstheme="minorHAnsi"/>
                    </w:rPr>
                  </w:rPrChange>
                </w:rPr>
                <w:t>0.495</w:t>
              </w:r>
            </w:ins>
          </w:p>
        </w:tc>
        <w:tc>
          <w:tcPr>
            <w:tcW w:w="444" w:type="dxa"/>
            <w:tcPrChange w:id="6406" w:author="Στάθης Καπ" w:date="2023-02-02T16:57:00Z">
              <w:tcPr>
                <w:tcW w:w="444" w:type="dxa"/>
                <w:gridSpan w:val="2"/>
                <w:vAlign w:val="center"/>
              </w:tcPr>
            </w:tcPrChange>
          </w:tcPr>
          <w:p w14:paraId="5A8F8D22" w14:textId="1BBFABD6" w:rsidR="00346577" w:rsidRPr="00346577" w:rsidRDefault="00346577" w:rsidP="00346577">
            <w:pPr>
              <w:jc w:val="center"/>
              <w:rPr>
                <w:ins w:id="6407" w:author="Στάθης Καπ" w:date="2023-02-01T06:01:00Z"/>
                <w:rFonts w:cstheme="minorHAnsi"/>
                <w:sz w:val="18"/>
                <w:szCs w:val="18"/>
              </w:rPr>
            </w:pPr>
            <w:ins w:id="6408" w:author="Στάθης Καπ" w:date="2023-02-02T16:56:00Z">
              <w:r w:rsidRPr="00346577">
                <w:rPr>
                  <w:rFonts w:cstheme="minorHAnsi"/>
                  <w:sz w:val="18"/>
                  <w:szCs w:val="18"/>
                  <w:rPrChange w:id="6409" w:author="Στάθης Καπ" w:date="2023-02-02T16:58:00Z">
                    <w:rPr>
                      <w:rFonts w:cstheme="minorHAnsi"/>
                    </w:rPr>
                  </w:rPrChange>
                </w:rPr>
                <w:t>27</w:t>
              </w:r>
            </w:ins>
          </w:p>
        </w:tc>
        <w:tc>
          <w:tcPr>
            <w:tcW w:w="470" w:type="dxa"/>
            <w:tcPrChange w:id="6410" w:author="Στάθης Καπ" w:date="2023-02-02T16:57:00Z">
              <w:tcPr>
                <w:tcW w:w="470" w:type="dxa"/>
                <w:gridSpan w:val="2"/>
              </w:tcPr>
            </w:tcPrChange>
          </w:tcPr>
          <w:p w14:paraId="5026336F" w14:textId="13008A9F" w:rsidR="00346577" w:rsidRPr="00346577" w:rsidRDefault="00346577" w:rsidP="00346577">
            <w:pPr>
              <w:jc w:val="center"/>
              <w:rPr>
                <w:ins w:id="6411" w:author="Στάθης Καπ" w:date="2023-02-01T06:01:00Z"/>
                <w:rFonts w:cstheme="minorHAnsi"/>
                <w:sz w:val="18"/>
                <w:szCs w:val="18"/>
              </w:rPr>
            </w:pPr>
            <w:ins w:id="6412" w:author="Στάθης Καπ" w:date="2023-02-02T16:45:00Z">
              <w:r w:rsidRPr="00346577">
                <w:rPr>
                  <w:rFonts w:cstheme="minorHAnsi"/>
                  <w:sz w:val="18"/>
                  <w:szCs w:val="18"/>
                  <w:rPrChange w:id="6413" w:author="Στάθης Καπ" w:date="2023-02-02T16:58:00Z">
                    <w:rPr/>
                  </w:rPrChange>
                </w:rPr>
                <w:t>440</w:t>
              </w:r>
            </w:ins>
          </w:p>
        </w:tc>
        <w:tc>
          <w:tcPr>
            <w:tcW w:w="558" w:type="dxa"/>
            <w:tcPrChange w:id="6414" w:author="Στάθης Καπ" w:date="2023-02-02T16:57:00Z">
              <w:tcPr>
                <w:tcW w:w="558" w:type="dxa"/>
                <w:gridSpan w:val="2"/>
              </w:tcPr>
            </w:tcPrChange>
          </w:tcPr>
          <w:p w14:paraId="648FFA3F" w14:textId="16D2BE38" w:rsidR="00346577" w:rsidRPr="00346577" w:rsidRDefault="00346577" w:rsidP="00346577">
            <w:pPr>
              <w:jc w:val="center"/>
              <w:rPr>
                <w:ins w:id="6415" w:author="Στάθης Καπ" w:date="2023-02-01T06:01:00Z"/>
                <w:rFonts w:cstheme="minorHAnsi"/>
                <w:sz w:val="18"/>
                <w:szCs w:val="18"/>
              </w:rPr>
            </w:pPr>
            <w:ins w:id="6416" w:author="Στάθης Καπ" w:date="2023-02-02T16:45:00Z">
              <w:r w:rsidRPr="00346577">
                <w:rPr>
                  <w:rFonts w:cstheme="minorHAnsi"/>
                  <w:sz w:val="18"/>
                  <w:szCs w:val="18"/>
                  <w:rPrChange w:id="6417" w:author="Στάθης Καπ" w:date="2023-02-02T16:58:00Z">
                    <w:rPr/>
                  </w:rPrChange>
                </w:rPr>
                <w:t>0.466</w:t>
              </w:r>
            </w:ins>
          </w:p>
        </w:tc>
        <w:tc>
          <w:tcPr>
            <w:tcW w:w="443" w:type="dxa"/>
            <w:tcPrChange w:id="6418" w:author="Στάθης Καπ" w:date="2023-02-02T16:57:00Z">
              <w:tcPr>
                <w:tcW w:w="443" w:type="dxa"/>
              </w:tcPr>
            </w:tcPrChange>
          </w:tcPr>
          <w:p w14:paraId="02802353" w14:textId="2DD8369F" w:rsidR="00346577" w:rsidRPr="00346577" w:rsidRDefault="00346577" w:rsidP="00346577">
            <w:pPr>
              <w:jc w:val="center"/>
              <w:rPr>
                <w:ins w:id="6419" w:author="Στάθης Καπ" w:date="2023-02-01T06:01:00Z"/>
                <w:rFonts w:cstheme="minorHAnsi"/>
                <w:sz w:val="18"/>
                <w:szCs w:val="18"/>
              </w:rPr>
            </w:pPr>
            <w:ins w:id="6420" w:author="Στάθης Καπ" w:date="2023-02-02T16:45:00Z">
              <w:r w:rsidRPr="00346577">
                <w:rPr>
                  <w:rFonts w:cstheme="minorHAnsi"/>
                  <w:sz w:val="18"/>
                  <w:szCs w:val="18"/>
                  <w:rPrChange w:id="6421" w:author="Στάθης Καπ" w:date="2023-02-02T16:58:00Z">
                    <w:rPr/>
                  </w:rPrChange>
                </w:rPr>
                <w:t>27</w:t>
              </w:r>
            </w:ins>
          </w:p>
        </w:tc>
        <w:tc>
          <w:tcPr>
            <w:tcW w:w="459" w:type="dxa"/>
            <w:tcPrChange w:id="6422" w:author="Στάθης Καπ" w:date="2023-02-02T16:57:00Z">
              <w:tcPr>
                <w:tcW w:w="459" w:type="dxa"/>
                <w:vAlign w:val="center"/>
              </w:tcPr>
            </w:tcPrChange>
          </w:tcPr>
          <w:p w14:paraId="08D7D1DD" w14:textId="7408DEAA" w:rsidR="00346577" w:rsidRPr="00C3762F" w:rsidRDefault="00346577" w:rsidP="00346577">
            <w:pPr>
              <w:jc w:val="center"/>
              <w:rPr>
                <w:ins w:id="6423" w:author="Στάθης Καπ" w:date="2023-02-01T06:01:00Z"/>
                <w:rFonts w:cstheme="minorHAnsi"/>
                <w:sz w:val="18"/>
                <w:szCs w:val="18"/>
              </w:rPr>
            </w:pPr>
            <w:ins w:id="6424" w:author="Στάθης Καπ" w:date="2023-02-02T17:05:00Z">
              <w:r w:rsidRPr="00C3762F">
                <w:rPr>
                  <w:rFonts w:cstheme="minorHAnsi"/>
                  <w:sz w:val="18"/>
                  <w:szCs w:val="18"/>
                  <w:rPrChange w:id="6425" w:author="Στάθης Καπ" w:date="2023-02-02T17:05:00Z">
                    <w:rPr/>
                  </w:rPrChange>
                </w:rPr>
                <w:t>432</w:t>
              </w:r>
            </w:ins>
          </w:p>
        </w:tc>
        <w:tc>
          <w:tcPr>
            <w:tcW w:w="552" w:type="dxa"/>
            <w:tcPrChange w:id="6426" w:author="Στάθης Καπ" w:date="2023-02-02T16:57:00Z">
              <w:tcPr>
                <w:tcW w:w="552" w:type="dxa"/>
                <w:vAlign w:val="center"/>
              </w:tcPr>
            </w:tcPrChange>
          </w:tcPr>
          <w:p w14:paraId="5A9AD34B" w14:textId="75406615" w:rsidR="00346577" w:rsidRPr="00C3762F" w:rsidRDefault="00346577" w:rsidP="00346577">
            <w:pPr>
              <w:jc w:val="center"/>
              <w:rPr>
                <w:ins w:id="6427" w:author="Στάθης Καπ" w:date="2023-02-01T06:01:00Z"/>
                <w:rFonts w:cstheme="minorHAnsi"/>
                <w:sz w:val="18"/>
                <w:szCs w:val="18"/>
              </w:rPr>
            </w:pPr>
            <w:ins w:id="6428" w:author="Στάθης Καπ" w:date="2023-02-02T17:05:00Z">
              <w:r w:rsidRPr="00C3762F">
                <w:rPr>
                  <w:rFonts w:cstheme="minorHAnsi"/>
                  <w:sz w:val="18"/>
                  <w:szCs w:val="18"/>
                  <w:rPrChange w:id="6429" w:author="Στάθης Καπ" w:date="2023-02-02T17:05:00Z">
                    <w:rPr/>
                  </w:rPrChange>
                </w:rPr>
                <w:t>0.459</w:t>
              </w:r>
            </w:ins>
          </w:p>
        </w:tc>
        <w:tc>
          <w:tcPr>
            <w:tcW w:w="431" w:type="dxa"/>
            <w:tcPrChange w:id="6430" w:author="Στάθης Καπ" w:date="2023-02-02T16:57:00Z">
              <w:tcPr>
                <w:tcW w:w="431" w:type="dxa"/>
                <w:vAlign w:val="center"/>
              </w:tcPr>
            </w:tcPrChange>
          </w:tcPr>
          <w:p w14:paraId="00A8C413" w14:textId="08527C21" w:rsidR="00346577" w:rsidRPr="00C3762F" w:rsidRDefault="00346577" w:rsidP="00346577">
            <w:pPr>
              <w:jc w:val="center"/>
              <w:rPr>
                <w:ins w:id="6431" w:author="Στάθης Καπ" w:date="2023-02-01T06:01:00Z"/>
                <w:rFonts w:cstheme="minorHAnsi"/>
                <w:sz w:val="18"/>
                <w:szCs w:val="18"/>
              </w:rPr>
            </w:pPr>
            <w:ins w:id="6432" w:author="Στάθης Καπ" w:date="2023-02-02T17:05:00Z">
              <w:r w:rsidRPr="00C3762F">
                <w:rPr>
                  <w:rFonts w:cstheme="minorHAnsi"/>
                  <w:sz w:val="18"/>
                  <w:szCs w:val="18"/>
                  <w:rPrChange w:id="6433" w:author="Στάθης Καπ" w:date="2023-02-02T17:05:00Z">
                    <w:rPr/>
                  </w:rPrChange>
                </w:rPr>
                <w:t>25</w:t>
              </w:r>
            </w:ins>
          </w:p>
        </w:tc>
      </w:tr>
      <w:tr w:rsidR="00346577" w:rsidRPr="00AB438A" w14:paraId="5F0548DC" w14:textId="77777777" w:rsidTr="00346577">
        <w:tblPrEx>
          <w:tblW w:w="9540" w:type="dxa"/>
          <w:tblInd w:w="-340" w:type="dxa"/>
          <w:tblCellMar>
            <w:left w:w="28" w:type="dxa"/>
            <w:right w:w="28" w:type="dxa"/>
          </w:tblCellMar>
          <w:tblPrExChange w:id="6434" w:author="Στάθης Καπ" w:date="2023-02-02T16:57:00Z">
            <w:tblPrEx>
              <w:tblW w:w="9540" w:type="dxa"/>
              <w:tblInd w:w="-340" w:type="dxa"/>
              <w:tblCellMar>
                <w:left w:w="28" w:type="dxa"/>
                <w:right w:w="28" w:type="dxa"/>
              </w:tblCellMar>
            </w:tblPrEx>
          </w:tblPrExChange>
        </w:tblPrEx>
        <w:trPr>
          <w:trHeight w:val="247"/>
          <w:ins w:id="6435" w:author="Στάθης Καπ" w:date="2023-02-01T06:01:00Z"/>
          <w:trPrChange w:id="6436" w:author="Στάθης Καπ" w:date="2023-02-02T16:57:00Z">
            <w:trPr>
              <w:gridBefore w:val="4"/>
              <w:trHeight w:val="247"/>
            </w:trPr>
          </w:trPrChange>
        </w:trPr>
        <w:tc>
          <w:tcPr>
            <w:tcW w:w="414" w:type="dxa"/>
            <w:vAlign w:val="center"/>
            <w:tcPrChange w:id="6437" w:author="Στάθης Καπ" w:date="2023-02-02T16:57:00Z">
              <w:tcPr>
                <w:tcW w:w="415" w:type="dxa"/>
                <w:gridSpan w:val="2"/>
                <w:vAlign w:val="center"/>
              </w:tcPr>
            </w:tcPrChange>
          </w:tcPr>
          <w:p w14:paraId="06B28E7B" w14:textId="77777777" w:rsidR="00346577" w:rsidRPr="006E0881" w:rsidRDefault="00346577" w:rsidP="00346577">
            <w:pPr>
              <w:jc w:val="center"/>
              <w:rPr>
                <w:ins w:id="6438" w:author="Στάθης Καπ" w:date="2023-02-01T06:01:00Z"/>
                <w:sz w:val="18"/>
                <w:szCs w:val="18"/>
              </w:rPr>
            </w:pPr>
            <w:ins w:id="6439" w:author="Στάθης Καπ" w:date="2023-02-01T06:01:00Z">
              <w:r w:rsidRPr="006E0881">
                <w:rPr>
                  <w:sz w:val="18"/>
                  <w:szCs w:val="18"/>
                </w:rPr>
                <w:t>pr11</w:t>
              </w:r>
            </w:ins>
          </w:p>
        </w:tc>
        <w:tc>
          <w:tcPr>
            <w:tcW w:w="470" w:type="dxa"/>
            <w:tcPrChange w:id="6440" w:author="Στάθης Καπ" w:date="2023-02-02T16:57:00Z">
              <w:tcPr>
                <w:tcW w:w="470" w:type="dxa"/>
                <w:gridSpan w:val="2"/>
              </w:tcPr>
            </w:tcPrChange>
          </w:tcPr>
          <w:p w14:paraId="7426FE6D" w14:textId="522AEB52" w:rsidR="00346577" w:rsidRPr="00346577" w:rsidRDefault="00346577" w:rsidP="00346577">
            <w:pPr>
              <w:jc w:val="center"/>
              <w:rPr>
                <w:ins w:id="6441" w:author="Στάθης Καπ" w:date="2023-02-01T06:01:00Z"/>
                <w:rFonts w:cstheme="minorHAnsi"/>
                <w:sz w:val="18"/>
                <w:szCs w:val="18"/>
              </w:rPr>
            </w:pPr>
            <w:ins w:id="6442" w:author="Στάθης Καπ" w:date="2023-02-02T16:36:00Z">
              <w:r w:rsidRPr="00346577">
                <w:rPr>
                  <w:rFonts w:cstheme="minorHAnsi"/>
                  <w:sz w:val="18"/>
                  <w:szCs w:val="18"/>
                  <w:rPrChange w:id="6443" w:author="Στάθης Καπ" w:date="2023-02-02T16:58:00Z">
                    <w:rPr/>
                  </w:rPrChange>
                </w:rPr>
                <w:t>291</w:t>
              </w:r>
            </w:ins>
          </w:p>
        </w:tc>
        <w:tc>
          <w:tcPr>
            <w:tcW w:w="885" w:type="dxa"/>
            <w:tcPrChange w:id="6444" w:author="Στάθης Καπ" w:date="2023-02-02T16:57:00Z">
              <w:tcPr>
                <w:tcW w:w="887" w:type="dxa"/>
                <w:gridSpan w:val="3"/>
              </w:tcPr>
            </w:tcPrChange>
          </w:tcPr>
          <w:p w14:paraId="16FB90DD" w14:textId="5392888C" w:rsidR="00346577" w:rsidRPr="00346577" w:rsidRDefault="00346577" w:rsidP="00346577">
            <w:pPr>
              <w:jc w:val="center"/>
              <w:rPr>
                <w:ins w:id="6445" w:author="Στάθης Καπ" w:date="2023-02-01T06:01:00Z"/>
                <w:rFonts w:cstheme="minorHAnsi"/>
                <w:sz w:val="18"/>
                <w:szCs w:val="18"/>
              </w:rPr>
            </w:pPr>
            <w:ins w:id="6446" w:author="Στάθης Καπ" w:date="2023-02-02T16:36:00Z">
              <w:r w:rsidRPr="00346577">
                <w:rPr>
                  <w:rFonts w:cstheme="minorHAnsi"/>
                  <w:sz w:val="18"/>
                  <w:szCs w:val="18"/>
                  <w:rPrChange w:id="6447" w:author="Στάθης Καπ" w:date="2023-02-02T16:58:00Z">
                    <w:rPr/>
                  </w:rPrChange>
                </w:rPr>
                <w:t>0.057</w:t>
              </w:r>
            </w:ins>
          </w:p>
        </w:tc>
        <w:tc>
          <w:tcPr>
            <w:tcW w:w="443" w:type="dxa"/>
            <w:tcPrChange w:id="6448" w:author="Στάθης Καπ" w:date="2023-02-02T16:57:00Z">
              <w:tcPr>
                <w:tcW w:w="443" w:type="dxa"/>
                <w:gridSpan w:val="2"/>
              </w:tcPr>
            </w:tcPrChange>
          </w:tcPr>
          <w:p w14:paraId="4BF12C1A" w14:textId="378D41F2" w:rsidR="00346577" w:rsidRPr="00346577" w:rsidRDefault="00346577" w:rsidP="00346577">
            <w:pPr>
              <w:jc w:val="center"/>
              <w:rPr>
                <w:ins w:id="6449" w:author="Στάθης Καπ" w:date="2023-02-01T06:01:00Z"/>
                <w:rFonts w:cstheme="minorHAnsi"/>
                <w:sz w:val="18"/>
                <w:szCs w:val="18"/>
              </w:rPr>
            </w:pPr>
            <w:ins w:id="6450" w:author="Στάθης Καπ" w:date="2023-02-02T16:36:00Z">
              <w:r w:rsidRPr="00346577">
                <w:rPr>
                  <w:rFonts w:cstheme="minorHAnsi"/>
                  <w:sz w:val="18"/>
                  <w:szCs w:val="18"/>
                  <w:rPrChange w:id="6451" w:author="Στάθης Καπ" w:date="2023-02-02T16:58:00Z">
                    <w:rPr/>
                  </w:rPrChange>
                </w:rPr>
                <w:t>19</w:t>
              </w:r>
            </w:ins>
          </w:p>
        </w:tc>
        <w:tc>
          <w:tcPr>
            <w:tcW w:w="470" w:type="dxa"/>
            <w:tcPrChange w:id="6452" w:author="Στάθης Καπ" w:date="2023-02-02T16:57:00Z">
              <w:tcPr>
                <w:tcW w:w="470" w:type="dxa"/>
                <w:gridSpan w:val="2"/>
                <w:vAlign w:val="center"/>
              </w:tcPr>
            </w:tcPrChange>
          </w:tcPr>
          <w:p w14:paraId="7E35B5A9" w14:textId="5E3E09F8" w:rsidR="00346577" w:rsidRPr="00346577" w:rsidRDefault="00346577" w:rsidP="00346577">
            <w:pPr>
              <w:jc w:val="center"/>
              <w:rPr>
                <w:ins w:id="6453" w:author="Στάθης Καπ" w:date="2023-02-01T06:01:00Z"/>
                <w:rFonts w:cstheme="minorHAnsi"/>
                <w:sz w:val="18"/>
                <w:szCs w:val="18"/>
              </w:rPr>
            </w:pPr>
            <w:ins w:id="6454" w:author="Στάθης Καπ" w:date="2023-02-02T16:55:00Z">
              <w:r w:rsidRPr="00346577">
                <w:rPr>
                  <w:rFonts w:cstheme="minorHAnsi"/>
                  <w:sz w:val="18"/>
                  <w:szCs w:val="18"/>
                  <w:rPrChange w:id="6455" w:author="Στάθης Καπ" w:date="2023-02-02T16:58:00Z">
                    <w:rPr>
                      <w:rFonts w:cstheme="minorHAnsi"/>
                    </w:rPr>
                  </w:rPrChange>
                </w:rPr>
                <w:t>288</w:t>
              </w:r>
            </w:ins>
          </w:p>
        </w:tc>
        <w:tc>
          <w:tcPr>
            <w:tcW w:w="558" w:type="dxa"/>
            <w:tcPrChange w:id="6456" w:author="Στάθης Καπ" w:date="2023-02-02T16:57:00Z">
              <w:tcPr>
                <w:tcW w:w="558" w:type="dxa"/>
                <w:gridSpan w:val="2"/>
                <w:vAlign w:val="center"/>
              </w:tcPr>
            </w:tcPrChange>
          </w:tcPr>
          <w:p w14:paraId="6D871AE3" w14:textId="0D11536D" w:rsidR="00346577" w:rsidRPr="00346577" w:rsidRDefault="00346577" w:rsidP="00346577">
            <w:pPr>
              <w:jc w:val="center"/>
              <w:rPr>
                <w:ins w:id="6457" w:author="Στάθης Καπ" w:date="2023-02-01T06:01:00Z"/>
                <w:rFonts w:cstheme="minorHAnsi"/>
                <w:sz w:val="18"/>
                <w:szCs w:val="18"/>
              </w:rPr>
            </w:pPr>
            <w:ins w:id="6458" w:author="Στάθης Καπ" w:date="2023-02-02T16:55:00Z">
              <w:r w:rsidRPr="00346577">
                <w:rPr>
                  <w:rFonts w:cstheme="minorHAnsi"/>
                  <w:sz w:val="18"/>
                  <w:szCs w:val="18"/>
                  <w:rPrChange w:id="6459" w:author="Στάθης Καπ" w:date="2023-02-02T16:58:00Z">
                    <w:rPr>
                      <w:rFonts w:cstheme="minorHAnsi"/>
                    </w:rPr>
                  </w:rPrChange>
                </w:rPr>
                <w:t>0.051</w:t>
              </w:r>
            </w:ins>
          </w:p>
        </w:tc>
        <w:tc>
          <w:tcPr>
            <w:tcW w:w="444" w:type="dxa"/>
            <w:tcPrChange w:id="6460" w:author="Στάθης Καπ" w:date="2023-02-02T16:57:00Z">
              <w:tcPr>
                <w:tcW w:w="444" w:type="dxa"/>
                <w:gridSpan w:val="2"/>
                <w:vAlign w:val="center"/>
              </w:tcPr>
            </w:tcPrChange>
          </w:tcPr>
          <w:p w14:paraId="731F7876" w14:textId="6CBA3863" w:rsidR="00346577" w:rsidRPr="00346577" w:rsidRDefault="00346577" w:rsidP="00346577">
            <w:pPr>
              <w:jc w:val="center"/>
              <w:rPr>
                <w:ins w:id="6461" w:author="Στάθης Καπ" w:date="2023-02-01T06:01:00Z"/>
                <w:rFonts w:cstheme="minorHAnsi"/>
                <w:sz w:val="18"/>
                <w:szCs w:val="18"/>
              </w:rPr>
            </w:pPr>
            <w:ins w:id="6462" w:author="Στάθης Καπ" w:date="2023-02-02T16:55:00Z">
              <w:r w:rsidRPr="00346577">
                <w:rPr>
                  <w:rFonts w:cstheme="minorHAnsi"/>
                  <w:sz w:val="18"/>
                  <w:szCs w:val="18"/>
                  <w:rPrChange w:id="6463" w:author="Στάθης Καπ" w:date="2023-02-02T16:58:00Z">
                    <w:rPr>
                      <w:rFonts w:cstheme="minorHAnsi"/>
                    </w:rPr>
                  </w:rPrChange>
                </w:rPr>
                <w:t>18</w:t>
              </w:r>
            </w:ins>
          </w:p>
        </w:tc>
        <w:tc>
          <w:tcPr>
            <w:tcW w:w="470" w:type="dxa"/>
            <w:tcPrChange w:id="6464" w:author="Στάθης Καπ" w:date="2023-02-02T16:57:00Z">
              <w:tcPr>
                <w:tcW w:w="470" w:type="dxa"/>
                <w:gridSpan w:val="2"/>
              </w:tcPr>
            </w:tcPrChange>
          </w:tcPr>
          <w:p w14:paraId="195D4CC4" w14:textId="78AF50F6" w:rsidR="00346577" w:rsidRPr="00346577" w:rsidRDefault="00346577" w:rsidP="00346577">
            <w:pPr>
              <w:jc w:val="center"/>
              <w:rPr>
                <w:ins w:id="6465" w:author="Στάθης Καπ" w:date="2023-02-01T06:01:00Z"/>
                <w:rFonts w:cstheme="minorHAnsi"/>
                <w:sz w:val="18"/>
                <w:szCs w:val="18"/>
              </w:rPr>
            </w:pPr>
            <w:ins w:id="6466" w:author="Στάθης Καπ" w:date="2023-02-02T16:41:00Z">
              <w:r w:rsidRPr="00346577">
                <w:rPr>
                  <w:rFonts w:cstheme="minorHAnsi"/>
                  <w:sz w:val="18"/>
                  <w:szCs w:val="18"/>
                  <w:rPrChange w:id="6467" w:author="Στάθης Καπ" w:date="2023-02-02T16:58:00Z">
                    <w:rPr/>
                  </w:rPrChange>
                </w:rPr>
                <w:t>257</w:t>
              </w:r>
            </w:ins>
          </w:p>
        </w:tc>
        <w:tc>
          <w:tcPr>
            <w:tcW w:w="558" w:type="dxa"/>
            <w:tcPrChange w:id="6468" w:author="Στάθης Καπ" w:date="2023-02-02T16:57:00Z">
              <w:tcPr>
                <w:tcW w:w="558" w:type="dxa"/>
                <w:gridSpan w:val="2"/>
              </w:tcPr>
            </w:tcPrChange>
          </w:tcPr>
          <w:p w14:paraId="2B56C575" w14:textId="78C1E6D3" w:rsidR="00346577" w:rsidRPr="00346577" w:rsidRDefault="00346577" w:rsidP="00346577">
            <w:pPr>
              <w:jc w:val="center"/>
              <w:rPr>
                <w:ins w:id="6469" w:author="Στάθης Καπ" w:date="2023-02-01T06:01:00Z"/>
                <w:rFonts w:cstheme="minorHAnsi"/>
                <w:sz w:val="18"/>
                <w:szCs w:val="18"/>
              </w:rPr>
            </w:pPr>
            <w:ins w:id="6470" w:author="Στάθης Καπ" w:date="2023-02-02T16:41:00Z">
              <w:r w:rsidRPr="00346577">
                <w:rPr>
                  <w:rFonts w:cstheme="minorHAnsi"/>
                  <w:sz w:val="18"/>
                  <w:szCs w:val="18"/>
                  <w:rPrChange w:id="6471" w:author="Στάθης Καπ" w:date="2023-02-02T16:58:00Z">
                    <w:rPr/>
                  </w:rPrChange>
                </w:rPr>
                <w:t>0.055</w:t>
              </w:r>
            </w:ins>
          </w:p>
        </w:tc>
        <w:tc>
          <w:tcPr>
            <w:tcW w:w="443" w:type="dxa"/>
            <w:tcPrChange w:id="6472" w:author="Στάθης Καπ" w:date="2023-02-02T16:57:00Z">
              <w:tcPr>
                <w:tcW w:w="443" w:type="dxa"/>
                <w:gridSpan w:val="2"/>
              </w:tcPr>
            </w:tcPrChange>
          </w:tcPr>
          <w:p w14:paraId="3AE1F391" w14:textId="41C1176D" w:rsidR="00346577" w:rsidRPr="00346577" w:rsidRDefault="00346577" w:rsidP="00346577">
            <w:pPr>
              <w:jc w:val="center"/>
              <w:rPr>
                <w:ins w:id="6473" w:author="Στάθης Καπ" w:date="2023-02-01T06:01:00Z"/>
                <w:rFonts w:cstheme="minorHAnsi"/>
                <w:sz w:val="18"/>
                <w:szCs w:val="18"/>
              </w:rPr>
            </w:pPr>
            <w:ins w:id="6474" w:author="Στάθης Καπ" w:date="2023-02-02T16:41:00Z">
              <w:r w:rsidRPr="00346577">
                <w:rPr>
                  <w:rFonts w:cstheme="minorHAnsi"/>
                  <w:sz w:val="18"/>
                  <w:szCs w:val="18"/>
                  <w:rPrChange w:id="6475" w:author="Στάθης Καπ" w:date="2023-02-02T16:58:00Z">
                    <w:rPr/>
                  </w:rPrChange>
                </w:rPr>
                <w:t>19</w:t>
              </w:r>
            </w:ins>
          </w:p>
        </w:tc>
        <w:tc>
          <w:tcPr>
            <w:tcW w:w="470" w:type="dxa"/>
            <w:tcPrChange w:id="6476" w:author="Στάθης Καπ" w:date="2023-02-02T16:57:00Z">
              <w:tcPr>
                <w:tcW w:w="470" w:type="dxa"/>
                <w:gridSpan w:val="2"/>
                <w:vAlign w:val="center"/>
              </w:tcPr>
            </w:tcPrChange>
          </w:tcPr>
          <w:p w14:paraId="051EDF60" w14:textId="232FED36" w:rsidR="00346577" w:rsidRPr="00346577" w:rsidRDefault="00346577" w:rsidP="00346577">
            <w:pPr>
              <w:jc w:val="center"/>
              <w:rPr>
                <w:ins w:id="6477" w:author="Στάθης Καπ" w:date="2023-02-01T06:01:00Z"/>
                <w:rFonts w:cstheme="minorHAnsi"/>
                <w:sz w:val="18"/>
                <w:szCs w:val="18"/>
              </w:rPr>
            </w:pPr>
            <w:ins w:id="6478" w:author="Στάθης Καπ" w:date="2023-02-02T16:56:00Z">
              <w:r w:rsidRPr="00346577">
                <w:rPr>
                  <w:rFonts w:cstheme="minorHAnsi"/>
                  <w:sz w:val="18"/>
                  <w:szCs w:val="18"/>
                  <w:rPrChange w:id="6479" w:author="Στάθης Καπ" w:date="2023-02-02T16:58:00Z">
                    <w:rPr>
                      <w:rFonts w:cstheme="minorHAnsi"/>
                    </w:rPr>
                  </w:rPrChange>
                </w:rPr>
                <w:t>243</w:t>
              </w:r>
            </w:ins>
          </w:p>
        </w:tc>
        <w:tc>
          <w:tcPr>
            <w:tcW w:w="558" w:type="dxa"/>
            <w:tcPrChange w:id="6480" w:author="Στάθης Καπ" w:date="2023-02-02T16:57:00Z">
              <w:tcPr>
                <w:tcW w:w="555" w:type="dxa"/>
                <w:gridSpan w:val="2"/>
                <w:vAlign w:val="center"/>
              </w:tcPr>
            </w:tcPrChange>
          </w:tcPr>
          <w:p w14:paraId="0C6C251E" w14:textId="00ABFA80" w:rsidR="00346577" w:rsidRPr="00346577" w:rsidRDefault="00346577" w:rsidP="00346577">
            <w:pPr>
              <w:jc w:val="center"/>
              <w:rPr>
                <w:ins w:id="6481" w:author="Στάθης Καπ" w:date="2023-02-01T06:01:00Z"/>
                <w:rFonts w:cstheme="minorHAnsi"/>
                <w:sz w:val="18"/>
                <w:szCs w:val="18"/>
              </w:rPr>
            </w:pPr>
            <w:ins w:id="6482" w:author="Στάθης Καπ" w:date="2023-02-02T16:56:00Z">
              <w:r w:rsidRPr="00346577">
                <w:rPr>
                  <w:rFonts w:cstheme="minorHAnsi"/>
                  <w:sz w:val="18"/>
                  <w:szCs w:val="18"/>
                  <w:rPrChange w:id="6483" w:author="Στάθης Καπ" w:date="2023-02-02T16:58:00Z">
                    <w:rPr>
                      <w:rFonts w:cstheme="minorHAnsi"/>
                    </w:rPr>
                  </w:rPrChange>
                </w:rPr>
                <w:t>0.049</w:t>
              </w:r>
            </w:ins>
          </w:p>
        </w:tc>
        <w:tc>
          <w:tcPr>
            <w:tcW w:w="444" w:type="dxa"/>
            <w:tcPrChange w:id="6484" w:author="Στάθης Καπ" w:date="2023-02-02T16:57:00Z">
              <w:tcPr>
                <w:tcW w:w="444" w:type="dxa"/>
                <w:gridSpan w:val="2"/>
                <w:vAlign w:val="center"/>
              </w:tcPr>
            </w:tcPrChange>
          </w:tcPr>
          <w:p w14:paraId="2BD8AF11" w14:textId="60B5B7B8" w:rsidR="00346577" w:rsidRPr="00346577" w:rsidRDefault="00346577" w:rsidP="00346577">
            <w:pPr>
              <w:jc w:val="center"/>
              <w:rPr>
                <w:ins w:id="6485" w:author="Στάθης Καπ" w:date="2023-02-01T06:01:00Z"/>
                <w:rFonts w:cstheme="minorHAnsi"/>
                <w:sz w:val="18"/>
                <w:szCs w:val="18"/>
              </w:rPr>
            </w:pPr>
            <w:ins w:id="6486" w:author="Στάθης Καπ" w:date="2023-02-02T16:56:00Z">
              <w:r w:rsidRPr="00346577">
                <w:rPr>
                  <w:rFonts w:cstheme="minorHAnsi"/>
                  <w:sz w:val="18"/>
                  <w:szCs w:val="18"/>
                  <w:rPrChange w:id="6487" w:author="Στάθης Καπ" w:date="2023-02-02T16:58:00Z">
                    <w:rPr>
                      <w:rFonts w:cstheme="minorHAnsi"/>
                    </w:rPr>
                  </w:rPrChange>
                </w:rPr>
                <w:t>17</w:t>
              </w:r>
            </w:ins>
          </w:p>
        </w:tc>
        <w:tc>
          <w:tcPr>
            <w:tcW w:w="470" w:type="dxa"/>
            <w:tcPrChange w:id="6488" w:author="Στάθης Καπ" w:date="2023-02-02T16:57:00Z">
              <w:tcPr>
                <w:tcW w:w="470" w:type="dxa"/>
                <w:gridSpan w:val="2"/>
              </w:tcPr>
            </w:tcPrChange>
          </w:tcPr>
          <w:p w14:paraId="7051AC08" w14:textId="4B6DD4A3" w:rsidR="00346577" w:rsidRPr="00346577" w:rsidRDefault="00346577" w:rsidP="00346577">
            <w:pPr>
              <w:jc w:val="center"/>
              <w:rPr>
                <w:ins w:id="6489" w:author="Στάθης Καπ" w:date="2023-02-01T06:01:00Z"/>
                <w:rFonts w:cstheme="minorHAnsi"/>
                <w:sz w:val="18"/>
                <w:szCs w:val="18"/>
              </w:rPr>
            </w:pPr>
            <w:ins w:id="6490" w:author="Στάθης Καπ" w:date="2023-02-02T16:45:00Z">
              <w:r w:rsidRPr="00346577">
                <w:rPr>
                  <w:rFonts w:cstheme="minorHAnsi"/>
                  <w:sz w:val="18"/>
                  <w:szCs w:val="18"/>
                  <w:rPrChange w:id="6491" w:author="Στάθης Καπ" w:date="2023-02-02T16:58:00Z">
                    <w:rPr/>
                  </w:rPrChange>
                </w:rPr>
                <w:t>280</w:t>
              </w:r>
            </w:ins>
          </w:p>
        </w:tc>
        <w:tc>
          <w:tcPr>
            <w:tcW w:w="558" w:type="dxa"/>
            <w:tcPrChange w:id="6492" w:author="Στάθης Καπ" w:date="2023-02-02T16:57:00Z">
              <w:tcPr>
                <w:tcW w:w="558" w:type="dxa"/>
                <w:gridSpan w:val="2"/>
              </w:tcPr>
            </w:tcPrChange>
          </w:tcPr>
          <w:p w14:paraId="08419915" w14:textId="4F834DAD" w:rsidR="00346577" w:rsidRPr="00346577" w:rsidRDefault="00346577" w:rsidP="00346577">
            <w:pPr>
              <w:jc w:val="center"/>
              <w:rPr>
                <w:ins w:id="6493" w:author="Στάθης Καπ" w:date="2023-02-01T06:01:00Z"/>
                <w:rFonts w:cstheme="minorHAnsi"/>
                <w:sz w:val="18"/>
                <w:szCs w:val="18"/>
              </w:rPr>
            </w:pPr>
            <w:ins w:id="6494" w:author="Στάθης Καπ" w:date="2023-02-02T16:45:00Z">
              <w:r w:rsidRPr="00346577">
                <w:rPr>
                  <w:rFonts w:cstheme="minorHAnsi"/>
                  <w:sz w:val="18"/>
                  <w:szCs w:val="18"/>
                  <w:rPrChange w:id="6495" w:author="Στάθης Καπ" w:date="2023-02-02T16:58:00Z">
                    <w:rPr/>
                  </w:rPrChange>
                </w:rPr>
                <w:t>0.068</w:t>
              </w:r>
            </w:ins>
          </w:p>
        </w:tc>
        <w:tc>
          <w:tcPr>
            <w:tcW w:w="443" w:type="dxa"/>
            <w:tcPrChange w:id="6496" w:author="Στάθης Καπ" w:date="2023-02-02T16:57:00Z">
              <w:tcPr>
                <w:tcW w:w="443" w:type="dxa"/>
              </w:tcPr>
            </w:tcPrChange>
          </w:tcPr>
          <w:p w14:paraId="579A7CF0" w14:textId="7B47C53A" w:rsidR="00346577" w:rsidRPr="00346577" w:rsidRDefault="00346577" w:rsidP="00346577">
            <w:pPr>
              <w:jc w:val="center"/>
              <w:rPr>
                <w:ins w:id="6497" w:author="Στάθης Καπ" w:date="2023-02-01T06:01:00Z"/>
                <w:rFonts w:cstheme="minorHAnsi"/>
                <w:sz w:val="18"/>
                <w:szCs w:val="18"/>
              </w:rPr>
            </w:pPr>
            <w:ins w:id="6498" w:author="Στάθης Καπ" w:date="2023-02-02T16:45:00Z">
              <w:r w:rsidRPr="00346577">
                <w:rPr>
                  <w:rFonts w:cstheme="minorHAnsi"/>
                  <w:sz w:val="18"/>
                  <w:szCs w:val="18"/>
                  <w:rPrChange w:id="6499" w:author="Στάθης Καπ" w:date="2023-02-02T16:58:00Z">
                    <w:rPr/>
                  </w:rPrChange>
                </w:rPr>
                <w:t>18</w:t>
              </w:r>
            </w:ins>
          </w:p>
        </w:tc>
        <w:tc>
          <w:tcPr>
            <w:tcW w:w="459" w:type="dxa"/>
            <w:tcPrChange w:id="6500" w:author="Στάθης Καπ" w:date="2023-02-02T16:57:00Z">
              <w:tcPr>
                <w:tcW w:w="459" w:type="dxa"/>
                <w:vAlign w:val="center"/>
              </w:tcPr>
            </w:tcPrChange>
          </w:tcPr>
          <w:p w14:paraId="4C3BD9BF" w14:textId="029F8509" w:rsidR="00346577" w:rsidRPr="00C3762F" w:rsidRDefault="00346577" w:rsidP="00346577">
            <w:pPr>
              <w:jc w:val="center"/>
              <w:rPr>
                <w:ins w:id="6501" w:author="Στάθης Καπ" w:date="2023-02-01T06:01:00Z"/>
                <w:rFonts w:cstheme="minorHAnsi"/>
                <w:sz w:val="18"/>
                <w:szCs w:val="18"/>
              </w:rPr>
            </w:pPr>
            <w:ins w:id="6502" w:author="Στάθης Καπ" w:date="2023-02-02T17:05:00Z">
              <w:r w:rsidRPr="00C3762F">
                <w:rPr>
                  <w:rFonts w:cstheme="minorHAnsi"/>
                  <w:sz w:val="18"/>
                  <w:szCs w:val="18"/>
                  <w:rPrChange w:id="6503" w:author="Στάθης Καπ" w:date="2023-02-02T17:05:00Z">
                    <w:rPr/>
                  </w:rPrChange>
                </w:rPr>
                <w:t>226</w:t>
              </w:r>
            </w:ins>
          </w:p>
        </w:tc>
        <w:tc>
          <w:tcPr>
            <w:tcW w:w="552" w:type="dxa"/>
            <w:tcPrChange w:id="6504" w:author="Στάθης Καπ" w:date="2023-02-02T16:57:00Z">
              <w:tcPr>
                <w:tcW w:w="552" w:type="dxa"/>
                <w:vAlign w:val="center"/>
              </w:tcPr>
            </w:tcPrChange>
          </w:tcPr>
          <w:p w14:paraId="2F1D4D1A" w14:textId="1262B23F" w:rsidR="00346577" w:rsidRPr="00C3762F" w:rsidRDefault="00346577" w:rsidP="00346577">
            <w:pPr>
              <w:jc w:val="center"/>
              <w:rPr>
                <w:ins w:id="6505" w:author="Στάθης Καπ" w:date="2023-02-01T06:01:00Z"/>
                <w:rFonts w:cstheme="minorHAnsi"/>
                <w:sz w:val="18"/>
                <w:szCs w:val="18"/>
              </w:rPr>
            </w:pPr>
            <w:ins w:id="6506" w:author="Στάθης Καπ" w:date="2023-02-02T17:05:00Z">
              <w:r w:rsidRPr="00C3762F">
                <w:rPr>
                  <w:rFonts w:cstheme="minorHAnsi"/>
                  <w:sz w:val="18"/>
                  <w:szCs w:val="18"/>
                  <w:rPrChange w:id="6507" w:author="Στάθης Καπ" w:date="2023-02-02T17:05:00Z">
                    <w:rPr/>
                  </w:rPrChange>
                </w:rPr>
                <w:t>0.058</w:t>
              </w:r>
            </w:ins>
          </w:p>
        </w:tc>
        <w:tc>
          <w:tcPr>
            <w:tcW w:w="431" w:type="dxa"/>
            <w:tcPrChange w:id="6508" w:author="Στάθης Καπ" w:date="2023-02-02T16:57:00Z">
              <w:tcPr>
                <w:tcW w:w="431" w:type="dxa"/>
                <w:vAlign w:val="center"/>
              </w:tcPr>
            </w:tcPrChange>
          </w:tcPr>
          <w:p w14:paraId="1223BAAF" w14:textId="5A482AB5" w:rsidR="00346577" w:rsidRPr="00C3762F" w:rsidRDefault="00346577" w:rsidP="00346577">
            <w:pPr>
              <w:jc w:val="center"/>
              <w:rPr>
                <w:ins w:id="6509" w:author="Στάθης Καπ" w:date="2023-02-01T06:01:00Z"/>
                <w:rFonts w:cstheme="minorHAnsi"/>
                <w:sz w:val="18"/>
                <w:szCs w:val="18"/>
              </w:rPr>
            </w:pPr>
            <w:ins w:id="6510" w:author="Στάθης Καπ" w:date="2023-02-02T17:05:00Z">
              <w:r w:rsidRPr="00C3762F">
                <w:rPr>
                  <w:rFonts w:cstheme="minorHAnsi"/>
                  <w:sz w:val="18"/>
                  <w:szCs w:val="18"/>
                  <w:rPrChange w:id="6511" w:author="Στάθης Καπ" w:date="2023-02-02T17:05:00Z">
                    <w:rPr/>
                  </w:rPrChange>
                </w:rPr>
                <w:t>14</w:t>
              </w:r>
            </w:ins>
          </w:p>
        </w:tc>
      </w:tr>
      <w:tr w:rsidR="00346577" w:rsidRPr="00AB438A" w14:paraId="4C397F92" w14:textId="77777777" w:rsidTr="00346577">
        <w:tblPrEx>
          <w:tblW w:w="9540" w:type="dxa"/>
          <w:tblInd w:w="-340" w:type="dxa"/>
          <w:tblCellMar>
            <w:left w:w="28" w:type="dxa"/>
            <w:right w:w="28" w:type="dxa"/>
          </w:tblCellMar>
          <w:tblPrExChange w:id="6512" w:author="Στάθης Καπ" w:date="2023-02-02T16:57:00Z">
            <w:tblPrEx>
              <w:tblW w:w="9540" w:type="dxa"/>
              <w:tblInd w:w="-340" w:type="dxa"/>
              <w:tblCellMar>
                <w:left w:w="28" w:type="dxa"/>
                <w:right w:w="28" w:type="dxa"/>
              </w:tblCellMar>
            </w:tblPrEx>
          </w:tblPrExChange>
        </w:tblPrEx>
        <w:trPr>
          <w:trHeight w:val="264"/>
          <w:ins w:id="6513" w:author="Στάθης Καπ" w:date="2023-02-01T06:01:00Z"/>
          <w:trPrChange w:id="6514" w:author="Στάθης Καπ" w:date="2023-02-02T16:57:00Z">
            <w:trPr>
              <w:gridBefore w:val="4"/>
              <w:trHeight w:val="264"/>
            </w:trPr>
          </w:trPrChange>
        </w:trPr>
        <w:tc>
          <w:tcPr>
            <w:tcW w:w="414" w:type="dxa"/>
            <w:vAlign w:val="center"/>
            <w:tcPrChange w:id="6515" w:author="Στάθης Καπ" w:date="2023-02-02T16:57:00Z">
              <w:tcPr>
                <w:tcW w:w="415" w:type="dxa"/>
                <w:gridSpan w:val="2"/>
                <w:vAlign w:val="center"/>
              </w:tcPr>
            </w:tcPrChange>
          </w:tcPr>
          <w:p w14:paraId="735FD2A3" w14:textId="77777777" w:rsidR="00346577" w:rsidRPr="006E0881" w:rsidRDefault="00346577" w:rsidP="00346577">
            <w:pPr>
              <w:jc w:val="center"/>
              <w:rPr>
                <w:ins w:id="6516" w:author="Στάθης Καπ" w:date="2023-02-01T06:01:00Z"/>
                <w:sz w:val="18"/>
                <w:szCs w:val="18"/>
              </w:rPr>
            </w:pPr>
            <w:ins w:id="6517" w:author="Στάθης Καπ" w:date="2023-02-01T06:01:00Z">
              <w:r w:rsidRPr="006E0881">
                <w:rPr>
                  <w:sz w:val="18"/>
                  <w:szCs w:val="18"/>
                </w:rPr>
                <w:t>Pr12</w:t>
              </w:r>
            </w:ins>
          </w:p>
        </w:tc>
        <w:tc>
          <w:tcPr>
            <w:tcW w:w="470" w:type="dxa"/>
            <w:tcPrChange w:id="6518" w:author="Στάθης Καπ" w:date="2023-02-02T16:57:00Z">
              <w:tcPr>
                <w:tcW w:w="470" w:type="dxa"/>
                <w:gridSpan w:val="2"/>
              </w:tcPr>
            </w:tcPrChange>
          </w:tcPr>
          <w:p w14:paraId="6DD7F631" w14:textId="4AB8A831" w:rsidR="00346577" w:rsidRPr="00346577" w:rsidRDefault="00346577" w:rsidP="00346577">
            <w:pPr>
              <w:jc w:val="center"/>
              <w:rPr>
                <w:ins w:id="6519" w:author="Στάθης Καπ" w:date="2023-02-01T06:01:00Z"/>
                <w:rFonts w:cstheme="minorHAnsi"/>
                <w:sz w:val="18"/>
                <w:szCs w:val="18"/>
              </w:rPr>
            </w:pPr>
            <w:ins w:id="6520" w:author="Στάθης Καπ" w:date="2023-02-02T16:36:00Z">
              <w:r w:rsidRPr="00346577">
                <w:rPr>
                  <w:rFonts w:cstheme="minorHAnsi"/>
                  <w:sz w:val="18"/>
                  <w:szCs w:val="18"/>
                  <w:rPrChange w:id="6521" w:author="Στάθης Καπ" w:date="2023-02-02T16:58:00Z">
                    <w:rPr/>
                  </w:rPrChange>
                </w:rPr>
                <w:t>388</w:t>
              </w:r>
            </w:ins>
          </w:p>
        </w:tc>
        <w:tc>
          <w:tcPr>
            <w:tcW w:w="885" w:type="dxa"/>
            <w:tcPrChange w:id="6522" w:author="Στάθης Καπ" w:date="2023-02-02T16:57:00Z">
              <w:tcPr>
                <w:tcW w:w="887" w:type="dxa"/>
                <w:gridSpan w:val="3"/>
              </w:tcPr>
            </w:tcPrChange>
          </w:tcPr>
          <w:p w14:paraId="110CA29A" w14:textId="29194E8C" w:rsidR="00346577" w:rsidRPr="00346577" w:rsidRDefault="00346577" w:rsidP="00346577">
            <w:pPr>
              <w:jc w:val="center"/>
              <w:rPr>
                <w:ins w:id="6523" w:author="Στάθης Καπ" w:date="2023-02-01T06:01:00Z"/>
                <w:rFonts w:cstheme="minorHAnsi"/>
                <w:sz w:val="18"/>
                <w:szCs w:val="18"/>
              </w:rPr>
            </w:pPr>
            <w:ins w:id="6524" w:author="Στάθης Καπ" w:date="2023-02-02T16:36:00Z">
              <w:r w:rsidRPr="00346577">
                <w:rPr>
                  <w:rFonts w:cstheme="minorHAnsi"/>
                  <w:sz w:val="18"/>
                  <w:szCs w:val="18"/>
                  <w:rPrChange w:id="6525" w:author="Στάθης Καπ" w:date="2023-02-02T16:58:00Z">
                    <w:rPr/>
                  </w:rPrChange>
                </w:rPr>
                <w:t>0.131</w:t>
              </w:r>
            </w:ins>
          </w:p>
        </w:tc>
        <w:tc>
          <w:tcPr>
            <w:tcW w:w="443" w:type="dxa"/>
            <w:tcPrChange w:id="6526" w:author="Στάθης Καπ" w:date="2023-02-02T16:57:00Z">
              <w:tcPr>
                <w:tcW w:w="443" w:type="dxa"/>
                <w:gridSpan w:val="2"/>
              </w:tcPr>
            </w:tcPrChange>
          </w:tcPr>
          <w:p w14:paraId="2CC69788" w14:textId="4AE7162B" w:rsidR="00346577" w:rsidRPr="00346577" w:rsidRDefault="00346577" w:rsidP="00346577">
            <w:pPr>
              <w:jc w:val="center"/>
              <w:rPr>
                <w:ins w:id="6527" w:author="Στάθης Καπ" w:date="2023-02-01T06:01:00Z"/>
                <w:rFonts w:cstheme="minorHAnsi"/>
                <w:sz w:val="18"/>
                <w:szCs w:val="18"/>
              </w:rPr>
            </w:pPr>
            <w:ins w:id="6528" w:author="Στάθης Καπ" w:date="2023-02-02T16:36:00Z">
              <w:r w:rsidRPr="00346577">
                <w:rPr>
                  <w:rFonts w:cstheme="minorHAnsi"/>
                  <w:sz w:val="18"/>
                  <w:szCs w:val="18"/>
                  <w:rPrChange w:id="6529" w:author="Στάθης Καπ" w:date="2023-02-02T16:58:00Z">
                    <w:rPr/>
                  </w:rPrChange>
                </w:rPr>
                <w:t>22</w:t>
              </w:r>
            </w:ins>
          </w:p>
        </w:tc>
        <w:tc>
          <w:tcPr>
            <w:tcW w:w="470" w:type="dxa"/>
            <w:tcPrChange w:id="6530" w:author="Στάθης Καπ" w:date="2023-02-02T16:57:00Z">
              <w:tcPr>
                <w:tcW w:w="470" w:type="dxa"/>
                <w:gridSpan w:val="2"/>
              </w:tcPr>
            </w:tcPrChange>
          </w:tcPr>
          <w:p w14:paraId="59B00EFA" w14:textId="3F122C38" w:rsidR="00346577" w:rsidRPr="00346577" w:rsidRDefault="00346577" w:rsidP="00346577">
            <w:pPr>
              <w:jc w:val="center"/>
              <w:rPr>
                <w:ins w:id="6531" w:author="Στάθης Καπ" w:date="2023-02-01T06:01:00Z"/>
                <w:rFonts w:cstheme="minorHAnsi"/>
                <w:sz w:val="18"/>
                <w:szCs w:val="18"/>
              </w:rPr>
            </w:pPr>
            <w:ins w:id="6532" w:author="Στάθης Καπ" w:date="2023-02-02T16:55:00Z">
              <w:r w:rsidRPr="00346577">
                <w:rPr>
                  <w:rFonts w:cstheme="minorHAnsi"/>
                  <w:sz w:val="18"/>
                  <w:szCs w:val="18"/>
                  <w:rPrChange w:id="6533" w:author="Στάθης Καπ" w:date="2023-02-02T16:58:00Z">
                    <w:rPr>
                      <w:rFonts w:cstheme="minorHAnsi"/>
                    </w:rPr>
                  </w:rPrChange>
                </w:rPr>
                <w:t>408</w:t>
              </w:r>
            </w:ins>
          </w:p>
        </w:tc>
        <w:tc>
          <w:tcPr>
            <w:tcW w:w="558" w:type="dxa"/>
            <w:tcPrChange w:id="6534" w:author="Στάθης Καπ" w:date="2023-02-02T16:57:00Z">
              <w:tcPr>
                <w:tcW w:w="558" w:type="dxa"/>
                <w:gridSpan w:val="2"/>
                <w:vAlign w:val="center"/>
              </w:tcPr>
            </w:tcPrChange>
          </w:tcPr>
          <w:p w14:paraId="523B6D1A" w14:textId="37373CBB" w:rsidR="00346577" w:rsidRPr="00346577" w:rsidRDefault="00346577" w:rsidP="00346577">
            <w:pPr>
              <w:jc w:val="center"/>
              <w:rPr>
                <w:ins w:id="6535" w:author="Στάθης Καπ" w:date="2023-02-01T06:01:00Z"/>
                <w:rFonts w:cstheme="minorHAnsi"/>
                <w:sz w:val="18"/>
                <w:szCs w:val="18"/>
              </w:rPr>
            </w:pPr>
            <w:ins w:id="6536" w:author="Στάθης Καπ" w:date="2023-02-02T16:55:00Z">
              <w:r w:rsidRPr="00346577">
                <w:rPr>
                  <w:rFonts w:cstheme="minorHAnsi"/>
                  <w:sz w:val="18"/>
                  <w:szCs w:val="18"/>
                  <w:rPrChange w:id="6537" w:author="Στάθης Καπ" w:date="2023-02-02T16:58:00Z">
                    <w:rPr>
                      <w:rFonts w:cstheme="minorHAnsi"/>
                    </w:rPr>
                  </w:rPrChange>
                </w:rPr>
                <w:t>0.171</w:t>
              </w:r>
            </w:ins>
          </w:p>
        </w:tc>
        <w:tc>
          <w:tcPr>
            <w:tcW w:w="444" w:type="dxa"/>
            <w:tcPrChange w:id="6538" w:author="Στάθης Καπ" w:date="2023-02-02T16:57:00Z">
              <w:tcPr>
                <w:tcW w:w="444" w:type="dxa"/>
                <w:gridSpan w:val="2"/>
                <w:vAlign w:val="center"/>
              </w:tcPr>
            </w:tcPrChange>
          </w:tcPr>
          <w:p w14:paraId="4CD567F2" w14:textId="5D21AA59" w:rsidR="00346577" w:rsidRPr="00346577" w:rsidRDefault="00346577" w:rsidP="00346577">
            <w:pPr>
              <w:jc w:val="center"/>
              <w:rPr>
                <w:ins w:id="6539" w:author="Στάθης Καπ" w:date="2023-02-01T06:01:00Z"/>
                <w:rFonts w:cstheme="minorHAnsi"/>
                <w:sz w:val="18"/>
                <w:szCs w:val="18"/>
              </w:rPr>
            </w:pPr>
            <w:ins w:id="6540" w:author="Στάθης Καπ" w:date="2023-02-02T16:55:00Z">
              <w:r w:rsidRPr="00346577">
                <w:rPr>
                  <w:rFonts w:cstheme="minorHAnsi"/>
                  <w:sz w:val="18"/>
                  <w:szCs w:val="18"/>
                  <w:rPrChange w:id="6541" w:author="Στάθης Καπ" w:date="2023-02-02T16:58:00Z">
                    <w:rPr>
                      <w:rFonts w:cstheme="minorHAnsi"/>
                    </w:rPr>
                  </w:rPrChange>
                </w:rPr>
                <w:t>25</w:t>
              </w:r>
            </w:ins>
          </w:p>
        </w:tc>
        <w:tc>
          <w:tcPr>
            <w:tcW w:w="470" w:type="dxa"/>
            <w:tcPrChange w:id="6542" w:author="Στάθης Καπ" w:date="2023-02-02T16:57:00Z">
              <w:tcPr>
                <w:tcW w:w="470" w:type="dxa"/>
                <w:gridSpan w:val="2"/>
              </w:tcPr>
            </w:tcPrChange>
          </w:tcPr>
          <w:p w14:paraId="32017F2A" w14:textId="6773C222" w:rsidR="00346577" w:rsidRPr="00346577" w:rsidRDefault="00346577" w:rsidP="00346577">
            <w:pPr>
              <w:jc w:val="center"/>
              <w:rPr>
                <w:ins w:id="6543" w:author="Στάθης Καπ" w:date="2023-02-01T06:01:00Z"/>
                <w:rFonts w:cstheme="minorHAnsi"/>
                <w:sz w:val="18"/>
                <w:szCs w:val="18"/>
                <w:lang w:val="el-GR"/>
              </w:rPr>
            </w:pPr>
            <w:ins w:id="6544" w:author="Στάθης Καπ" w:date="2023-02-02T16:41:00Z">
              <w:r w:rsidRPr="00346577">
                <w:rPr>
                  <w:rFonts w:cstheme="minorHAnsi"/>
                  <w:sz w:val="18"/>
                  <w:szCs w:val="18"/>
                  <w:rPrChange w:id="6545" w:author="Στάθης Καπ" w:date="2023-02-02T16:58:00Z">
                    <w:rPr/>
                  </w:rPrChange>
                </w:rPr>
                <w:t>374</w:t>
              </w:r>
            </w:ins>
          </w:p>
        </w:tc>
        <w:tc>
          <w:tcPr>
            <w:tcW w:w="558" w:type="dxa"/>
            <w:tcPrChange w:id="6546" w:author="Στάθης Καπ" w:date="2023-02-02T16:57:00Z">
              <w:tcPr>
                <w:tcW w:w="558" w:type="dxa"/>
                <w:gridSpan w:val="2"/>
              </w:tcPr>
            </w:tcPrChange>
          </w:tcPr>
          <w:p w14:paraId="7E783656" w14:textId="5EEB8105" w:rsidR="00346577" w:rsidRPr="00346577" w:rsidRDefault="00346577" w:rsidP="00346577">
            <w:pPr>
              <w:jc w:val="center"/>
              <w:rPr>
                <w:ins w:id="6547" w:author="Στάθης Καπ" w:date="2023-02-01T06:01:00Z"/>
                <w:rFonts w:cstheme="minorHAnsi"/>
                <w:sz w:val="18"/>
                <w:szCs w:val="18"/>
              </w:rPr>
            </w:pPr>
            <w:ins w:id="6548" w:author="Στάθης Καπ" w:date="2023-02-02T16:41:00Z">
              <w:r w:rsidRPr="00346577">
                <w:rPr>
                  <w:rFonts w:cstheme="minorHAnsi"/>
                  <w:sz w:val="18"/>
                  <w:szCs w:val="18"/>
                  <w:rPrChange w:id="6549" w:author="Στάθης Καπ" w:date="2023-02-02T16:58:00Z">
                    <w:rPr/>
                  </w:rPrChange>
                </w:rPr>
                <w:t>0.252</w:t>
              </w:r>
            </w:ins>
          </w:p>
        </w:tc>
        <w:tc>
          <w:tcPr>
            <w:tcW w:w="443" w:type="dxa"/>
            <w:tcPrChange w:id="6550" w:author="Στάθης Καπ" w:date="2023-02-02T16:57:00Z">
              <w:tcPr>
                <w:tcW w:w="443" w:type="dxa"/>
                <w:gridSpan w:val="2"/>
              </w:tcPr>
            </w:tcPrChange>
          </w:tcPr>
          <w:p w14:paraId="64C97767" w14:textId="0BC18186" w:rsidR="00346577" w:rsidRPr="00346577" w:rsidRDefault="00346577" w:rsidP="00346577">
            <w:pPr>
              <w:jc w:val="center"/>
              <w:rPr>
                <w:ins w:id="6551" w:author="Στάθης Καπ" w:date="2023-02-01T06:01:00Z"/>
                <w:rFonts w:cstheme="minorHAnsi"/>
                <w:sz w:val="18"/>
                <w:szCs w:val="18"/>
              </w:rPr>
            </w:pPr>
            <w:ins w:id="6552" w:author="Στάθης Καπ" w:date="2023-02-02T16:41:00Z">
              <w:r w:rsidRPr="00346577">
                <w:rPr>
                  <w:rFonts w:cstheme="minorHAnsi"/>
                  <w:sz w:val="18"/>
                  <w:szCs w:val="18"/>
                  <w:rPrChange w:id="6553" w:author="Στάθης Καπ" w:date="2023-02-02T16:58:00Z">
                    <w:rPr/>
                  </w:rPrChange>
                </w:rPr>
                <w:t>21</w:t>
              </w:r>
            </w:ins>
          </w:p>
        </w:tc>
        <w:tc>
          <w:tcPr>
            <w:tcW w:w="470" w:type="dxa"/>
            <w:tcPrChange w:id="6554" w:author="Στάθης Καπ" w:date="2023-02-02T16:57:00Z">
              <w:tcPr>
                <w:tcW w:w="470" w:type="dxa"/>
                <w:gridSpan w:val="2"/>
                <w:vAlign w:val="center"/>
              </w:tcPr>
            </w:tcPrChange>
          </w:tcPr>
          <w:p w14:paraId="2B133A32" w14:textId="36560907" w:rsidR="00346577" w:rsidRPr="00346577" w:rsidRDefault="00346577" w:rsidP="00346577">
            <w:pPr>
              <w:jc w:val="center"/>
              <w:rPr>
                <w:ins w:id="6555" w:author="Στάθης Καπ" w:date="2023-02-01T06:01:00Z"/>
                <w:rFonts w:cstheme="minorHAnsi"/>
                <w:sz w:val="18"/>
                <w:szCs w:val="18"/>
              </w:rPr>
            </w:pPr>
            <w:ins w:id="6556" w:author="Στάθης Καπ" w:date="2023-02-02T16:56:00Z">
              <w:r w:rsidRPr="00346577">
                <w:rPr>
                  <w:rFonts w:cstheme="minorHAnsi"/>
                  <w:sz w:val="18"/>
                  <w:szCs w:val="18"/>
                  <w:rPrChange w:id="6557" w:author="Στάθης Καπ" w:date="2023-02-02T16:58:00Z">
                    <w:rPr>
                      <w:rFonts w:cstheme="minorHAnsi"/>
                    </w:rPr>
                  </w:rPrChange>
                </w:rPr>
                <w:t>344</w:t>
              </w:r>
            </w:ins>
          </w:p>
        </w:tc>
        <w:tc>
          <w:tcPr>
            <w:tcW w:w="558" w:type="dxa"/>
            <w:tcPrChange w:id="6558" w:author="Στάθης Καπ" w:date="2023-02-02T16:57:00Z">
              <w:tcPr>
                <w:tcW w:w="555" w:type="dxa"/>
                <w:gridSpan w:val="2"/>
                <w:vAlign w:val="center"/>
              </w:tcPr>
            </w:tcPrChange>
          </w:tcPr>
          <w:p w14:paraId="1BAC4C1C" w14:textId="1DA5282A" w:rsidR="00346577" w:rsidRPr="00346577" w:rsidRDefault="00346577" w:rsidP="00346577">
            <w:pPr>
              <w:jc w:val="center"/>
              <w:rPr>
                <w:ins w:id="6559" w:author="Στάθης Καπ" w:date="2023-02-01T06:01:00Z"/>
                <w:rFonts w:cstheme="minorHAnsi"/>
                <w:sz w:val="18"/>
                <w:szCs w:val="18"/>
              </w:rPr>
            </w:pPr>
            <w:ins w:id="6560" w:author="Στάθης Καπ" w:date="2023-02-02T16:56:00Z">
              <w:r w:rsidRPr="00346577">
                <w:rPr>
                  <w:rFonts w:cstheme="minorHAnsi"/>
                  <w:sz w:val="18"/>
                  <w:szCs w:val="18"/>
                  <w:rPrChange w:id="6561" w:author="Στάθης Καπ" w:date="2023-02-02T16:58:00Z">
                    <w:rPr>
                      <w:rFonts w:cstheme="minorHAnsi"/>
                    </w:rPr>
                  </w:rPrChange>
                </w:rPr>
                <w:t>0.123</w:t>
              </w:r>
            </w:ins>
          </w:p>
        </w:tc>
        <w:tc>
          <w:tcPr>
            <w:tcW w:w="444" w:type="dxa"/>
            <w:tcPrChange w:id="6562" w:author="Στάθης Καπ" w:date="2023-02-02T16:57:00Z">
              <w:tcPr>
                <w:tcW w:w="444" w:type="dxa"/>
                <w:gridSpan w:val="2"/>
                <w:vAlign w:val="center"/>
              </w:tcPr>
            </w:tcPrChange>
          </w:tcPr>
          <w:p w14:paraId="3BF08DA3" w14:textId="640285D5" w:rsidR="00346577" w:rsidRPr="00346577" w:rsidRDefault="00346577" w:rsidP="00346577">
            <w:pPr>
              <w:jc w:val="center"/>
              <w:rPr>
                <w:ins w:id="6563" w:author="Στάθης Καπ" w:date="2023-02-01T06:01:00Z"/>
                <w:rFonts w:cstheme="minorHAnsi"/>
                <w:sz w:val="18"/>
                <w:szCs w:val="18"/>
              </w:rPr>
            </w:pPr>
            <w:ins w:id="6564" w:author="Στάθης Καπ" w:date="2023-02-02T16:56:00Z">
              <w:r w:rsidRPr="00346577">
                <w:rPr>
                  <w:rFonts w:cstheme="minorHAnsi"/>
                  <w:sz w:val="18"/>
                  <w:szCs w:val="18"/>
                  <w:rPrChange w:id="6565" w:author="Στάθης Καπ" w:date="2023-02-02T16:58:00Z">
                    <w:rPr>
                      <w:rFonts w:cstheme="minorHAnsi"/>
                    </w:rPr>
                  </w:rPrChange>
                </w:rPr>
                <w:t>19</w:t>
              </w:r>
            </w:ins>
          </w:p>
        </w:tc>
        <w:tc>
          <w:tcPr>
            <w:tcW w:w="470" w:type="dxa"/>
            <w:tcPrChange w:id="6566" w:author="Στάθης Καπ" w:date="2023-02-02T16:57:00Z">
              <w:tcPr>
                <w:tcW w:w="470" w:type="dxa"/>
                <w:gridSpan w:val="2"/>
              </w:tcPr>
            </w:tcPrChange>
          </w:tcPr>
          <w:p w14:paraId="18F9D56D" w14:textId="6293DA14" w:rsidR="00346577" w:rsidRPr="00346577" w:rsidRDefault="00346577" w:rsidP="00346577">
            <w:pPr>
              <w:jc w:val="center"/>
              <w:rPr>
                <w:ins w:id="6567" w:author="Στάθης Καπ" w:date="2023-02-01T06:01:00Z"/>
                <w:rFonts w:cstheme="minorHAnsi"/>
                <w:sz w:val="18"/>
                <w:szCs w:val="18"/>
              </w:rPr>
            </w:pPr>
            <w:ins w:id="6568" w:author="Στάθης Καπ" w:date="2023-02-02T16:45:00Z">
              <w:r w:rsidRPr="00346577">
                <w:rPr>
                  <w:rFonts w:cstheme="minorHAnsi"/>
                  <w:sz w:val="18"/>
                  <w:szCs w:val="18"/>
                  <w:rPrChange w:id="6569" w:author="Στάθης Καπ" w:date="2023-02-02T16:58:00Z">
                    <w:rPr/>
                  </w:rPrChange>
                </w:rPr>
                <w:t>363</w:t>
              </w:r>
            </w:ins>
          </w:p>
        </w:tc>
        <w:tc>
          <w:tcPr>
            <w:tcW w:w="558" w:type="dxa"/>
            <w:tcPrChange w:id="6570" w:author="Στάθης Καπ" w:date="2023-02-02T16:57:00Z">
              <w:tcPr>
                <w:tcW w:w="558" w:type="dxa"/>
                <w:gridSpan w:val="2"/>
              </w:tcPr>
            </w:tcPrChange>
          </w:tcPr>
          <w:p w14:paraId="437D8246" w14:textId="5D2218AA" w:rsidR="00346577" w:rsidRPr="00346577" w:rsidRDefault="00346577" w:rsidP="00346577">
            <w:pPr>
              <w:jc w:val="center"/>
              <w:rPr>
                <w:ins w:id="6571" w:author="Στάθης Καπ" w:date="2023-02-01T06:01:00Z"/>
                <w:rFonts w:cstheme="minorHAnsi"/>
                <w:sz w:val="18"/>
                <w:szCs w:val="18"/>
              </w:rPr>
            </w:pPr>
            <w:ins w:id="6572" w:author="Στάθης Καπ" w:date="2023-02-02T16:45:00Z">
              <w:r w:rsidRPr="00346577">
                <w:rPr>
                  <w:rFonts w:cstheme="minorHAnsi"/>
                  <w:sz w:val="18"/>
                  <w:szCs w:val="18"/>
                  <w:rPrChange w:id="6573" w:author="Στάθης Καπ" w:date="2023-02-02T16:58:00Z">
                    <w:rPr/>
                  </w:rPrChange>
                </w:rPr>
                <w:t>0.118</w:t>
              </w:r>
            </w:ins>
          </w:p>
        </w:tc>
        <w:tc>
          <w:tcPr>
            <w:tcW w:w="443" w:type="dxa"/>
            <w:tcPrChange w:id="6574" w:author="Στάθης Καπ" w:date="2023-02-02T16:57:00Z">
              <w:tcPr>
                <w:tcW w:w="443" w:type="dxa"/>
              </w:tcPr>
            </w:tcPrChange>
          </w:tcPr>
          <w:p w14:paraId="40FBA2CD" w14:textId="00192514" w:rsidR="00346577" w:rsidRPr="00346577" w:rsidRDefault="00346577" w:rsidP="00346577">
            <w:pPr>
              <w:jc w:val="center"/>
              <w:rPr>
                <w:ins w:id="6575" w:author="Στάθης Καπ" w:date="2023-02-01T06:01:00Z"/>
                <w:rFonts w:cstheme="minorHAnsi"/>
                <w:sz w:val="18"/>
                <w:szCs w:val="18"/>
              </w:rPr>
            </w:pPr>
            <w:ins w:id="6576" w:author="Στάθης Καπ" w:date="2023-02-02T16:45:00Z">
              <w:r w:rsidRPr="00346577">
                <w:rPr>
                  <w:rFonts w:cstheme="minorHAnsi"/>
                  <w:sz w:val="18"/>
                  <w:szCs w:val="18"/>
                  <w:rPrChange w:id="6577" w:author="Στάθης Καπ" w:date="2023-02-02T16:58:00Z">
                    <w:rPr/>
                  </w:rPrChange>
                </w:rPr>
                <w:t>20</w:t>
              </w:r>
            </w:ins>
          </w:p>
        </w:tc>
        <w:tc>
          <w:tcPr>
            <w:tcW w:w="459" w:type="dxa"/>
            <w:tcPrChange w:id="6578" w:author="Στάθης Καπ" w:date="2023-02-02T16:57:00Z">
              <w:tcPr>
                <w:tcW w:w="459" w:type="dxa"/>
                <w:vAlign w:val="center"/>
              </w:tcPr>
            </w:tcPrChange>
          </w:tcPr>
          <w:p w14:paraId="27325FB1" w14:textId="6C015192" w:rsidR="00346577" w:rsidRPr="00C3762F" w:rsidRDefault="00346577" w:rsidP="00346577">
            <w:pPr>
              <w:jc w:val="center"/>
              <w:rPr>
                <w:ins w:id="6579" w:author="Στάθης Καπ" w:date="2023-02-01T06:01:00Z"/>
                <w:rFonts w:cstheme="minorHAnsi"/>
                <w:sz w:val="18"/>
                <w:szCs w:val="18"/>
              </w:rPr>
            </w:pPr>
            <w:ins w:id="6580" w:author="Στάθης Καπ" w:date="2023-02-02T17:05:00Z">
              <w:r w:rsidRPr="00C3762F">
                <w:rPr>
                  <w:rFonts w:cstheme="minorHAnsi"/>
                  <w:sz w:val="18"/>
                  <w:szCs w:val="18"/>
                  <w:rPrChange w:id="6581" w:author="Στάθης Καπ" w:date="2023-02-02T17:05:00Z">
                    <w:rPr/>
                  </w:rPrChange>
                </w:rPr>
                <w:t>334</w:t>
              </w:r>
            </w:ins>
          </w:p>
        </w:tc>
        <w:tc>
          <w:tcPr>
            <w:tcW w:w="552" w:type="dxa"/>
            <w:tcPrChange w:id="6582" w:author="Στάθης Καπ" w:date="2023-02-02T16:57:00Z">
              <w:tcPr>
                <w:tcW w:w="552" w:type="dxa"/>
                <w:vAlign w:val="center"/>
              </w:tcPr>
            </w:tcPrChange>
          </w:tcPr>
          <w:p w14:paraId="528DE397" w14:textId="583FBACE" w:rsidR="00346577" w:rsidRPr="00C3762F" w:rsidRDefault="00346577" w:rsidP="00346577">
            <w:pPr>
              <w:jc w:val="center"/>
              <w:rPr>
                <w:ins w:id="6583" w:author="Στάθης Καπ" w:date="2023-02-01T06:01:00Z"/>
                <w:rFonts w:cstheme="minorHAnsi"/>
                <w:sz w:val="18"/>
                <w:szCs w:val="18"/>
              </w:rPr>
            </w:pPr>
            <w:ins w:id="6584" w:author="Στάθης Καπ" w:date="2023-02-02T17:05:00Z">
              <w:r w:rsidRPr="00C3762F">
                <w:rPr>
                  <w:rFonts w:cstheme="minorHAnsi"/>
                  <w:sz w:val="18"/>
                  <w:szCs w:val="18"/>
                  <w:rPrChange w:id="6585" w:author="Στάθης Καπ" w:date="2023-02-02T17:05:00Z">
                    <w:rPr/>
                  </w:rPrChange>
                </w:rPr>
                <w:t>0.118</w:t>
              </w:r>
            </w:ins>
          </w:p>
        </w:tc>
        <w:tc>
          <w:tcPr>
            <w:tcW w:w="431" w:type="dxa"/>
            <w:tcPrChange w:id="6586" w:author="Στάθης Καπ" w:date="2023-02-02T16:57:00Z">
              <w:tcPr>
                <w:tcW w:w="431" w:type="dxa"/>
                <w:vAlign w:val="center"/>
              </w:tcPr>
            </w:tcPrChange>
          </w:tcPr>
          <w:p w14:paraId="2860ECFA" w14:textId="1531EF52" w:rsidR="00346577" w:rsidRPr="00C3762F" w:rsidRDefault="00346577" w:rsidP="00346577">
            <w:pPr>
              <w:jc w:val="center"/>
              <w:rPr>
                <w:ins w:id="6587" w:author="Στάθης Καπ" w:date="2023-02-01T06:01:00Z"/>
                <w:rFonts w:cstheme="minorHAnsi"/>
                <w:sz w:val="18"/>
                <w:szCs w:val="18"/>
              </w:rPr>
            </w:pPr>
            <w:ins w:id="6588" w:author="Στάθης Καπ" w:date="2023-02-02T17:05:00Z">
              <w:r w:rsidRPr="00C3762F">
                <w:rPr>
                  <w:rFonts w:cstheme="minorHAnsi"/>
                  <w:sz w:val="18"/>
                  <w:szCs w:val="18"/>
                  <w:rPrChange w:id="6589" w:author="Στάθης Καπ" w:date="2023-02-02T17:05:00Z">
                    <w:rPr/>
                  </w:rPrChange>
                </w:rPr>
                <w:t>20</w:t>
              </w:r>
            </w:ins>
          </w:p>
        </w:tc>
      </w:tr>
      <w:tr w:rsidR="00346577" w:rsidRPr="00AB438A" w14:paraId="17A3B2F0" w14:textId="77777777" w:rsidTr="00346577">
        <w:tblPrEx>
          <w:tblW w:w="9540" w:type="dxa"/>
          <w:tblInd w:w="-340" w:type="dxa"/>
          <w:tblCellMar>
            <w:left w:w="28" w:type="dxa"/>
            <w:right w:w="28" w:type="dxa"/>
          </w:tblCellMar>
          <w:tblPrExChange w:id="6590" w:author="Στάθης Καπ" w:date="2023-02-02T16:57:00Z">
            <w:tblPrEx>
              <w:tblW w:w="9540" w:type="dxa"/>
              <w:tblInd w:w="-340" w:type="dxa"/>
              <w:tblCellMar>
                <w:left w:w="28" w:type="dxa"/>
                <w:right w:w="28" w:type="dxa"/>
              </w:tblCellMar>
            </w:tblPrEx>
          </w:tblPrExChange>
        </w:tblPrEx>
        <w:trPr>
          <w:trHeight w:val="247"/>
          <w:ins w:id="6591" w:author="Στάθης Καπ" w:date="2023-02-01T06:01:00Z"/>
          <w:trPrChange w:id="6592" w:author="Στάθης Καπ" w:date="2023-02-02T16:57:00Z">
            <w:trPr>
              <w:gridBefore w:val="4"/>
              <w:trHeight w:val="247"/>
            </w:trPr>
          </w:trPrChange>
        </w:trPr>
        <w:tc>
          <w:tcPr>
            <w:tcW w:w="414" w:type="dxa"/>
            <w:vAlign w:val="center"/>
            <w:tcPrChange w:id="6593" w:author="Στάθης Καπ" w:date="2023-02-02T16:57:00Z">
              <w:tcPr>
                <w:tcW w:w="415" w:type="dxa"/>
                <w:gridSpan w:val="2"/>
                <w:vAlign w:val="center"/>
              </w:tcPr>
            </w:tcPrChange>
          </w:tcPr>
          <w:p w14:paraId="51D1CBE7" w14:textId="77777777" w:rsidR="00346577" w:rsidRPr="006E0881" w:rsidRDefault="00346577" w:rsidP="00346577">
            <w:pPr>
              <w:jc w:val="center"/>
              <w:rPr>
                <w:ins w:id="6594" w:author="Στάθης Καπ" w:date="2023-02-01T06:01:00Z"/>
                <w:sz w:val="18"/>
                <w:szCs w:val="18"/>
              </w:rPr>
            </w:pPr>
            <w:ins w:id="6595" w:author="Στάθης Καπ" w:date="2023-02-01T06:01:00Z">
              <w:r w:rsidRPr="006E0881">
                <w:rPr>
                  <w:sz w:val="18"/>
                  <w:szCs w:val="18"/>
                </w:rPr>
                <w:t>Pr13</w:t>
              </w:r>
            </w:ins>
          </w:p>
        </w:tc>
        <w:tc>
          <w:tcPr>
            <w:tcW w:w="470" w:type="dxa"/>
            <w:tcPrChange w:id="6596" w:author="Στάθης Καπ" w:date="2023-02-02T16:57:00Z">
              <w:tcPr>
                <w:tcW w:w="470" w:type="dxa"/>
                <w:gridSpan w:val="2"/>
              </w:tcPr>
            </w:tcPrChange>
          </w:tcPr>
          <w:p w14:paraId="3076BA55" w14:textId="538B30C8" w:rsidR="00346577" w:rsidRPr="00346577" w:rsidRDefault="00346577" w:rsidP="00346577">
            <w:pPr>
              <w:jc w:val="center"/>
              <w:rPr>
                <w:ins w:id="6597" w:author="Στάθης Καπ" w:date="2023-02-01T06:01:00Z"/>
                <w:rFonts w:cstheme="minorHAnsi"/>
                <w:sz w:val="18"/>
                <w:szCs w:val="18"/>
                <w:lang w:val="el-GR"/>
              </w:rPr>
            </w:pPr>
            <w:ins w:id="6598" w:author="Στάθης Καπ" w:date="2023-02-02T16:36:00Z">
              <w:r w:rsidRPr="00346577">
                <w:rPr>
                  <w:rFonts w:cstheme="minorHAnsi"/>
                  <w:sz w:val="18"/>
                  <w:szCs w:val="18"/>
                  <w:rPrChange w:id="6599" w:author="Στάθης Καπ" w:date="2023-02-02T16:58:00Z">
                    <w:rPr/>
                  </w:rPrChange>
                </w:rPr>
                <w:t>378</w:t>
              </w:r>
            </w:ins>
          </w:p>
        </w:tc>
        <w:tc>
          <w:tcPr>
            <w:tcW w:w="885" w:type="dxa"/>
            <w:tcPrChange w:id="6600" w:author="Στάθης Καπ" w:date="2023-02-02T16:57:00Z">
              <w:tcPr>
                <w:tcW w:w="887" w:type="dxa"/>
                <w:gridSpan w:val="3"/>
              </w:tcPr>
            </w:tcPrChange>
          </w:tcPr>
          <w:p w14:paraId="55D709FF" w14:textId="1DDB3FBA" w:rsidR="00346577" w:rsidRPr="00346577" w:rsidRDefault="00346577" w:rsidP="00346577">
            <w:pPr>
              <w:jc w:val="center"/>
              <w:rPr>
                <w:ins w:id="6601" w:author="Στάθης Καπ" w:date="2023-02-01T06:01:00Z"/>
                <w:rFonts w:cstheme="minorHAnsi"/>
                <w:sz w:val="18"/>
                <w:szCs w:val="18"/>
              </w:rPr>
            </w:pPr>
            <w:ins w:id="6602" w:author="Στάθης Καπ" w:date="2023-02-02T16:36:00Z">
              <w:r w:rsidRPr="00346577">
                <w:rPr>
                  <w:rFonts w:cstheme="minorHAnsi"/>
                  <w:sz w:val="18"/>
                  <w:szCs w:val="18"/>
                  <w:rPrChange w:id="6603" w:author="Στάθης Καπ" w:date="2023-02-02T16:58:00Z">
                    <w:rPr/>
                  </w:rPrChange>
                </w:rPr>
                <w:t>0.232</w:t>
              </w:r>
            </w:ins>
          </w:p>
        </w:tc>
        <w:tc>
          <w:tcPr>
            <w:tcW w:w="443" w:type="dxa"/>
            <w:tcPrChange w:id="6604" w:author="Στάθης Καπ" w:date="2023-02-02T16:57:00Z">
              <w:tcPr>
                <w:tcW w:w="443" w:type="dxa"/>
                <w:gridSpan w:val="2"/>
              </w:tcPr>
            </w:tcPrChange>
          </w:tcPr>
          <w:p w14:paraId="35A7618A" w14:textId="7F287897" w:rsidR="00346577" w:rsidRPr="00346577" w:rsidRDefault="00346577" w:rsidP="00346577">
            <w:pPr>
              <w:jc w:val="center"/>
              <w:rPr>
                <w:ins w:id="6605" w:author="Στάθης Καπ" w:date="2023-02-01T06:01:00Z"/>
                <w:rFonts w:cstheme="minorHAnsi"/>
                <w:sz w:val="18"/>
                <w:szCs w:val="18"/>
              </w:rPr>
            </w:pPr>
            <w:ins w:id="6606" w:author="Στάθης Καπ" w:date="2023-02-02T16:36:00Z">
              <w:r w:rsidRPr="00346577">
                <w:rPr>
                  <w:rFonts w:cstheme="minorHAnsi"/>
                  <w:sz w:val="18"/>
                  <w:szCs w:val="18"/>
                  <w:rPrChange w:id="6607" w:author="Στάθης Καπ" w:date="2023-02-02T16:58:00Z">
                    <w:rPr/>
                  </w:rPrChange>
                </w:rPr>
                <w:t>24</w:t>
              </w:r>
            </w:ins>
          </w:p>
        </w:tc>
        <w:tc>
          <w:tcPr>
            <w:tcW w:w="470" w:type="dxa"/>
            <w:tcPrChange w:id="6608" w:author="Στάθης Καπ" w:date="2023-02-02T16:57:00Z">
              <w:tcPr>
                <w:tcW w:w="470" w:type="dxa"/>
                <w:gridSpan w:val="2"/>
                <w:vAlign w:val="center"/>
              </w:tcPr>
            </w:tcPrChange>
          </w:tcPr>
          <w:p w14:paraId="7155C62B" w14:textId="6F90FF0E" w:rsidR="00346577" w:rsidRPr="00346577" w:rsidRDefault="00346577" w:rsidP="00346577">
            <w:pPr>
              <w:jc w:val="center"/>
              <w:rPr>
                <w:ins w:id="6609" w:author="Στάθης Καπ" w:date="2023-02-01T06:01:00Z"/>
                <w:rFonts w:cstheme="minorHAnsi"/>
                <w:sz w:val="18"/>
                <w:szCs w:val="18"/>
                <w:lang w:val="el-GR"/>
              </w:rPr>
            </w:pPr>
            <w:ins w:id="6610" w:author="Στάθης Καπ" w:date="2023-02-02T16:55:00Z">
              <w:r w:rsidRPr="00346577">
                <w:rPr>
                  <w:rFonts w:cstheme="minorHAnsi"/>
                  <w:sz w:val="18"/>
                  <w:szCs w:val="18"/>
                  <w:rPrChange w:id="6611" w:author="Στάθης Καπ" w:date="2023-02-02T16:58:00Z">
                    <w:rPr>
                      <w:rFonts w:cstheme="minorHAnsi"/>
                    </w:rPr>
                  </w:rPrChange>
                </w:rPr>
                <w:t>373</w:t>
              </w:r>
            </w:ins>
          </w:p>
        </w:tc>
        <w:tc>
          <w:tcPr>
            <w:tcW w:w="558" w:type="dxa"/>
            <w:tcPrChange w:id="6612" w:author="Στάθης Καπ" w:date="2023-02-02T16:57:00Z">
              <w:tcPr>
                <w:tcW w:w="558" w:type="dxa"/>
                <w:gridSpan w:val="2"/>
                <w:vAlign w:val="center"/>
              </w:tcPr>
            </w:tcPrChange>
          </w:tcPr>
          <w:p w14:paraId="02A05410" w14:textId="2895BD6A" w:rsidR="00346577" w:rsidRPr="00346577" w:rsidRDefault="00346577" w:rsidP="00346577">
            <w:pPr>
              <w:jc w:val="center"/>
              <w:rPr>
                <w:ins w:id="6613" w:author="Στάθης Καπ" w:date="2023-02-01T06:01:00Z"/>
                <w:rFonts w:cstheme="minorHAnsi"/>
                <w:sz w:val="18"/>
                <w:szCs w:val="18"/>
              </w:rPr>
            </w:pPr>
            <w:ins w:id="6614" w:author="Στάθης Καπ" w:date="2023-02-02T16:55:00Z">
              <w:r w:rsidRPr="00346577">
                <w:rPr>
                  <w:rFonts w:cstheme="minorHAnsi"/>
                  <w:sz w:val="18"/>
                  <w:szCs w:val="18"/>
                  <w:rPrChange w:id="6615" w:author="Στάθης Καπ" w:date="2023-02-02T16:58:00Z">
                    <w:rPr>
                      <w:rFonts w:cstheme="minorHAnsi"/>
                    </w:rPr>
                  </w:rPrChange>
                </w:rPr>
                <w:t>0.203</w:t>
              </w:r>
            </w:ins>
          </w:p>
        </w:tc>
        <w:tc>
          <w:tcPr>
            <w:tcW w:w="444" w:type="dxa"/>
            <w:tcPrChange w:id="6616" w:author="Στάθης Καπ" w:date="2023-02-02T16:57:00Z">
              <w:tcPr>
                <w:tcW w:w="444" w:type="dxa"/>
                <w:gridSpan w:val="2"/>
                <w:vAlign w:val="center"/>
              </w:tcPr>
            </w:tcPrChange>
          </w:tcPr>
          <w:p w14:paraId="5BC5A7C7" w14:textId="139052C5" w:rsidR="00346577" w:rsidRPr="00346577" w:rsidRDefault="00346577" w:rsidP="00346577">
            <w:pPr>
              <w:jc w:val="center"/>
              <w:rPr>
                <w:ins w:id="6617" w:author="Στάθης Καπ" w:date="2023-02-01T06:01:00Z"/>
                <w:rFonts w:cstheme="minorHAnsi"/>
                <w:sz w:val="18"/>
                <w:szCs w:val="18"/>
              </w:rPr>
            </w:pPr>
            <w:ins w:id="6618" w:author="Στάθης Καπ" w:date="2023-02-02T16:55:00Z">
              <w:r w:rsidRPr="00346577">
                <w:rPr>
                  <w:rFonts w:cstheme="minorHAnsi"/>
                  <w:sz w:val="18"/>
                  <w:szCs w:val="18"/>
                  <w:rPrChange w:id="6619" w:author="Στάθης Καπ" w:date="2023-02-02T16:58:00Z">
                    <w:rPr>
                      <w:rFonts w:cstheme="minorHAnsi"/>
                    </w:rPr>
                  </w:rPrChange>
                </w:rPr>
                <w:t>24</w:t>
              </w:r>
            </w:ins>
          </w:p>
        </w:tc>
        <w:tc>
          <w:tcPr>
            <w:tcW w:w="470" w:type="dxa"/>
            <w:tcPrChange w:id="6620" w:author="Στάθης Καπ" w:date="2023-02-02T16:57:00Z">
              <w:tcPr>
                <w:tcW w:w="470" w:type="dxa"/>
                <w:gridSpan w:val="2"/>
              </w:tcPr>
            </w:tcPrChange>
          </w:tcPr>
          <w:p w14:paraId="48C25F73" w14:textId="62669CBD" w:rsidR="00346577" w:rsidRPr="00346577" w:rsidRDefault="00346577" w:rsidP="00346577">
            <w:pPr>
              <w:jc w:val="center"/>
              <w:rPr>
                <w:ins w:id="6621" w:author="Στάθης Καπ" w:date="2023-02-01T06:01:00Z"/>
                <w:rFonts w:cstheme="minorHAnsi"/>
                <w:sz w:val="18"/>
                <w:szCs w:val="18"/>
                <w:lang w:val="el-GR"/>
              </w:rPr>
            </w:pPr>
            <w:ins w:id="6622" w:author="Στάθης Καπ" w:date="2023-02-02T16:41:00Z">
              <w:r w:rsidRPr="00346577">
                <w:rPr>
                  <w:rFonts w:cstheme="minorHAnsi"/>
                  <w:sz w:val="18"/>
                  <w:szCs w:val="18"/>
                  <w:rPrChange w:id="6623" w:author="Στάθης Καπ" w:date="2023-02-02T16:58:00Z">
                    <w:rPr/>
                  </w:rPrChange>
                </w:rPr>
                <w:t>393</w:t>
              </w:r>
            </w:ins>
          </w:p>
        </w:tc>
        <w:tc>
          <w:tcPr>
            <w:tcW w:w="558" w:type="dxa"/>
            <w:tcPrChange w:id="6624" w:author="Στάθης Καπ" w:date="2023-02-02T16:57:00Z">
              <w:tcPr>
                <w:tcW w:w="558" w:type="dxa"/>
                <w:gridSpan w:val="2"/>
              </w:tcPr>
            </w:tcPrChange>
          </w:tcPr>
          <w:p w14:paraId="63D4ADAB" w14:textId="1597E098" w:rsidR="00346577" w:rsidRPr="00346577" w:rsidRDefault="00346577" w:rsidP="00346577">
            <w:pPr>
              <w:jc w:val="center"/>
              <w:rPr>
                <w:ins w:id="6625" w:author="Στάθης Καπ" w:date="2023-02-01T06:01:00Z"/>
                <w:rFonts w:cstheme="minorHAnsi"/>
                <w:sz w:val="18"/>
                <w:szCs w:val="18"/>
              </w:rPr>
            </w:pPr>
            <w:ins w:id="6626" w:author="Στάθης Καπ" w:date="2023-02-02T16:41:00Z">
              <w:r w:rsidRPr="00346577">
                <w:rPr>
                  <w:rFonts w:cstheme="minorHAnsi"/>
                  <w:sz w:val="18"/>
                  <w:szCs w:val="18"/>
                  <w:rPrChange w:id="6627" w:author="Στάθης Καπ" w:date="2023-02-02T16:58:00Z">
                    <w:rPr/>
                  </w:rPrChange>
                </w:rPr>
                <w:t>0.198</w:t>
              </w:r>
            </w:ins>
          </w:p>
        </w:tc>
        <w:tc>
          <w:tcPr>
            <w:tcW w:w="443" w:type="dxa"/>
            <w:tcPrChange w:id="6628" w:author="Στάθης Καπ" w:date="2023-02-02T16:57:00Z">
              <w:tcPr>
                <w:tcW w:w="443" w:type="dxa"/>
                <w:gridSpan w:val="2"/>
              </w:tcPr>
            </w:tcPrChange>
          </w:tcPr>
          <w:p w14:paraId="711772BA" w14:textId="7E8FEA33" w:rsidR="00346577" w:rsidRPr="00346577" w:rsidRDefault="00346577" w:rsidP="00346577">
            <w:pPr>
              <w:jc w:val="center"/>
              <w:rPr>
                <w:ins w:id="6629" w:author="Στάθης Καπ" w:date="2023-02-01T06:01:00Z"/>
                <w:rFonts w:cstheme="minorHAnsi"/>
                <w:sz w:val="18"/>
                <w:szCs w:val="18"/>
              </w:rPr>
            </w:pPr>
            <w:ins w:id="6630" w:author="Στάθης Καπ" w:date="2023-02-02T16:41:00Z">
              <w:r w:rsidRPr="00346577">
                <w:rPr>
                  <w:rFonts w:cstheme="minorHAnsi"/>
                  <w:sz w:val="18"/>
                  <w:szCs w:val="18"/>
                  <w:rPrChange w:id="6631" w:author="Στάθης Καπ" w:date="2023-02-02T16:58:00Z">
                    <w:rPr/>
                  </w:rPrChange>
                </w:rPr>
                <w:t>24</w:t>
              </w:r>
            </w:ins>
          </w:p>
        </w:tc>
        <w:tc>
          <w:tcPr>
            <w:tcW w:w="470" w:type="dxa"/>
            <w:tcPrChange w:id="6632" w:author="Στάθης Καπ" w:date="2023-02-02T16:57:00Z">
              <w:tcPr>
                <w:tcW w:w="470" w:type="dxa"/>
                <w:gridSpan w:val="2"/>
                <w:vAlign w:val="center"/>
              </w:tcPr>
            </w:tcPrChange>
          </w:tcPr>
          <w:p w14:paraId="5A3E14B7" w14:textId="4FD52D85" w:rsidR="00346577" w:rsidRPr="00346577" w:rsidRDefault="00346577" w:rsidP="00346577">
            <w:pPr>
              <w:jc w:val="center"/>
              <w:rPr>
                <w:ins w:id="6633" w:author="Στάθης Καπ" w:date="2023-02-01T06:01:00Z"/>
                <w:rFonts w:cstheme="minorHAnsi"/>
                <w:sz w:val="18"/>
                <w:szCs w:val="18"/>
              </w:rPr>
            </w:pPr>
            <w:ins w:id="6634" w:author="Στάθης Καπ" w:date="2023-02-02T16:56:00Z">
              <w:r w:rsidRPr="00346577">
                <w:rPr>
                  <w:rFonts w:cstheme="minorHAnsi"/>
                  <w:sz w:val="18"/>
                  <w:szCs w:val="18"/>
                  <w:rPrChange w:id="6635" w:author="Στάθης Καπ" w:date="2023-02-02T16:58:00Z">
                    <w:rPr>
                      <w:rFonts w:cstheme="minorHAnsi"/>
                    </w:rPr>
                  </w:rPrChange>
                </w:rPr>
                <w:t>359</w:t>
              </w:r>
            </w:ins>
          </w:p>
        </w:tc>
        <w:tc>
          <w:tcPr>
            <w:tcW w:w="558" w:type="dxa"/>
            <w:tcPrChange w:id="6636" w:author="Στάθης Καπ" w:date="2023-02-02T16:57:00Z">
              <w:tcPr>
                <w:tcW w:w="555" w:type="dxa"/>
                <w:gridSpan w:val="2"/>
                <w:vAlign w:val="center"/>
              </w:tcPr>
            </w:tcPrChange>
          </w:tcPr>
          <w:p w14:paraId="1AAD944A" w14:textId="40402BCC" w:rsidR="00346577" w:rsidRPr="00346577" w:rsidRDefault="00346577" w:rsidP="00346577">
            <w:pPr>
              <w:jc w:val="center"/>
              <w:rPr>
                <w:ins w:id="6637" w:author="Στάθης Καπ" w:date="2023-02-01T06:01:00Z"/>
                <w:rFonts w:cstheme="minorHAnsi"/>
                <w:sz w:val="18"/>
                <w:szCs w:val="18"/>
              </w:rPr>
            </w:pPr>
            <w:ins w:id="6638" w:author="Στάθης Καπ" w:date="2023-02-02T16:56:00Z">
              <w:r w:rsidRPr="00346577">
                <w:rPr>
                  <w:rFonts w:cstheme="minorHAnsi"/>
                  <w:sz w:val="18"/>
                  <w:szCs w:val="18"/>
                  <w:rPrChange w:id="6639" w:author="Στάθης Καπ" w:date="2023-02-02T16:58:00Z">
                    <w:rPr>
                      <w:rFonts w:cstheme="minorHAnsi"/>
                    </w:rPr>
                  </w:rPrChange>
                </w:rPr>
                <w:t>0.19</w:t>
              </w:r>
            </w:ins>
          </w:p>
        </w:tc>
        <w:tc>
          <w:tcPr>
            <w:tcW w:w="444" w:type="dxa"/>
            <w:tcPrChange w:id="6640" w:author="Στάθης Καπ" w:date="2023-02-02T16:57:00Z">
              <w:tcPr>
                <w:tcW w:w="444" w:type="dxa"/>
                <w:gridSpan w:val="2"/>
                <w:vAlign w:val="center"/>
              </w:tcPr>
            </w:tcPrChange>
          </w:tcPr>
          <w:p w14:paraId="101E8C44" w14:textId="78DCFAD6" w:rsidR="00346577" w:rsidRPr="00346577" w:rsidRDefault="00346577" w:rsidP="00346577">
            <w:pPr>
              <w:jc w:val="center"/>
              <w:rPr>
                <w:ins w:id="6641" w:author="Στάθης Καπ" w:date="2023-02-01T06:01:00Z"/>
                <w:rFonts w:cstheme="minorHAnsi"/>
                <w:sz w:val="18"/>
                <w:szCs w:val="18"/>
              </w:rPr>
            </w:pPr>
            <w:ins w:id="6642" w:author="Στάθης Καπ" w:date="2023-02-02T16:56:00Z">
              <w:r w:rsidRPr="00346577">
                <w:rPr>
                  <w:rFonts w:cstheme="minorHAnsi"/>
                  <w:sz w:val="18"/>
                  <w:szCs w:val="18"/>
                  <w:rPrChange w:id="6643" w:author="Στάθης Καπ" w:date="2023-02-02T16:58:00Z">
                    <w:rPr>
                      <w:rFonts w:cstheme="minorHAnsi"/>
                    </w:rPr>
                  </w:rPrChange>
                </w:rPr>
                <w:t>22</w:t>
              </w:r>
            </w:ins>
          </w:p>
        </w:tc>
        <w:tc>
          <w:tcPr>
            <w:tcW w:w="470" w:type="dxa"/>
            <w:tcPrChange w:id="6644" w:author="Στάθης Καπ" w:date="2023-02-02T16:57:00Z">
              <w:tcPr>
                <w:tcW w:w="470" w:type="dxa"/>
                <w:gridSpan w:val="2"/>
              </w:tcPr>
            </w:tcPrChange>
          </w:tcPr>
          <w:p w14:paraId="1D715778" w14:textId="57D9F824" w:rsidR="00346577" w:rsidRPr="00346577" w:rsidRDefault="00346577" w:rsidP="00346577">
            <w:pPr>
              <w:jc w:val="center"/>
              <w:rPr>
                <w:ins w:id="6645" w:author="Στάθης Καπ" w:date="2023-02-01T06:01:00Z"/>
                <w:rFonts w:cstheme="minorHAnsi"/>
                <w:sz w:val="18"/>
                <w:szCs w:val="18"/>
              </w:rPr>
            </w:pPr>
            <w:ins w:id="6646" w:author="Στάθης Καπ" w:date="2023-02-02T16:45:00Z">
              <w:r w:rsidRPr="00346577">
                <w:rPr>
                  <w:rFonts w:cstheme="minorHAnsi"/>
                  <w:sz w:val="18"/>
                  <w:szCs w:val="18"/>
                  <w:rPrChange w:id="6647" w:author="Στάθης Καπ" w:date="2023-02-02T16:58:00Z">
                    <w:rPr/>
                  </w:rPrChange>
                </w:rPr>
                <w:t>361</w:t>
              </w:r>
            </w:ins>
          </w:p>
        </w:tc>
        <w:tc>
          <w:tcPr>
            <w:tcW w:w="558" w:type="dxa"/>
            <w:tcPrChange w:id="6648" w:author="Στάθης Καπ" w:date="2023-02-02T16:57:00Z">
              <w:tcPr>
                <w:tcW w:w="558" w:type="dxa"/>
                <w:gridSpan w:val="2"/>
              </w:tcPr>
            </w:tcPrChange>
          </w:tcPr>
          <w:p w14:paraId="20354966" w14:textId="601173D6" w:rsidR="00346577" w:rsidRPr="00346577" w:rsidRDefault="00346577" w:rsidP="00346577">
            <w:pPr>
              <w:jc w:val="center"/>
              <w:rPr>
                <w:ins w:id="6649" w:author="Στάθης Καπ" w:date="2023-02-01T06:01:00Z"/>
                <w:rFonts w:cstheme="minorHAnsi"/>
                <w:sz w:val="18"/>
                <w:szCs w:val="18"/>
              </w:rPr>
            </w:pPr>
            <w:ins w:id="6650" w:author="Στάθης Καπ" w:date="2023-02-02T16:45:00Z">
              <w:r w:rsidRPr="00346577">
                <w:rPr>
                  <w:rFonts w:cstheme="minorHAnsi"/>
                  <w:sz w:val="18"/>
                  <w:szCs w:val="18"/>
                  <w:rPrChange w:id="6651" w:author="Στάθης Καπ" w:date="2023-02-02T16:58:00Z">
                    <w:rPr/>
                  </w:rPrChange>
                </w:rPr>
                <w:t>0.211</w:t>
              </w:r>
            </w:ins>
          </w:p>
        </w:tc>
        <w:tc>
          <w:tcPr>
            <w:tcW w:w="443" w:type="dxa"/>
            <w:tcPrChange w:id="6652" w:author="Στάθης Καπ" w:date="2023-02-02T16:57:00Z">
              <w:tcPr>
                <w:tcW w:w="443" w:type="dxa"/>
              </w:tcPr>
            </w:tcPrChange>
          </w:tcPr>
          <w:p w14:paraId="374D8760" w14:textId="1895D520" w:rsidR="00346577" w:rsidRPr="00346577" w:rsidRDefault="00346577" w:rsidP="00346577">
            <w:pPr>
              <w:jc w:val="center"/>
              <w:rPr>
                <w:ins w:id="6653" w:author="Στάθης Καπ" w:date="2023-02-01T06:01:00Z"/>
                <w:rFonts w:cstheme="minorHAnsi"/>
                <w:sz w:val="18"/>
                <w:szCs w:val="18"/>
              </w:rPr>
            </w:pPr>
            <w:ins w:id="6654" w:author="Στάθης Καπ" w:date="2023-02-02T16:45:00Z">
              <w:r w:rsidRPr="00346577">
                <w:rPr>
                  <w:rFonts w:cstheme="minorHAnsi"/>
                  <w:sz w:val="18"/>
                  <w:szCs w:val="18"/>
                  <w:rPrChange w:id="6655" w:author="Στάθης Καπ" w:date="2023-02-02T16:58:00Z">
                    <w:rPr/>
                  </w:rPrChange>
                </w:rPr>
                <w:t>21</w:t>
              </w:r>
            </w:ins>
          </w:p>
        </w:tc>
        <w:tc>
          <w:tcPr>
            <w:tcW w:w="459" w:type="dxa"/>
            <w:tcPrChange w:id="6656" w:author="Στάθης Καπ" w:date="2023-02-02T16:57:00Z">
              <w:tcPr>
                <w:tcW w:w="459" w:type="dxa"/>
                <w:vAlign w:val="center"/>
              </w:tcPr>
            </w:tcPrChange>
          </w:tcPr>
          <w:p w14:paraId="46DCAC85" w14:textId="7F6883F2" w:rsidR="00346577" w:rsidRPr="00C3762F" w:rsidRDefault="00346577" w:rsidP="00346577">
            <w:pPr>
              <w:jc w:val="center"/>
              <w:rPr>
                <w:ins w:id="6657" w:author="Στάθης Καπ" w:date="2023-02-01T06:01:00Z"/>
                <w:rFonts w:cstheme="minorHAnsi"/>
                <w:sz w:val="18"/>
                <w:szCs w:val="18"/>
              </w:rPr>
            </w:pPr>
            <w:ins w:id="6658" w:author="Στάθης Καπ" w:date="2023-02-02T17:05:00Z">
              <w:r w:rsidRPr="00C3762F">
                <w:rPr>
                  <w:rFonts w:cstheme="minorHAnsi"/>
                  <w:sz w:val="18"/>
                  <w:szCs w:val="18"/>
                  <w:rPrChange w:id="6659" w:author="Στάθης Καπ" w:date="2023-02-02T17:05:00Z">
                    <w:rPr/>
                  </w:rPrChange>
                </w:rPr>
                <w:t>345</w:t>
              </w:r>
            </w:ins>
          </w:p>
        </w:tc>
        <w:tc>
          <w:tcPr>
            <w:tcW w:w="552" w:type="dxa"/>
            <w:tcPrChange w:id="6660" w:author="Στάθης Καπ" w:date="2023-02-02T16:57:00Z">
              <w:tcPr>
                <w:tcW w:w="552" w:type="dxa"/>
                <w:vAlign w:val="center"/>
              </w:tcPr>
            </w:tcPrChange>
          </w:tcPr>
          <w:p w14:paraId="1AD3474E" w14:textId="3784E5B9" w:rsidR="00346577" w:rsidRPr="00C3762F" w:rsidRDefault="00346577" w:rsidP="00346577">
            <w:pPr>
              <w:jc w:val="center"/>
              <w:rPr>
                <w:ins w:id="6661" w:author="Στάθης Καπ" w:date="2023-02-01T06:01:00Z"/>
                <w:rFonts w:cstheme="minorHAnsi"/>
                <w:sz w:val="18"/>
                <w:szCs w:val="18"/>
              </w:rPr>
            </w:pPr>
            <w:ins w:id="6662" w:author="Στάθης Καπ" w:date="2023-02-02T17:05:00Z">
              <w:r w:rsidRPr="00C3762F">
                <w:rPr>
                  <w:rFonts w:cstheme="minorHAnsi"/>
                  <w:sz w:val="18"/>
                  <w:szCs w:val="18"/>
                  <w:rPrChange w:id="6663" w:author="Στάθης Καπ" w:date="2023-02-02T17:05:00Z">
                    <w:rPr/>
                  </w:rPrChange>
                </w:rPr>
                <w:t>0.195</w:t>
              </w:r>
            </w:ins>
          </w:p>
        </w:tc>
        <w:tc>
          <w:tcPr>
            <w:tcW w:w="431" w:type="dxa"/>
            <w:tcPrChange w:id="6664" w:author="Στάθης Καπ" w:date="2023-02-02T16:57:00Z">
              <w:tcPr>
                <w:tcW w:w="431" w:type="dxa"/>
                <w:vAlign w:val="center"/>
              </w:tcPr>
            </w:tcPrChange>
          </w:tcPr>
          <w:p w14:paraId="36633EC6" w14:textId="0C2C8760" w:rsidR="00346577" w:rsidRPr="00C3762F" w:rsidRDefault="00346577" w:rsidP="00346577">
            <w:pPr>
              <w:jc w:val="center"/>
              <w:rPr>
                <w:ins w:id="6665" w:author="Στάθης Καπ" w:date="2023-02-01T06:01:00Z"/>
                <w:rFonts w:cstheme="minorHAnsi"/>
                <w:sz w:val="18"/>
                <w:szCs w:val="18"/>
              </w:rPr>
            </w:pPr>
            <w:ins w:id="6666" w:author="Στάθης Καπ" w:date="2023-02-02T17:05:00Z">
              <w:r w:rsidRPr="00C3762F">
                <w:rPr>
                  <w:rFonts w:cstheme="minorHAnsi"/>
                  <w:sz w:val="18"/>
                  <w:szCs w:val="18"/>
                  <w:rPrChange w:id="6667" w:author="Στάθης Καπ" w:date="2023-02-02T17:05:00Z">
                    <w:rPr/>
                  </w:rPrChange>
                </w:rPr>
                <w:t>20</w:t>
              </w:r>
            </w:ins>
          </w:p>
        </w:tc>
      </w:tr>
      <w:tr w:rsidR="00346577" w:rsidRPr="00AB438A" w14:paraId="18239E15" w14:textId="77777777" w:rsidTr="00346577">
        <w:tblPrEx>
          <w:tblW w:w="9540" w:type="dxa"/>
          <w:tblInd w:w="-340" w:type="dxa"/>
          <w:tblCellMar>
            <w:left w:w="28" w:type="dxa"/>
            <w:right w:w="28" w:type="dxa"/>
          </w:tblCellMar>
          <w:tblPrExChange w:id="6668" w:author="Στάθης Καπ" w:date="2023-02-02T16:57:00Z">
            <w:tblPrEx>
              <w:tblW w:w="9540" w:type="dxa"/>
              <w:tblInd w:w="-340" w:type="dxa"/>
              <w:tblCellMar>
                <w:left w:w="28" w:type="dxa"/>
                <w:right w:w="28" w:type="dxa"/>
              </w:tblCellMar>
            </w:tblPrEx>
          </w:tblPrExChange>
        </w:tblPrEx>
        <w:trPr>
          <w:trHeight w:val="247"/>
          <w:ins w:id="6669" w:author="Στάθης Καπ" w:date="2023-02-01T06:01:00Z"/>
          <w:trPrChange w:id="6670" w:author="Στάθης Καπ" w:date="2023-02-02T16:57:00Z">
            <w:trPr>
              <w:gridBefore w:val="4"/>
              <w:trHeight w:val="247"/>
            </w:trPr>
          </w:trPrChange>
        </w:trPr>
        <w:tc>
          <w:tcPr>
            <w:tcW w:w="414" w:type="dxa"/>
            <w:vAlign w:val="center"/>
            <w:tcPrChange w:id="6671" w:author="Στάθης Καπ" w:date="2023-02-02T16:57:00Z">
              <w:tcPr>
                <w:tcW w:w="415" w:type="dxa"/>
                <w:gridSpan w:val="2"/>
                <w:vAlign w:val="center"/>
              </w:tcPr>
            </w:tcPrChange>
          </w:tcPr>
          <w:p w14:paraId="318DAFD1" w14:textId="77777777" w:rsidR="00346577" w:rsidRPr="006E0881" w:rsidRDefault="00346577" w:rsidP="00346577">
            <w:pPr>
              <w:jc w:val="center"/>
              <w:rPr>
                <w:ins w:id="6672" w:author="Στάθης Καπ" w:date="2023-02-01T06:01:00Z"/>
                <w:sz w:val="18"/>
                <w:szCs w:val="18"/>
              </w:rPr>
            </w:pPr>
            <w:ins w:id="6673" w:author="Στάθης Καπ" w:date="2023-02-01T06:01:00Z">
              <w:r w:rsidRPr="006E0881">
                <w:rPr>
                  <w:sz w:val="18"/>
                  <w:szCs w:val="18"/>
                </w:rPr>
                <w:t>Pr14</w:t>
              </w:r>
            </w:ins>
          </w:p>
        </w:tc>
        <w:tc>
          <w:tcPr>
            <w:tcW w:w="470" w:type="dxa"/>
            <w:tcPrChange w:id="6674" w:author="Στάθης Καπ" w:date="2023-02-02T16:57:00Z">
              <w:tcPr>
                <w:tcW w:w="470" w:type="dxa"/>
                <w:gridSpan w:val="2"/>
              </w:tcPr>
            </w:tcPrChange>
          </w:tcPr>
          <w:p w14:paraId="33EFF27F" w14:textId="4C369E6F" w:rsidR="00346577" w:rsidRPr="00346577" w:rsidRDefault="00346577" w:rsidP="00346577">
            <w:pPr>
              <w:jc w:val="center"/>
              <w:rPr>
                <w:ins w:id="6675" w:author="Στάθης Καπ" w:date="2023-02-01T06:01:00Z"/>
                <w:rFonts w:cstheme="minorHAnsi"/>
                <w:sz w:val="18"/>
                <w:szCs w:val="18"/>
                <w:lang w:val="el-GR"/>
              </w:rPr>
            </w:pPr>
            <w:ins w:id="6676" w:author="Στάθης Καπ" w:date="2023-02-02T16:36:00Z">
              <w:r w:rsidRPr="00346577">
                <w:rPr>
                  <w:rFonts w:cstheme="minorHAnsi"/>
                  <w:sz w:val="18"/>
                  <w:szCs w:val="18"/>
                  <w:rPrChange w:id="6677" w:author="Στάθης Καπ" w:date="2023-02-02T16:58:00Z">
                    <w:rPr/>
                  </w:rPrChange>
                </w:rPr>
                <w:t>439</w:t>
              </w:r>
            </w:ins>
          </w:p>
        </w:tc>
        <w:tc>
          <w:tcPr>
            <w:tcW w:w="885" w:type="dxa"/>
            <w:tcPrChange w:id="6678" w:author="Στάθης Καπ" w:date="2023-02-02T16:57:00Z">
              <w:tcPr>
                <w:tcW w:w="887" w:type="dxa"/>
                <w:gridSpan w:val="3"/>
              </w:tcPr>
            </w:tcPrChange>
          </w:tcPr>
          <w:p w14:paraId="1736D2DF" w14:textId="6668E8D4" w:rsidR="00346577" w:rsidRPr="00346577" w:rsidRDefault="00346577" w:rsidP="00346577">
            <w:pPr>
              <w:jc w:val="center"/>
              <w:rPr>
                <w:ins w:id="6679" w:author="Στάθης Καπ" w:date="2023-02-01T06:01:00Z"/>
                <w:rFonts w:cstheme="minorHAnsi"/>
                <w:sz w:val="18"/>
                <w:szCs w:val="18"/>
              </w:rPr>
            </w:pPr>
            <w:ins w:id="6680" w:author="Στάθης Καπ" w:date="2023-02-02T16:36:00Z">
              <w:r w:rsidRPr="00346577">
                <w:rPr>
                  <w:rFonts w:cstheme="minorHAnsi"/>
                  <w:sz w:val="18"/>
                  <w:szCs w:val="18"/>
                  <w:rPrChange w:id="6681" w:author="Στάθης Καπ" w:date="2023-02-02T16:58:00Z">
                    <w:rPr/>
                  </w:rPrChange>
                </w:rPr>
                <w:t>0.503</w:t>
              </w:r>
            </w:ins>
          </w:p>
        </w:tc>
        <w:tc>
          <w:tcPr>
            <w:tcW w:w="443" w:type="dxa"/>
            <w:tcPrChange w:id="6682" w:author="Στάθης Καπ" w:date="2023-02-02T16:57:00Z">
              <w:tcPr>
                <w:tcW w:w="443" w:type="dxa"/>
                <w:gridSpan w:val="2"/>
              </w:tcPr>
            </w:tcPrChange>
          </w:tcPr>
          <w:p w14:paraId="2D447B98" w14:textId="61B90B6B" w:rsidR="00346577" w:rsidRPr="00346577" w:rsidRDefault="00346577" w:rsidP="00346577">
            <w:pPr>
              <w:jc w:val="center"/>
              <w:rPr>
                <w:ins w:id="6683" w:author="Στάθης Καπ" w:date="2023-02-01T06:01:00Z"/>
                <w:rFonts w:cstheme="minorHAnsi"/>
                <w:sz w:val="18"/>
                <w:szCs w:val="18"/>
              </w:rPr>
            </w:pPr>
            <w:ins w:id="6684" w:author="Στάθης Καπ" w:date="2023-02-02T16:36:00Z">
              <w:r w:rsidRPr="00346577">
                <w:rPr>
                  <w:rFonts w:cstheme="minorHAnsi"/>
                  <w:sz w:val="18"/>
                  <w:szCs w:val="18"/>
                  <w:rPrChange w:id="6685" w:author="Στάθης Καπ" w:date="2023-02-02T16:58:00Z">
                    <w:rPr/>
                  </w:rPrChange>
                </w:rPr>
                <w:t>25</w:t>
              </w:r>
            </w:ins>
          </w:p>
        </w:tc>
        <w:tc>
          <w:tcPr>
            <w:tcW w:w="470" w:type="dxa"/>
            <w:tcPrChange w:id="6686" w:author="Στάθης Καπ" w:date="2023-02-02T16:57:00Z">
              <w:tcPr>
                <w:tcW w:w="470" w:type="dxa"/>
                <w:gridSpan w:val="2"/>
                <w:vAlign w:val="center"/>
              </w:tcPr>
            </w:tcPrChange>
          </w:tcPr>
          <w:p w14:paraId="3746541B" w14:textId="22C3F914" w:rsidR="00346577" w:rsidRPr="00346577" w:rsidRDefault="00346577" w:rsidP="00346577">
            <w:pPr>
              <w:jc w:val="center"/>
              <w:rPr>
                <w:ins w:id="6687" w:author="Στάθης Καπ" w:date="2023-02-01T06:01:00Z"/>
                <w:rFonts w:cstheme="minorHAnsi"/>
                <w:sz w:val="18"/>
                <w:szCs w:val="18"/>
                <w:lang w:val="el-GR"/>
              </w:rPr>
            </w:pPr>
            <w:ins w:id="6688" w:author="Στάθης Καπ" w:date="2023-02-02T16:55:00Z">
              <w:r w:rsidRPr="00346577">
                <w:rPr>
                  <w:rFonts w:cstheme="minorHAnsi"/>
                  <w:sz w:val="18"/>
                  <w:szCs w:val="18"/>
                  <w:rPrChange w:id="6689" w:author="Στάθης Καπ" w:date="2023-02-02T16:58:00Z">
                    <w:rPr>
                      <w:rFonts w:cstheme="minorHAnsi"/>
                    </w:rPr>
                  </w:rPrChange>
                </w:rPr>
                <w:t>433</w:t>
              </w:r>
            </w:ins>
          </w:p>
        </w:tc>
        <w:tc>
          <w:tcPr>
            <w:tcW w:w="558" w:type="dxa"/>
            <w:tcPrChange w:id="6690" w:author="Στάθης Καπ" w:date="2023-02-02T16:57:00Z">
              <w:tcPr>
                <w:tcW w:w="558" w:type="dxa"/>
                <w:gridSpan w:val="2"/>
                <w:vAlign w:val="center"/>
              </w:tcPr>
            </w:tcPrChange>
          </w:tcPr>
          <w:p w14:paraId="20155A24" w14:textId="53373FDE" w:rsidR="00346577" w:rsidRPr="00346577" w:rsidRDefault="00346577" w:rsidP="00346577">
            <w:pPr>
              <w:jc w:val="center"/>
              <w:rPr>
                <w:ins w:id="6691" w:author="Στάθης Καπ" w:date="2023-02-01T06:01:00Z"/>
                <w:rFonts w:cstheme="minorHAnsi"/>
                <w:sz w:val="18"/>
                <w:szCs w:val="18"/>
              </w:rPr>
            </w:pPr>
            <w:ins w:id="6692" w:author="Στάθης Καπ" w:date="2023-02-02T16:55:00Z">
              <w:r w:rsidRPr="00346577">
                <w:rPr>
                  <w:rFonts w:cstheme="minorHAnsi"/>
                  <w:sz w:val="18"/>
                  <w:szCs w:val="18"/>
                  <w:rPrChange w:id="6693" w:author="Στάθης Καπ" w:date="2023-02-02T16:58:00Z">
                    <w:rPr>
                      <w:rFonts w:cstheme="minorHAnsi"/>
                    </w:rPr>
                  </w:rPrChange>
                </w:rPr>
                <w:t>0.305</w:t>
              </w:r>
            </w:ins>
          </w:p>
        </w:tc>
        <w:tc>
          <w:tcPr>
            <w:tcW w:w="444" w:type="dxa"/>
            <w:tcPrChange w:id="6694" w:author="Στάθης Καπ" w:date="2023-02-02T16:57:00Z">
              <w:tcPr>
                <w:tcW w:w="444" w:type="dxa"/>
                <w:gridSpan w:val="2"/>
                <w:vAlign w:val="center"/>
              </w:tcPr>
            </w:tcPrChange>
          </w:tcPr>
          <w:p w14:paraId="6E2FD1BF" w14:textId="099A0C0E" w:rsidR="00346577" w:rsidRPr="00346577" w:rsidRDefault="00346577" w:rsidP="00346577">
            <w:pPr>
              <w:jc w:val="center"/>
              <w:rPr>
                <w:ins w:id="6695" w:author="Στάθης Καπ" w:date="2023-02-01T06:01:00Z"/>
                <w:rFonts w:cstheme="minorHAnsi"/>
                <w:sz w:val="18"/>
                <w:szCs w:val="18"/>
              </w:rPr>
            </w:pPr>
            <w:ins w:id="6696" w:author="Στάθης Καπ" w:date="2023-02-02T16:55:00Z">
              <w:r w:rsidRPr="00346577">
                <w:rPr>
                  <w:rFonts w:cstheme="minorHAnsi"/>
                  <w:sz w:val="18"/>
                  <w:szCs w:val="18"/>
                  <w:rPrChange w:id="6697" w:author="Στάθης Καπ" w:date="2023-02-02T16:58:00Z">
                    <w:rPr>
                      <w:rFonts w:cstheme="minorHAnsi"/>
                    </w:rPr>
                  </w:rPrChange>
                </w:rPr>
                <w:t>25</w:t>
              </w:r>
            </w:ins>
          </w:p>
        </w:tc>
        <w:tc>
          <w:tcPr>
            <w:tcW w:w="470" w:type="dxa"/>
            <w:tcPrChange w:id="6698" w:author="Στάθης Καπ" w:date="2023-02-02T16:57:00Z">
              <w:tcPr>
                <w:tcW w:w="470" w:type="dxa"/>
                <w:gridSpan w:val="2"/>
              </w:tcPr>
            </w:tcPrChange>
          </w:tcPr>
          <w:p w14:paraId="3B8E6ED8" w14:textId="5FFA255B" w:rsidR="00346577" w:rsidRPr="00346577" w:rsidRDefault="00346577" w:rsidP="00346577">
            <w:pPr>
              <w:jc w:val="center"/>
              <w:rPr>
                <w:ins w:id="6699" w:author="Στάθης Καπ" w:date="2023-02-01T06:01:00Z"/>
                <w:rFonts w:cstheme="minorHAnsi"/>
                <w:sz w:val="18"/>
                <w:szCs w:val="18"/>
                <w:lang w:val="el-GR"/>
              </w:rPr>
            </w:pPr>
            <w:ins w:id="6700" w:author="Στάθης Καπ" w:date="2023-02-02T16:41:00Z">
              <w:r w:rsidRPr="00346577">
                <w:rPr>
                  <w:rFonts w:cstheme="minorHAnsi"/>
                  <w:sz w:val="18"/>
                  <w:szCs w:val="18"/>
                  <w:rPrChange w:id="6701" w:author="Στάθης Καπ" w:date="2023-02-02T16:58:00Z">
                    <w:rPr/>
                  </w:rPrChange>
                </w:rPr>
                <w:t>450</w:t>
              </w:r>
            </w:ins>
          </w:p>
        </w:tc>
        <w:tc>
          <w:tcPr>
            <w:tcW w:w="558" w:type="dxa"/>
            <w:tcPrChange w:id="6702" w:author="Στάθης Καπ" w:date="2023-02-02T16:57:00Z">
              <w:tcPr>
                <w:tcW w:w="558" w:type="dxa"/>
                <w:gridSpan w:val="2"/>
              </w:tcPr>
            </w:tcPrChange>
          </w:tcPr>
          <w:p w14:paraId="623F2205" w14:textId="1A780CEC" w:rsidR="00346577" w:rsidRPr="00346577" w:rsidRDefault="00346577" w:rsidP="00346577">
            <w:pPr>
              <w:jc w:val="center"/>
              <w:rPr>
                <w:ins w:id="6703" w:author="Στάθης Καπ" w:date="2023-02-01T06:01:00Z"/>
                <w:rFonts w:cstheme="minorHAnsi"/>
                <w:sz w:val="18"/>
                <w:szCs w:val="18"/>
              </w:rPr>
            </w:pPr>
            <w:ins w:id="6704" w:author="Στάθης Καπ" w:date="2023-02-02T16:41:00Z">
              <w:r w:rsidRPr="00346577">
                <w:rPr>
                  <w:rFonts w:cstheme="minorHAnsi"/>
                  <w:sz w:val="18"/>
                  <w:szCs w:val="18"/>
                  <w:rPrChange w:id="6705" w:author="Στάθης Καπ" w:date="2023-02-02T16:58:00Z">
                    <w:rPr/>
                  </w:rPrChange>
                </w:rPr>
                <w:t>0.319</w:t>
              </w:r>
            </w:ins>
          </w:p>
        </w:tc>
        <w:tc>
          <w:tcPr>
            <w:tcW w:w="443" w:type="dxa"/>
            <w:tcPrChange w:id="6706" w:author="Στάθης Καπ" w:date="2023-02-02T16:57:00Z">
              <w:tcPr>
                <w:tcW w:w="443" w:type="dxa"/>
                <w:gridSpan w:val="2"/>
              </w:tcPr>
            </w:tcPrChange>
          </w:tcPr>
          <w:p w14:paraId="2B08F395" w14:textId="0A946CB0" w:rsidR="00346577" w:rsidRPr="00346577" w:rsidRDefault="00346577" w:rsidP="00346577">
            <w:pPr>
              <w:jc w:val="center"/>
              <w:rPr>
                <w:ins w:id="6707" w:author="Στάθης Καπ" w:date="2023-02-01T06:01:00Z"/>
                <w:rFonts w:cstheme="minorHAnsi"/>
                <w:sz w:val="18"/>
                <w:szCs w:val="18"/>
              </w:rPr>
            </w:pPr>
            <w:ins w:id="6708" w:author="Στάθης Καπ" w:date="2023-02-02T16:41:00Z">
              <w:r w:rsidRPr="00346577">
                <w:rPr>
                  <w:rFonts w:cstheme="minorHAnsi"/>
                  <w:sz w:val="18"/>
                  <w:szCs w:val="18"/>
                  <w:rPrChange w:id="6709" w:author="Στάθης Καπ" w:date="2023-02-02T16:58:00Z">
                    <w:rPr/>
                  </w:rPrChange>
                </w:rPr>
                <w:t>26</w:t>
              </w:r>
            </w:ins>
          </w:p>
        </w:tc>
        <w:tc>
          <w:tcPr>
            <w:tcW w:w="470" w:type="dxa"/>
            <w:tcPrChange w:id="6710" w:author="Στάθης Καπ" w:date="2023-02-02T16:57:00Z">
              <w:tcPr>
                <w:tcW w:w="470" w:type="dxa"/>
                <w:gridSpan w:val="2"/>
                <w:vAlign w:val="center"/>
              </w:tcPr>
            </w:tcPrChange>
          </w:tcPr>
          <w:p w14:paraId="7FDCAA2B" w14:textId="508FD9C1" w:rsidR="00346577" w:rsidRPr="00346577" w:rsidRDefault="00346577" w:rsidP="00346577">
            <w:pPr>
              <w:jc w:val="center"/>
              <w:rPr>
                <w:ins w:id="6711" w:author="Στάθης Καπ" w:date="2023-02-01T06:01:00Z"/>
                <w:rFonts w:cstheme="minorHAnsi"/>
                <w:sz w:val="18"/>
                <w:szCs w:val="18"/>
              </w:rPr>
            </w:pPr>
            <w:ins w:id="6712" w:author="Στάθης Καπ" w:date="2023-02-02T16:56:00Z">
              <w:r w:rsidRPr="00346577">
                <w:rPr>
                  <w:rFonts w:cstheme="minorHAnsi"/>
                  <w:sz w:val="18"/>
                  <w:szCs w:val="18"/>
                  <w:rPrChange w:id="6713" w:author="Στάθης Καπ" w:date="2023-02-02T16:58:00Z">
                    <w:rPr>
                      <w:rFonts w:cstheme="minorHAnsi"/>
                    </w:rPr>
                  </w:rPrChange>
                </w:rPr>
                <w:t>428</w:t>
              </w:r>
            </w:ins>
          </w:p>
        </w:tc>
        <w:tc>
          <w:tcPr>
            <w:tcW w:w="558" w:type="dxa"/>
            <w:tcPrChange w:id="6714" w:author="Στάθης Καπ" w:date="2023-02-02T16:57:00Z">
              <w:tcPr>
                <w:tcW w:w="555" w:type="dxa"/>
                <w:gridSpan w:val="2"/>
                <w:vAlign w:val="center"/>
              </w:tcPr>
            </w:tcPrChange>
          </w:tcPr>
          <w:p w14:paraId="4F791DCB" w14:textId="39A19E40" w:rsidR="00346577" w:rsidRPr="00346577" w:rsidRDefault="00346577" w:rsidP="00346577">
            <w:pPr>
              <w:jc w:val="center"/>
              <w:rPr>
                <w:ins w:id="6715" w:author="Στάθης Καπ" w:date="2023-02-01T06:01:00Z"/>
                <w:rFonts w:cstheme="minorHAnsi"/>
                <w:sz w:val="18"/>
                <w:szCs w:val="18"/>
              </w:rPr>
            </w:pPr>
            <w:ins w:id="6716" w:author="Στάθης Καπ" w:date="2023-02-02T16:56:00Z">
              <w:r w:rsidRPr="00346577">
                <w:rPr>
                  <w:rFonts w:cstheme="minorHAnsi"/>
                  <w:sz w:val="18"/>
                  <w:szCs w:val="18"/>
                  <w:rPrChange w:id="6717" w:author="Στάθης Καπ" w:date="2023-02-02T16:58:00Z">
                    <w:rPr>
                      <w:rFonts w:cstheme="minorHAnsi"/>
                    </w:rPr>
                  </w:rPrChange>
                </w:rPr>
                <w:t>0.28</w:t>
              </w:r>
            </w:ins>
          </w:p>
        </w:tc>
        <w:tc>
          <w:tcPr>
            <w:tcW w:w="444" w:type="dxa"/>
            <w:tcPrChange w:id="6718" w:author="Στάθης Καπ" w:date="2023-02-02T16:57:00Z">
              <w:tcPr>
                <w:tcW w:w="444" w:type="dxa"/>
                <w:gridSpan w:val="2"/>
                <w:vAlign w:val="center"/>
              </w:tcPr>
            </w:tcPrChange>
          </w:tcPr>
          <w:p w14:paraId="7478DD6B" w14:textId="0840CEA0" w:rsidR="00346577" w:rsidRPr="00346577" w:rsidRDefault="00346577" w:rsidP="00346577">
            <w:pPr>
              <w:jc w:val="center"/>
              <w:rPr>
                <w:ins w:id="6719" w:author="Στάθης Καπ" w:date="2023-02-01T06:01:00Z"/>
                <w:rFonts w:cstheme="minorHAnsi"/>
                <w:sz w:val="18"/>
                <w:szCs w:val="18"/>
              </w:rPr>
            </w:pPr>
            <w:ins w:id="6720" w:author="Στάθης Καπ" w:date="2023-02-02T16:56:00Z">
              <w:r w:rsidRPr="00346577">
                <w:rPr>
                  <w:rFonts w:cstheme="minorHAnsi"/>
                  <w:sz w:val="18"/>
                  <w:szCs w:val="18"/>
                  <w:rPrChange w:id="6721" w:author="Στάθης Καπ" w:date="2023-02-02T16:58:00Z">
                    <w:rPr>
                      <w:rFonts w:cstheme="minorHAnsi"/>
                    </w:rPr>
                  </w:rPrChange>
                </w:rPr>
                <w:t>26</w:t>
              </w:r>
            </w:ins>
          </w:p>
        </w:tc>
        <w:tc>
          <w:tcPr>
            <w:tcW w:w="470" w:type="dxa"/>
            <w:tcPrChange w:id="6722" w:author="Στάθης Καπ" w:date="2023-02-02T16:57:00Z">
              <w:tcPr>
                <w:tcW w:w="470" w:type="dxa"/>
                <w:gridSpan w:val="2"/>
              </w:tcPr>
            </w:tcPrChange>
          </w:tcPr>
          <w:p w14:paraId="603CEC20" w14:textId="2C8090D2" w:rsidR="00346577" w:rsidRPr="00346577" w:rsidRDefault="00346577" w:rsidP="00346577">
            <w:pPr>
              <w:jc w:val="center"/>
              <w:rPr>
                <w:ins w:id="6723" w:author="Στάθης Καπ" w:date="2023-02-01T06:01:00Z"/>
                <w:rFonts w:cstheme="minorHAnsi"/>
                <w:sz w:val="18"/>
                <w:szCs w:val="18"/>
              </w:rPr>
            </w:pPr>
            <w:ins w:id="6724" w:author="Στάθης Καπ" w:date="2023-02-02T16:45:00Z">
              <w:r w:rsidRPr="00346577">
                <w:rPr>
                  <w:rFonts w:cstheme="minorHAnsi"/>
                  <w:sz w:val="18"/>
                  <w:szCs w:val="18"/>
                  <w:rPrChange w:id="6725" w:author="Στάθης Καπ" w:date="2023-02-02T16:58:00Z">
                    <w:rPr/>
                  </w:rPrChange>
                </w:rPr>
                <w:t>422</w:t>
              </w:r>
            </w:ins>
          </w:p>
        </w:tc>
        <w:tc>
          <w:tcPr>
            <w:tcW w:w="558" w:type="dxa"/>
            <w:tcPrChange w:id="6726" w:author="Στάθης Καπ" w:date="2023-02-02T16:57:00Z">
              <w:tcPr>
                <w:tcW w:w="558" w:type="dxa"/>
                <w:gridSpan w:val="2"/>
              </w:tcPr>
            </w:tcPrChange>
          </w:tcPr>
          <w:p w14:paraId="1C3B7313" w14:textId="5B408701" w:rsidR="00346577" w:rsidRPr="00346577" w:rsidRDefault="00346577" w:rsidP="00346577">
            <w:pPr>
              <w:jc w:val="center"/>
              <w:rPr>
                <w:ins w:id="6727" w:author="Στάθης Καπ" w:date="2023-02-01T06:01:00Z"/>
                <w:rFonts w:cstheme="minorHAnsi"/>
                <w:sz w:val="18"/>
                <w:szCs w:val="18"/>
              </w:rPr>
            </w:pPr>
            <w:ins w:id="6728" w:author="Στάθης Καπ" w:date="2023-02-02T16:45:00Z">
              <w:r w:rsidRPr="00346577">
                <w:rPr>
                  <w:rFonts w:cstheme="minorHAnsi"/>
                  <w:sz w:val="18"/>
                  <w:szCs w:val="18"/>
                  <w:rPrChange w:id="6729" w:author="Στάθης Καπ" w:date="2023-02-02T16:58:00Z">
                    <w:rPr/>
                  </w:rPrChange>
                </w:rPr>
                <w:t>0.318</w:t>
              </w:r>
            </w:ins>
          </w:p>
        </w:tc>
        <w:tc>
          <w:tcPr>
            <w:tcW w:w="443" w:type="dxa"/>
            <w:tcPrChange w:id="6730" w:author="Στάθης Καπ" w:date="2023-02-02T16:57:00Z">
              <w:tcPr>
                <w:tcW w:w="443" w:type="dxa"/>
              </w:tcPr>
            </w:tcPrChange>
          </w:tcPr>
          <w:p w14:paraId="2FBA6583" w14:textId="55880C7A" w:rsidR="00346577" w:rsidRPr="00346577" w:rsidRDefault="00346577" w:rsidP="00346577">
            <w:pPr>
              <w:jc w:val="center"/>
              <w:rPr>
                <w:ins w:id="6731" w:author="Στάθης Καπ" w:date="2023-02-01T06:01:00Z"/>
                <w:rFonts w:cstheme="minorHAnsi"/>
                <w:sz w:val="18"/>
                <w:szCs w:val="18"/>
              </w:rPr>
            </w:pPr>
            <w:ins w:id="6732" w:author="Στάθης Καπ" w:date="2023-02-02T16:45:00Z">
              <w:r w:rsidRPr="00346577">
                <w:rPr>
                  <w:rFonts w:cstheme="minorHAnsi"/>
                  <w:sz w:val="18"/>
                  <w:szCs w:val="18"/>
                  <w:rPrChange w:id="6733" w:author="Στάθης Καπ" w:date="2023-02-02T16:58:00Z">
                    <w:rPr/>
                  </w:rPrChange>
                </w:rPr>
                <w:t>25</w:t>
              </w:r>
            </w:ins>
          </w:p>
        </w:tc>
        <w:tc>
          <w:tcPr>
            <w:tcW w:w="459" w:type="dxa"/>
            <w:tcPrChange w:id="6734" w:author="Στάθης Καπ" w:date="2023-02-02T16:57:00Z">
              <w:tcPr>
                <w:tcW w:w="459" w:type="dxa"/>
                <w:vAlign w:val="center"/>
              </w:tcPr>
            </w:tcPrChange>
          </w:tcPr>
          <w:p w14:paraId="0109F8E7" w14:textId="1F2FC9E2" w:rsidR="00346577" w:rsidRPr="00C3762F" w:rsidRDefault="00346577" w:rsidP="00346577">
            <w:pPr>
              <w:jc w:val="center"/>
              <w:rPr>
                <w:ins w:id="6735" w:author="Στάθης Καπ" w:date="2023-02-01T06:01:00Z"/>
                <w:rFonts w:cstheme="minorHAnsi"/>
                <w:sz w:val="18"/>
                <w:szCs w:val="18"/>
              </w:rPr>
            </w:pPr>
            <w:ins w:id="6736" w:author="Στάθης Καπ" w:date="2023-02-02T17:05:00Z">
              <w:r w:rsidRPr="00C3762F">
                <w:rPr>
                  <w:rFonts w:cstheme="minorHAnsi"/>
                  <w:sz w:val="18"/>
                  <w:szCs w:val="18"/>
                  <w:rPrChange w:id="6737" w:author="Στάθης Καπ" w:date="2023-02-02T17:05:00Z">
                    <w:rPr/>
                  </w:rPrChange>
                </w:rPr>
                <w:t>360</w:t>
              </w:r>
            </w:ins>
          </w:p>
        </w:tc>
        <w:tc>
          <w:tcPr>
            <w:tcW w:w="552" w:type="dxa"/>
            <w:tcPrChange w:id="6738" w:author="Στάθης Καπ" w:date="2023-02-02T16:57:00Z">
              <w:tcPr>
                <w:tcW w:w="552" w:type="dxa"/>
                <w:vAlign w:val="center"/>
              </w:tcPr>
            </w:tcPrChange>
          </w:tcPr>
          <w:p w14:paraId="769E60D9" w14:textId="206AA2C5" w:rsidR="00346577" w:rsidRPr="00C3762F" w:rsidRDefault="00346577" w:rsidP="00346577">
            <w:pPr>
              <w:jc w:val="center"/>
              <w:rPr>
                <w:ins w:id="6739" w:author="Στάθης Καπ" w:date="2023-02-01T06:01:00Z"/>
                <w:rFonts w:cstheme="minorHAnsi"/>
                <w:sz w:val="18"/>
                <w:szCs w:val="18"/>
              </w:rPr>
            </w:pPr>
            <w:ins w:id="6740" w:author="Στάθης Καπ" w:date="2023-02-02T17:05:00Z">
              <w:r w:rsidRPr="00C3762F">
                <w:rPr>
                  <w:rFonts w:cstheme="minorHAnsi"/>
                  <w:sz w:val="18"/>
                  <w:szCs w:val="18"/>
                  <w:rPrChange w:id="6741" w:author="Στάθης Καπ" w:date="2023-02-02T17:05:00Z">
                    <w:rPr/>
                  </w:rPrChange>
                </w:rPr>
                <w:t>0.279</w:t>
              </w:r>
            </w:ins>
          </w:p>
        </w:tc>
        <w:tc>
          <w:tcPr>
            <w:tcW w:w="431" w:type="dxa"/>
            <w:tcPrChange w:id="6742" w:author="Στάθης Καπ" w:date="2023-02-02T16:57:00Z">
              <w:tcPr>
                <w:tcW w:w="431" w:type="dxa"/>
                <w:vAlign w:val="center"/>
              </w:tcPr>
            </w:tcPrChange>
          </w:tcPr>
          <w:p w14:paraId="34F6681C" w14:textId="4CC7A538" w:rsidR="00346577" w:rsidRPr="00C3762F" w:rsidRDefault="00346577" w:rsidP="00346577">
            <w:pPr>
              <w:jc w:val="center"/>
              <w:rPr>
                <w:ins w:id="6743" w:author="Στάθης Καπ" w:date="2023-02-01T06:01:00Z"/>
                <w:rFonts w:cstheme="minorHAnsi"/>
                <w:sz w:val="18"/>
                <w:szCs w:val="18"/>
              </w:rPr>
            </w:pPr>
            <w:ins w:id="6744" w:author="Στάθης Καπ" w:date="2023-02-02T17:05:00Z">
              <w:r w:rsidRPr="00C3762F">
                <w:rPr>
                  <w:rFonts w:cstheme="minorHAnsi"/>
                  <w:sz w:val="18"/>
                  <w:szCs w:val="18"/>
                  <w:rPrChange w:id="6745" w:author="Στάθης Καπ" w:date="2023-02-02T17:05:00Z">
                    <w:rPr/>
                  </w:rPrChange>
                </w:rPr>
                <w:t>22</w:t>
              </w:r>
            </w:ins>
          </w:p>
        </w:tc>
      </w:tr>
      <w:tr w:rsidR="00346577" w:rsidRPr="00AB438A" w14:paraId="3530434D" w14:textId="77777777" w:rsidTr="00346577">
        <w:tblPrEx>
          <w:tblW w:w="9540" w:type="dxa"/>
          <w:tblInd w:w="-340" w:type="dxa"/>
          <w:tblCellMar>
            <w:left w:w="28" w:type="dxa"/>
            <w:right w:w="28" w:type="dxa"/>
          </w:tblCellMar>
          <w:tblPrExChange w:id="6746" w:author="Στάθης Καπ" w:date="2023-02-02T16:57:00Z">
            <w:tblPrEx>
              <w:tblW w:w="9540" w:type="dxa"/>
              <w:tblInd w:w="-340" w:type="dxa"/>
              <w:tblCellMar>
                <w:left w:w="28" w:type="dxa"/>
                <w:right w:w="28" w:type="dxa"/>
              </w:tblCellMar>
            </w:tblPrEx>
          </w:tblPrExChange>
        </w:tblPrEx>
        <w:trPr>
          <w:trHeight w:val="264"/>
          <w:ins w:id="6747" w:author="Στάθης Καπ" w:date="2023-02-01T06:01:00Z"/>
          <w:trPrChange w:id="6748" w:author="Στάθης Καπ" w:date="2023-02-02T16:57:00Z">
            <w:trPr>
              <w:gridBefore w:val="4"/>
              <w:trHeight w:val="264"/>
            </w:trPr>
          </w:trPrChange>
        </w:trPr>
        <w:tc>
          <w:tcPr>
            <w:tcW w:w="414" w:type="dxa"/>
            <w:vAlign w:val="center"/>
            <w:tcPrChange w:id="6749" w:author="Στάθης Καπ" w:date="2023-02-02T16:57:00Z">
              <w:tcPr>
                <w:tcW w:w="415" w:type="dxa"/>
                <w:gridSpan w:val="2"/>
                <w:vAlign w:val="center"/>
              </w:tcPr>
            </w:tcPrChange>
          </w:tcPr>
          <w:p w14:paraId="5FD079E3" w14:textId="77777777" w:rsidR="00346577" w:rsidRPr="006E0881" w:rsidRDefault="00346577" w:rsidP="00346577">
            <w:pPr>
              <w:jc w:val="center"/>
              <w:rPr>
                <w:ins w:id="6750" w:author="Στάθης Καπ" w:date="2023-02-01T06:01:00Z"/>
                <w:sz w:val="18"/>
                <w:szCs w:val="18"/>
              </w:rPr>
            </w:pPr>
            <w:ins w:id="6751" w:author="Στάθης Καπ" w:date="2023-02-01T06:01:00Z">
              <w:r w:rsidRPr="006E0881">
                <w:rPr>
                  <w:sz w:val="18"/>
                  <w:szCs w:val="18"/>
                </w:rPr>
                <w:t>Pr15</w:t>
              </w:r>
            </w:ins>
          </w:p>
        </w:tc>
        <w:tc>
          <w:tcPr>
            <w:tcW w:w="470" w:type="dxa"/>
            <w:tcPrChange w:id="6752" w:author="Στάθης Καπ" w:date="2023-02-02T16:57:00Z">
              <w:tcPr>
                <w:tcW w:w="470" w:type="dxa"/>
                <w:gridSpan w:val="2"/>
              </w:tcPr>
            </w:tcPrChange>
          </w:tcPr>
          <w:p w14:paraId="20DE9380" w14:textId="392D07DA" w:rsidR="00346577" w:rsidRPr="00346577" w:rsidRDefault="00346577" w:rsidP="00346577">
            <w:pPr>
              <w:jc w:val="center"/>
              <w:rPr>
                <w:ins w:id="6753" w:author="Στάθης Καπ" w:date="2023-02-01T06:01:00Z"/>
                <w:rFonts w:cstheme="minorHAnsi"/>
                <w:sz w:val="18"/>
                <w:szCs w:val="18"/>
              </w:rPr>
            </w:pPr>
            <w:ins w:id="6754" w:author="Στάθης Καπ" w:date="2023-02-02T16:36:00Z">
              <w:r w:rsidRPr="00346577">
                <w:rPr>
                  <w:rFonts w:cstheme="minorHAnsi"/>
                  <w:sz w:val="18"/>
                  <w:szCs w:val="18"/>
                  <w:rPrChange w:id="6755" w:author="Στάθης Καπ" w:date="2023-02-02T16:58:00Z">
                    <w:rPr/>
                  </w:rPrChange>
                </w:rPr>
                <w:t>588</w:t>
              </w:r>
            </w:ins>
          </w:p>
        </w:tc>
        <w:tc>
          <w:tcPr>
            <w:tcW w:w="885" w:type="dxa"/>
            <w:tcPrChange w:id="6756" w:author="Στάθης Καπ" w:date="2023-02-02T16:57:00Z">
              <w:tcPr>
                <w:tcW w:w="887" w:type="dxa"/>
                <w:gridSpan w:val="3"/>
              </w:tcPr>
            </w:tcPrChange>
          </w:tcPr>
          <w:p w14:paraId="15CD5544" w14:textId="0F930C37" w:rsidR="00346577" w:rsidRPr="00346577" w:rsidRDefault="00346577" w:rsidP="00346577">
            <w:pPr>
              <w:jc w:val="center"/>
              <w:rPr>
                <w:ins w:id="6757" w:author="Στάθης Καπ" w:date="2023-02-01T06:01:00Z"/>
                <w:rFonts w:cstheme="minorHAnsi"/>
                <w:sz w:val="18"/>
                <w:szCs w:val="18"/>
              </w:rPr>
            </w:pPr>
            <w:ins w:id="6758" w:author="Στάθης Καπ" w:date="2023-02-02T16:36:00Z">
              <w:r w:rsidRPr="00346577">
                <w:rPr>
                  <w:rFonts w:cstheme="minorHAnsi"/>
                  <w:sz w:val="18"/>
                  <w:szCs w:val="18"/>
                  <w:rPrChange w:id="6759" w:author="Στάθης Καπ" w:date="2023-02-02T16:58:00Z">
                    <w:rPr/>
                  </w:rPrChange>
                </w:rPr>
                <w:t>0.738</w:t>
              </w:r>
            </w:ins>
          </w:p>
        </w:tc>
        <w:tc>
          <w:tcPr>
            <w:tcW w:w="443" w:type="dxa"/>
            <w:tcPrChange w:id="6760" w:author="Στάθης Καπ" w:date="2023-02-02T16:57:00Z">
              <w:tcPr>
                <w:tcW w:w="443" w:type="dxa"/>
                <w:gridSpan w:val="2"/>
              </w:tcPr>
            </w:tcPrChange>
          </w:tcPr>
          <w:p w14:paraId="014CDB49" w14:textId="1748618A" w:rsidR="00346577" w:rsidRPr="00346577" w:rsidRDefault="00346577" w:rsidP="00346577">
            <w:pPr>
              <w:jc w:val="center"/>
              <w:rPr>
                <w:ins w:id="6761" w:author="Στάθης Καπ" w:date="2023-02-01T06:01:00Z"/>
                <w:rFonts w:cstheme="minorHAnsi"/>
                <w:sz w:val="18"/>
                <w:szCs w:val="18"/>
              </w:rPr>
            </w:pPr>
            <w:ins w:id="6762" w:author="Στάθης Καπ" w:date="2023-02-02T16:36:00Z">
              <w:r w:rsidRPr="00346577">
                <w:rPr>
                  <w:rFonts w:cstheme="minorHAnsi"/>
                  <w:sz w:val="18"/>
                  <w:szCs w:val="18"/>
                  <w:rPrChange w:id="6763" w:author="Στάθης Καπ" w:date="2023-02-02T16:58:00Z">
                    <w:rPr/>
                  </w:rPrChange>
                </w:rPr>
                <w:t>35</w:t>
              </w:r>
            </w:ins>
          </w:p>
        </w:tc>
        <w:tc>
          <w:tcPr>
            <w:tcW w:w="470" w:type="dxa"/>
            <w:tcPrChange w:id="6764" w:author="Στάθης Καπ" w:date="2023-02-02T16:57:00Z">
              <w:tcPr>
                <w:tcW w:w="470" w:type="dxa"/>
                <w:gridSpan w:val="2"/>
                <w:vAlign w:val="center"/>
              </w:tcPr>
            </w:tcPrChange>
          </w:tcPr>
          <w:p w14:paraId="7C85413A" w14:textId="75CD37D8" w:rsidR="00346577" w:rsidRPr="00346577" w:rsidRDefault="00346577" w:rsidP="00346577">
            <w:pPr>
              <w:jc w:val="center"/>
              <w:rPr>
                <w:ins w:id="6765" w:author="Στάθης Καπ" w:date="2023-02-01T06:01:00Z"/>
                <w:rFonts w:cstheme="minorHAnsi"/>
                <w:sz w:val="18"/>
                <w:szCs w:val="18"/>
              </w:rPr>
            </w:pPr>
            <w:ins w:id="6766" w:author="Στάθης Καπ" w:date="2023-02-02T16:55:00Z">
              <w:r w:rsidRPr="00346577">
                <w:rPr>
                  <w:rFonts w:cstheme="minorHAnsi"/>
                  <w:sz w:val="18"/>
                  <w:szCs w:val="18"/>
                  <w:rPrChange w:id="6767" w:author="Στάθης Καπ" w:date="2023-02-02T16:58:00Z">
                    <w:rPr>
                      <w:rFonts w:cstheme="minorHAnsi"/>
                    </w:rPr>
                  </w:rPrChange>
                </w:rPr>
                <w:t>579</w:t>
              </w:r>
            </w:ins>
          </w:p>
        </w:tc>
        <w:tc>
          <w:tcPr>
            <w:tcW w:w="558" w:type="dxa"/>
            <w:tcPrChange w:id="6768" w:author="Στάθης Καπ" w:date="2023-02-02T16:57:00Z">
              <w:tcPr>
                <w:tcW w:w="558" w:type="dxa"/>
                <w:gridSpan w:val="2"/>
                <w:vAlign w:val="center"/>
              </w:tcPr>
            </w:tcPrChange>
          </w:tcPr>
          <w:p w14:paraId="1F2459BD" w14:textId="5CE4539A" w:rsidR="00346577" w:rsidRPr="00346577" w:rsidRDefault="00346577" w:rsidP="00346577">
            <w:pPr>
              <w:jc w:val="center"/>
              <w:rPr>
                <w:ins w:id="6769" w:author="Στάθης Καπ" w:date="2023-02-01T06:01:00Z"/>
                <w:rFonts w:cstheme="minorHAnsi"/>
                <w:sz w:val="18"/>
                <w:szCs w:val="18"/>
              </w:rPr>
            </w:pPr>
            <w:ins w:id="6770" w:author="Στάθης Καπ" w:date="2023-02-02T16:55:00Z">
              <w:r w:rsidRPr="00346577">
                <w:rPr>
                  <w:rFonts w:cstheme="minorHAnsi"/>
                  <w:sz w:val="18"/>
                  <w:szCs w:val="18"/>
                  <w:rPrChange w:id="6771" w:author="Στάθης Καπ" w:date="2023-02-02T16:58:00Z">
                    <w:rPr>
                      <w:rFonts w:cstheme="minorHAnsi"/>
                    </w:rPr>
                  </w:rPrChange>
                </w:rPr>
                <w:t>0.784</w:t>
              </w:r>
            </w:ins>
          </w:p>
        </w:tc>
        <w:tc>
          <w:tcPr>
            <w:tcW w:w="444" w:type="dxa"/>
            <w:tcPrChange w:id="6772" w:author="Στάθης Καπ" w:date="2023-02-02T16:57:00Z">
              <w:tcPr>
                <w:tcW w:w="444" w:type="dxa"/>
                <w:gridSpan w:val="2"/>
                <w:vAlign w:val="center"/>
              </w:tcPr>
            </w:tcPrChange>
          </w:tcPr>
          <w:p w14:paraId="50937CDA" w14:textId="3E6817C8" w:rsidR="00346577" w:rsidRPr="00346577" w:rsidRDefault="00346577" w:rsidP="00346577">
            <w:pPr>
              <w:jc w:val="center"/>
              <w:rPr>
                <w:ins w:id="6773" w:author="Στάθης Καπ" w:date="2023-02-01T06:01:00Z"/>
                <w:rFonts w:cstheme="minorHAnsi"/>
                <w:sz w:val="18"/>
                <w:szCs w:val="18"/>
              </w:rPr>
            </w:pPr>
            <w:ins w:id="6774" w:author="Στάθης Καπ" w:date="2023-02-02T16:55:00Z">
              <w:r w:rsidRPr="00346577">
                <w:rPr>
                  <w:rFonts w:cstheme="minorHAnsi"/>
                  <w:sz w:val="18"/>
                  <w:szCs w:val="18"/>
                  <w:rPrChange w:id="6775" w:author="Στάθης Καπ" w:date="2023-02-02T16:58:00Z">
                    <w:rPr>
                      <w:rFonts w:cstheme="minorHAnsi"/>
                    </w:rPr>
                  </w:rPrChange>
                </w:rPr>
                <w:t>33</w:t>
              </w:r>
            </w:ins>
          </w:p>
        </w:tc>
        <w:tc>
          <w:tcPr>
            <w:tcW w:w="470" w:type="dxa"/>
            <w:tcPrChange w:id="6776" w:author="Στάθης Καπ" w:date="2023-02-02T16:57:00Z">
              <w:tcPr>
                <w:tcW w:w="470" w:type="dxa"/>
                <w:gridSpan w:val="2"/>
              </w:tcPr>
            </w:tcPrChange>
          </w:tcPr>
          <w:p w14:paraId="4529A531" w14:textId="15BA32A1" w:rsidR="00346577" w:rsidRPr="00346577" w:rsidRDefault="00346577" w:rsidP="00346577">
            <w:pPr>
              <w:jc w:val="center"/>
              <w:rPr>
                <w:ins w:id="6777" w:author="Στάθης Καπ" w:date="2023-02-01T06:01:00Z"/>
                <w:rFonts w:cstheme="minorHAnsi"/>
                <w:sz w:val="18"/>
                <w:szCs w:val="18"/>
              </w:rPr>
            </w:pPr>
            <w:ins w:id="6778" w:author="Στάθης Καπ" w:date="2023-02-02T16:41:00Z">
              <w:r w:rsidRPr="00346577">
                <w:rPr>
                  <w:rFonts w:cstheme="minorHAnsi"/>
                  <w:sz w:val="18"/>
                  <w:szCs w:val="18"/>
                  <w:rPrChange w:id="6779" w:author="Στάθης Καπ" w:date="2023-02-02T16:58:00Z">
                    <w:rPr/>
                  </w:rPrChange>
                </w:rPr>
                <w:t>614</w:t>
              </w:r>
            </w:ins>
          </w:p>
        </w:tc>
        <w:tc>
          <w:tcPr>
            <w:tcW w:w="558" w:type="dxa"/>
            <w:tcPrChange w:id="6780" w:author="Στάθης Καπ" w:date="2023-02-02T16:57:00Z">
              <w:tcPr>
                <w:tcW w:w="558" w:type="dxa"/>
                <w:gridSpan w:val="2"/>
              </w:tcPr>
            </w:tcPrChange>
          </w:tcPr>
          <w:p w14:paraId="69B31527" w14:textId="23350B3A" w:rsidR="00346577" w:rsidRPr="00346577" w:rsidRDefault="00346577" w:rsidP="00346577">
            <w:pPr>
              <w:jc w:val="center"/>
              <w:rPr>
                <w:ins w:id="6781" w:author="Στάθης Καπ" w:date="2023-02-01T06:01:00Z"/>
                <w:rFonts w:cstheme="minorHAnsi"/>
                <w:sz w:val="18"/>
                <w:szCs w:val="18"/>
              </w:rPr>
            </w:pPr>
            <w:ins w:id="6782" w:author="Στάθης Καπ" w:date="2023-02-02T16:41:00Z">
              <w:r w:rsidRPr="00346577">
                <w:rPr>
                  <w:rFonts w:cstheme="minorHAnsi"/>
                  <w:sz w:val="18"/>
                  <w:szCs w:val="18"/>
                  <w:rPrChange w:id="6783" w:author="Στάθης Καπ" w:date="2023-02-02T16:58:00Z">
                    <w:rPr/>
                  </w:rPrChange>
                </w:rPr>
                <w:t>0.506</w:t>
              </w:r>
            </w:ins>
          </w:p>
        </w:tc>
        <w:tc>
          <w:tcPr>
            <w:tcW w:w="443" w:type="dxa"/>
            <w:tcPrChange w:id="6784" w:author="Στάθης Καπ" w:date="2023-02-02T16:57:00Z">
              <w:tcPr>
                <w:tcW w:w="443" w:type="dxa"/>
                <w:gridSpan w:val="2"/>
              </w:tcPr>
            </w:tcPrChange>
          </w:tcPr>
          <w:p w14:paraId="163F5688" w14:textId="44FC8783" w:rsidR="00346577" w:rsidRPr="00346577" w:rsidRDefault="00346577" w:rsidP="00346577">
            <w:pPr>
              <w:jc w:val="center"/>
              <w:rPr>
                <w:ins w:id="6785" w:author="Στάθης Καπ" w:date="2023-02-01T06:01:00Z"/>
                <w:rFonts w:cstheme="minorHAnsi"/>
                <w:sz w:val="18"/>
                <w:szCs w:val="18"/>
              </w:rPr>
            </w:pPr>
            <w:ins w:id="6786" w:author="Στάθης Καπ" w:date="2023-02-02T16:41:00Z">
              <w:r w:rsidRPr="00346577">
                <w:rPr>
                  <w:rFonts w:cstheme="minorHAnsi"/>
                  <w:sz w:val="18"/>
                  <w:szCs w:val="18"/>
                  <w:rPrChange w:id="6787" w:author="Στάθης Καπ" w:date="2023-02-02T16:58:00Z">
                    <w:rPr/>
                  </w:rPrChange>
                </w:rPr>
                <w:t>37</w:t>
              </w:r>
            </w:ins>
          </w:p>
        </w:tc>
        <w:tc>
          <w:tcPr>
            <w:tcW w:w="470" w:type="dxa"/>
            <w:tcPrChange w:id="6788" w:author="Στάθης Καπ" w:date="2023-02-02T16:57:00Z">
              <w:tcPr>
                <w:tcW w:w="470" w:type="dxa"/>
                <w:gridSpan w:val="2"/>
                <w:vAlign w:val="center"/>
              </w:tcPr>
            </w:tcPrChange>
          </w:tcPr>
          <w:p w14:paraId="539364FF" w14:textId="39438DA4" w:rsidR="00346577" w:rsidRPr="00346577" w:rsidRDefault="00346577" w:rsidP="00346577">
            <w:pPr>
              <w:jc w:val="center"/>
              <w:rPr>
                <w:ins w:id="6789" w:author="Στάθης Καπ" w:date="2023-02-01T06:01:00Z"/>
                <w:rFonts w:cstheme="minorHAnsi"/>
                <w:sz w:val="18"/>
                <w:szCs w:val="18"/>
              </w:rPr>
            </w:pPr>
            <w:ins w:id="6790" w:author="Στάθης Καπ" w:date="2023-02-02T16:56:00Z">
              <w:r w:rsidRPr="00346577">
                <w:rPr>
                  <w:rFonts w:cstheme="minorHAnsi"/>
                  <w:sz w:val="18"/>
                  <w:szCs w:val="18"/>
                  <w:rPrChange w:id="6791" w:author="Στάθης Καπ" w:date="2023-02-02T16:58:00Z">
                    <w:rPr>
                      <w:rFonts w:cstheme="minorHAnsi"/>
                    </w:rPr>
                  </w:rPrChange>
                </w:rPr>
                <w:t>542</w:t>
              </w:r>
            </w:ins>
          </w:p>
        </w:tc>
        <w:tc>
          <w:tcPr>
            <w:tcW w:w="558" w:type="dxa"/>
            <w:tcPrChange w:id="6792" w:author="Στάθης Καπ" w:date="2023-02-02T16:57:00Z">
              <w:tcPr>
                <w:tcW w:w="555" w:type="dxa"/>
                <w:gridSpan w:val="2"/>
                <w:vAlign w:val="center"/>
              </w:tcPr>
            </w:tcPrChange>
          </w:tcPr>
          <w:p w14:paraId="58967CAD" w14:textId="6F9DAB49" w:rsidR="00346577" w:rsidRPr="00346577" w:rsidRDefault="00346577" w:rsidP="00346577">
            <w:pPr>
              <w:jc w:val="center"/>
              <w:rPr>
                <w:ins w:id="6793" w:author="Στάθης Καπ" w:date="2023-02-01T06:01:00Z"/>
                <w:rFonts w:cstheme="minorHAnsi"/>
                <w:sz w:val="18"/>
                <w:szCs w:val="18"/>
              </w:rPr>
            </w:pPr>
            <w:ins w:id="6794" w:author="Στάθης Καπ" w:date="2023-02-02T16:56:00Z">
              <w:r w:rsidRPr="00346577">
                <w:rPr>
                  <w:rFonts w:cstheme="minorHAnsi"/>
                  <w:sz w:val="18"/>
                  <w:szCs w:val="18"/>
                  <w:rPrChange w:id="6795" w:author="Στάθης Καπ" w:date="2023-02-02T16:58:00Z">
                    <w:rPr>
                      <w:rFonts w:cstheme="minorHAnsi"/>
                    </w:rPr>
                  </w:rPrChange>
                </w:rPr>
                <w:t>0.499</w:t>
              </w:r>
            </w:ins>
          </w:p>
        </w:tc>
        <w:tc>
          <w:tcPr>
            <w:tcW w:w="444" w:type="dxa"/>
            <w:tcPrChange w:id="6796" w:author="Στάθης Καπ" w:date="2023-02-02T16:57:00Z">
              <w:tcPr>
                <w:tcW w:w="444" w:type="dxa"/>
                <w:gridSpan w:val="2"/>
                <w:vAlign w:val="center"/>
              </w:tcPr>
            </w:tcPrChange>
          </w:tcPr>
          <w:p w14:paraId="2039E439" w14:textId="0EC10024" w:rsidR="00346577" w:rsidRPr="00346577" w:rsidRDefault="00346577" w:rsidP="00346577">
            <w:pPr>
              <w:jc w:val="center"/>
              <w:rPr>
                <w:ins w:id="6797" w:author="Στάθης Καπ" w:date="2023-02-01T06:01:00Z"/>
                <w:rFonts w:cstheme="minorHAnsi"/>
                <w:sz w:val="18"/>
                <w:szCs w:val="18"/>
              </w:rPr>
            </w:pPr>
            <w:ins w:id="6798" w:author="Στάθης Καπ" w:date="2023-02-02T16:56:00Z">
              <w:r w:rsidRPr="00346577">
                <w:rPr>
                  <w:rFonts w:cstheme="minorHAnsi"/>
                  <w:sz w:val="18"/>
                  <w:szCs w:val="18"/>
                  <w:rPrChange w:id="6799" w:author="Στάθης Καπ" w:date="2023-02-02T16:58:00Z">
                    <w:rPr>
                      <w:rFonts w:cstheme="minorHAnsi"/>
                    </w:rPr>
                  </w:rPrChange>
                </w:rPr>
                <w:t>31</w:t>
              </w:r>
            </w:ins>
          </w:p>
        </w:tc>
        <w:tc>
          <w:tcPr>
            <w:tcW w:w="470" w:type="dxa"/>
            <w:tcPrChange w:id="6800" w:author="Στάθης Καπ" w:date="2023-02-02T16:57:00Z">
              <w:tcPr>
                <w:tcW w:w="470" w:type="dxa"/>
                <w:gridSpan w:val="2"/>
              </w:tcPr>
            </w:tcPrChange>
          </w:tcPr>
          <w:p w14:paraId="379DBA93" w14:textId="15F577A8" w:rsidR="00346577" w:rsidRPr="00346577" w:rsidRDefault="00346577" w:rsidP="00346577">
            <w:pPr>
              <w:jc w:val="center"/>
              <w:rPr>
                <w:ins w:id="6801" w:author="Στάθης Καπ" w:date="2023-02-01T06:01:00Z"/>
                <w:rFonts w:cstheme="minorHAnsi"/>
                <w:sz w:val="18"/>
                <w:szCs w:val="18"/>
              </w:rPr>
            </w:pPr>
            <w:ins w:id="6802" w:author="Στάθης Καπ" w:date="2023-02-02T16:45:00Z">
              <w:r w:rsidRPr="00346577">
                <w:rPr>
                  <w:rFonts w:cstheme="minorHAnsi"/>
                  <w:sz w:val="18"/>
                  <w:szCs w:val="18"/>
                  <w:rPrChange w:id="6803" w:author="Στάθης Καπ" w:date="2023-02-02T16:58:00Z">
                    <w:rPr/>
                  </w:rPrChange>
                </w:rPr>
                <w:t>576</w:t>
              </w:r>
            </w:ins>
          </w:p>
        </w:tc>
        <w:tc>
          <w:tcPr>
            <w:tcW w:w="558" w:type="dxa"/>
            <w:tcPrChange w:id="6804" w:author="Στάθης Καπ" w:date="2023-02-02T16:57:00Z">
              <w:tcPr>
                <w:tcW w:w="558" w:type="dxa"/>
                <w:gridSpan w:val="2"/>
              </w:tcPr>
            </w:tcPrChange>
          </w:tcPr>
          <w:p w14:paraId="390B7591" w14:textId="04FC2028" w:rsidR="00346577" w:rsidRPr="00346577" w:rsidRDefault="00346577" w:rsidP="00346577">
            <w:pPr>
              <w:jc w:val="center"/>
              <w:rPr>
                <w:ins w:id="6805" w:author="Στάθης Καπ" w:date="2023-02-01T06:01:00Z"/>
                <w:rFonts w:cstheme="minorHAnsi"/>
                <w:sz w:val="18"/>
                <w:szCs w:val="18"/>
              </w:rPr>
            </w:pPr>
            <w:ins w:id="6806" w:author="Στάθης Καπ" w:date="2023-02-02T16:45:00Z">
              <w:r w:rsidRPr="00346577">
                <w:rPr>
                  <w:rFonts w:cstheme="minorHAnsi"/>
                  <w:sz w:val="18"/>
                  <w:szCs w:val="18"/>
                  <w:rPrChange w:id="6807" w:author="Στάθης Καπ" w:date="2023-02-02T16:58:00Z">
                    <w:rPr/>
                  </w:rPrChange>
                </w:rPr>
                <w:t>0.616</w:t>
              </w:r>
            </w:ins>
          </w:p>
        </w:tc>
        <w:tc>
          <w:tcPr>
            <w:tcW w:w="443" w:type="dxa"/>
            <w:tcPrChange w:id="6808" w:author="Στάθης Καπ" w:date="2023-02-02T16:57:00Z">
              <w:tcPr>
                <w:tcW w:w="443" w:type="dxa"/>
              </w:tcPr>
            </w:tcPrChange>
          </w:tcPr>
          <w:p w14:paraId="07A9FF31" w14:textId="576A53E1" w:rsidR="00346577" w:rsidRPr="00346577" w:rsidRDefault="00346577" w:rsidP="00346577">
            <w:pPr>
              <w:jc w:val="center"/>
              <w:rPr>
                <w:ins w:id="6809" w:author="Στάθης Καπ" w:date="2023-02-01T06:01:00Z"/>
                <w:rFonts w:cstheme="minorHAnsi"/>
                <w:sz w:val="18"/>
                <w:szCs w:val="18"/>
              </w:rPr>
            </w:pPr>
            <w:ins w:id="6810" w:author="Στάθης Καπ" w:date="2023-02-02T16:45:00Z">
              <w:r w:rsidRPr="00346577">
                <w:rPr>
                  <w:rFonts w:cstheme="minorHAnsi"/>
                  <w:sz w:val="18"/>
                  <w:szCs w:val="18"/>
                  <w:rPrChange w:id="6811" w:author="Στάθης Καπ" w:date="2023-02-02T16:58:00Z">
                    <w:rPr/>
                  </w:rPrChange>
                </w:rPr>
                <w:t>32</w:t>
              </w:r>
            </w:ins>
          </w:p>
        </w:tc>
        <w:tc>
          <w:tcPr>
            <w:tcW w:w="459" w:type="dxa"/>
            <w:tcPrChange w:id="6812" w:author="Στάθης Καπ" w:date="2023-02-02T16:57:00Z">
              <w:tcPr>
                <w:tcW w:w="459" w:type="dxa"/>
                <w:vAlign w:val="center"/>
              </w:tcPr>
            </w:tcPrChange>
          </w:tcPr>
          <w:p w14:paraId="0D9A278B" w14:textId="61EA0BBC" w:rsidR="00346577" w:rsidRPr="00C3762F" w:rsidRDefault="00346577" w:rsidP="00346577">
            <w:pPr>
              <w:jc w:val="center"/>
              <w:rPr>
                <w:ins w:id="6813" w:author="Στάθης Καπ" w:date="2023-02-01T06:01:00Z"/>
                <w:rFonts w:cstheme="minorHAnsi"/>
                <w:sz w:val="18"/>
                <w:szCs w:val="18"/>
              </w:rPr>
            </w:pPr>
            <w:ins w:id="6814" w:author="Στάθης Καπ" w:date="2023-02-02T17:05:00Z">
              <w:r w:rsidRPr="00C3762F">
                <w:rPr>
                  <w:rFonts w:cstheme="minorHAnsi"/>
                  <w:sz w:val="18"/>
                  <w:szCs w:val="18"/>
                  <w:rPrChange w:id="6815" w:author="Στάθης Καπ" w:date="2023-02-02T17:05:00Z">
                    <w:rPr/>
                  </w:rPrChange>
                </w:rPr>
                <w:t>461</w:t>
              </w:r>
            </w:ins>
          </w:p>
        </w:tc>
        <w:tc>
          <w:tcPr>
            <w:tcW w:w="552" w:type="dxa"/>
            <w:tcPrChange w:id="6816" w:author="Στάθης Καπ" w:date="2023-02-02T16:57:00Z">
              <w:tcPr>
                <w:tcW w:w="552" w:type="dxa"/>
                <w:vAlign w:val="center"/>
              </w:tcPr>
            </w:tcPrChange>
          </w:tcPr>
          <w:p w14:paraId="6DEBC840" w14:textId="738795CD" w:rsidR="00346577" w:rsidRPr="00C3762F" w:rsidRDefault="00346577" w:rsidP="00346577">
            <w:pPr>
              <w:jc w:val="center"/>
              <w:rPr>
                <w:ins w:id="6817" w:author="Στάθης Καπ" w:date="2023-02-01T06:01:00Z"/>
                <w:rFonts w:cstheme="minorHAnsi"/>
                <w:sz w:val="18"/>
                <w:szCs w:val="18"/>
              </w:rPr>
            </w:pPr>
            <w:ins w:id="6818" w:author="Στάθης Καπ" w:date="2023-02-02T17:05:00Z">
              <w:r w:rsidRPr="00C3762F">
                <w:rPr>
                  <w:rFonts w:cstheme="minorHAnsi"/>
                  <w:sz w:val="18"/>
                  <w:szCs w:val="18"/>
                  <w:rPrChange w:id="6819" w:author="Στάθης Καπ" w:date="2023-02-02T17:05:00Z">
                    <w:rPr/>
                  </w:rPrChange>
                </w:rPr>
                <w:t>0.393</w:t>
              </w:r>
            </w:ins>
          </w:p>
        </w:tc>
        <w:tc>
          <w:tcPr>
            <w:tcW w:w="431" w:type="dxa"/>
            <w:tcPrChange w:id="6820" w:author="Στάθης Καπ" w:date="2023-02-02T16:57:00Z">
              <w:tcPr>
                <w:tcW w:w="431" w:type="dxa"/>
                <w:vAlign w:val="center"/>
              </w:tcPr>
            </w:tcPrChange>
          </w:tcPr>
          <w:p w14:paraId="096E2767" w14:textId="6F97218F" w:rsidR="00346577" w:rsidRPr="00C3762F" w:rsidRDefault="00346577" w:rsidP="00346577">
            <w:pPr>
              <w:jc w:val="center"/>
              <w:rPr>
                <w:ins w:id="6821" w:author="Στάθης Καπ" w:date="2023-02-01T06:01:00Z"/>
                <w:rFonts w:cstheme="minorHAnsi"/>
                <w:sz w:val="18"/>
                <w:szCs w:val="18"/>
              </w:rPr>
            </w:pPr>
            <w:ins w:id="6822" w:author="Στάθης Καπ" w:date="2023-02-02T17:05:00Z">
              <w:r w:rsidRPr="00C3762F">
                <w:rPr>
                  <w:rFonts w:cstheme="minorHAnsi"/>
                  <w:sz w:val="18"/>
                  <w:szCs w:val="18"/>
                  <w:rPrChange w:id="6823" w:author="Στάθης Καπ" w:date="2023-02-02T17:05:00Z">
                    <w:rPr/>
                  </w:rPrChange>
                </w:rPr>
                <w:t>26</w:t>
              </w:r>
            </w:ins>
          </w:p>
        </w:tc>
      </w:tr>
      <w:tr w:rsidR="00346577" w:rsidRPr="00AB438A" w14:paraId="00840B35" w14:textId="77777777" w:rsidTr="00346577">
        <w:tblPrEx>
          <w:tblW w:w="9540" w:type="dxa"/>
          <w:tblInd w:w="-340" w:type="dxa"/>
          <w:tblCellMar>
            <w:left w:w="28" w:type="dxa"/>
            <w:right w:w="28" w:type="dxa"/>
          </w:tblCellMar>
          <w:tblPrExChange w:id="6824" w:author="Στάθης Καπ" w:date="2023-02-02T16:57:00Z">
            <w:tblPrEx>
              <w:tblW w:w="9540" w:type="dxa"/>
              <w:tblInd w:w="-340" w:type="dxa"/>
              <w:tblCellMar>
                <w:left w:w="28" w:type="dxa"/>
                <w:right w:w="28" w:type="dxa"/>
              </w:tblCellMar>
            </w:tblPrEx>
          </w:tblPrExChange>
        </w:tblPrEx>
        <w:trPr>
          <w:trHeight w:val="247"/>
          <w:ins w:id="6825" w:author="Στάθης Καπ" w:date="2023-02-01T06:01:00Z"/>
          <w:trPrChange w:id="6826" w:author="Στάθης Καπ" w:date="2023-02-02T16:57:00Z">
            <w:trPr>
              <w:gridBefore w:val="4"/>
              <w:trHeight w:val="247"/>
            </w:trPr>
          </w:trPrChange>
        </w:trPr>
        <w:tc>
          <w:tcPr>
            <w:tcW w:w="414" w:type="dxa"/>
            <w:vAlign w:val="center"/>
            <w:tcPrChange w:id="6827" w:author="Στάθης Καπ" w:date="2023-02-02T16:57:00Z">
              <w:tcPr>
                <w:tcW w:w="415" w:type="dxa"/>
                <w:gridSpan w:val="2"/>
                <w:vAlign w:val="center"/>
              </w:tcPr>
            </w:tcPrChange>
          </w:tcPr>
          <w:p w14:paraId="4540A44E" w14:textId="77777777" w:rsidR="00346577" w:rsidRPr="006E0881" w:rsidRDefault="00346577" w:rsidP="00346577">
            <w:pPr>
              <w:jc w:val="center"/>
              <w:rPr>
                <w:ins w:id="6828" w:author="Στάθης Καπ" w:date="2023-02-01T06:01:00Z"/>
                <w:sz w:val="18"/>
                <w:szCs w:val="18"/>
              </w:rPr>
            </w:pPr>
            <w:ins w:id="6829" w:author="Στάθης Καπ" w:date="2023-02-01T06:01:00Z">
              <w:r w:rsidRPr="006E0881">
                <w:rPr>
                  <w:sz w:val="18"/>
                  <w:szCs w:val="18"/>
                </w:rPr>
                <w:t>Pr16</w:t>
              </w:r>
            </w:ins>
          </w:p>
        </w:tc>
        <w:tc>
          <w:tcPr>
            <w:tcW w:w="470" w:type="dxa"/>
            <w:tcPrChange w:id="6830" w:author="Στάθης Καπ" w:date="2023-02-02T16:57:00Z">
              <w:tcPr>
                <w:tcW w:w="470" w:type="dxa"/>
                <w:gridSpan w:val="2"/>
              </w:tcPr>
            </w:tcPrChange>
          </w:tcPr>
          <w:p w14:paraId="1C4D0AB4" w14:textId="479D382C" w:rsidR="00346577" w:rsidRPr="00346577" w:rsidRDefault="00346577" w:rsidP="00346577">
            <w:pPr>
              <w:jc w:val="center"/>
              <w:rPr>
                <w:ins w:id="6831" w:author="Στάθης Καπ" w:date="2023-02-01T06:01:00Z"/>
                <w:rFonts w:cstheme="minorHAnsi"/>
                <w:sz w:val="18"/>
                <w:szCs w:val="18"/>
              </w:rPr>
            </w:pPr>
            <w:ins w:id="6832" w:author="Στάθης Καπ" w:date="2023-02-02T16:36:00Z">
              <w:r w:rsidRPr="00346577">
                <w:rPr>
                  <w:rFonts w:cstheme="minorHAnsi"/>
                  <w:sz w:val="18"/>
                  <w:szCs w:val="18"/>
                  <w:rPrChange w:id="6833" w:author="Στάθης Καπ" w:date="2023-02-02T16:58:00Z">
                    <w:rPr/>
                  </w:rPrChange>
                </w:rPr>
                <w:t>541</w:t>
              </w:r>
            </w:ins>
          </w:p>
        </w:tc>
        <w:tc>
          <w:tcPr>
            <w:tcW w:w="885" w:type="dxa"/>
            <w:tcPrChange w:id="6834" w:author="Στάθης Καπ" w:date="2023-02-02T16:57:00Z">
              <w:tcPr>
                <w:tcW w:w="887" w:type="dxa"/>
                <w:gridSpan w:val="3"/>
              </w:tcPr>
            </w:tcPrChange>
          </w:tcPr>
          <w:p w14:paraId="52A059F4" w14:textId="7580C493" w:rsidR="00346577" w:rsidRPr="00346577" w:rsidRDefault="00346577" w:rsidP="00346577">
            <w:pPr>
              <w:jc w:val="center"/>
              <w:rPr>
                <w:ins w:id="6835" w:author="Στάθης Καπ" w:date="2023-02-01T06:01:00Z"/>
                <w:rFonts w:cstheme="minorHAnsi"/>
                <w:sz w:val="18"/>
                <w:szCs w:val="18"/>
              </w:rPr>
            </w:pPr>
            <w:ins w:id="6836" w:author="Στάθης Καπ" w:date="2023-02-02T16:36:00Z">
              <w:r w:rsidRPr="00346577">
                <w:rPr>
                  <w:rFonts w:cstheme="minorHAnsi"/>
                  <w:sz w:val="18"/>
                  <w:szCs w:val="18"/>
                  <w:rPrChange w:id="6837" w:author="Στάθης Καπ" w:date="2023-02-02T16:58:00Z">
                    <w:rPr/>
                  </w:rPrChange>
                </w:rPr>
                <w:t>0.778</w:t>
              </w:r>
            </w:ins>
          </w:p>
        </w:tc>
        <w:tc>
          <w:tcPr>
            <w:tcW w:w="443" w:type="dxa"/>
            <w:tcPrChange w:id="6838" w:author="Στάθης Καπ" w:date="2023-02-02T16:57:00Z">
              <w:tcPr>
                <w:tcW w:w="443" w:type="dxa"/>
                <w:gridSpan w:val="2"/>
              </w:tcPr>
            </w:tcPrChange>
          </w:tcPr>
          <w:p w14:paraId="6CA7D92D" w14:textId="68023E60" w:rsidR="00346577" w:rsidRPr="00346577" w:rsidRDefault="00346577" w:rsidP="00346577">
            <w:pPr>
              <w:jc w:val="center"/>
              <w:rPr>
                <w:ins w:id="6839" w:author="Στάθης Καπ" w:date="2023-02-01T06:01:00Z"/>
                <w:rFonts w:cstheme="minorHAnsi"/>
                <w:sz w:val="18"/>
                <w:szCs w:val="18"/>
              </w:rPr>
            </w:pPr>
            <w:ins w:id="6840" w:author="Στάθης Καπ" w:date="2023-02-02T16:36:00Z">
              <w:r w:rsidRPr="00346577">
                <w:rPr>
                  <w:rFonts w:cstheme="minorHAnsi"/>
                  <w:sz w:val="18"/>
                  <w:szCs w:val="18"/>
                  <w:rPrChange w:id="6841" w:author="Στάθης Καπ" w:date="2023-02-02T16:58:00Z">
                    <w:rPr/>
                  </w:rPrChange>
                </w:rPr>
                <w:t>29</w:t>
              </w:r>
            </w:ins>
          </w:p>
        </w:tc>
        <w:tc>
          <w:tcPr>
            <w:tcW w:w="470" w:type="dxa"/>
            <w:tcPrChange w:id="6842" w:author="Στάθης Καπ" w:date="2023-02-02T16:57:00Z">
              <w:tcPr>
                <w:tcW w:w="470" w:type="dxa"/>
                <w:gridSpan w:val="2"/>
                <w:vAlign w:val="center"/>
              </w:tcPr>
            </w:tcPrChange>
          </w:tcPr>
          <w:p w14:paraId="7E4396FE" w14:textId="3A652F85" w:rsidR="00346577" w:rsidRPr="00346577" w:rsidRDefault="00346577" w:rsidP="00346577">
            <w:pPr>
              <w:jc w:val="center"/>
              <w:rPr>
                <w:ins w:id="6843" w:author="Στάθης Καπ" w:date="2023-02-01T06:01:00Z"/>
                <w:rFonts w:cstheme="minorHAnsi"/>
                <w:sz w:val="18"/>
                <w:szCs w:val="18"/>
              </w:rPr>
            </w:pPr>
            <w:ins w:id="6844" w:author="Στάθης Καπ" w:date="2023-02-02T16:55:00Z">
              <w:r w:rsidRPr="00346577">
                <w:rPr>
                  <w:rFonts w:cstheme="minorHAnsi"/>
                  <w:sz w:val="18"/>
                  <w:szCs w:val="18"/>
                  <w:rPrChange w:id="6845" w:author="Στάθης Καπ" w:date="2023-02-02T16:58:00Z">
                    <w:rPr>
                      <w:rFonts w:cstheme="minorHAnsi"/>
                    </w:rPr>
                  </w:rPrChange>
                </w:rPr>
                <w:t>480</w:t>
              </w:r>
            </w:ins>
          </w:p>
        </w:tc>
        <w:tc>
          <w:tcPr>
            <w:tcW w:w="558" w:type="dxa"/>
            <w:tcPrChange w:id="6846" w:author="Στάθης Καπ" w:date="2023-02-02T16:57:00Z">
              <w:tcPr>
                <w:tcW w:w="558" w:type="dxa"/>
                <w:gridSpan w:val="2"/>
                <w:vAlign w:val="center"/>
              </w:tcPr>
            </w:tcPrChange>
          </w:tcPr>
          <w:p w14:paraId="02049406" w14:textId="56DCCF51" w:rsidR="00346577" w:rsidRPr="00346577" w:rsidRDefault="00346577" w:rsidP="00346577">
            <w:pPr>
              <w:jc w:val="center"/>
              <w:rPr>
                <w:ins w:id="6847" w:author="Στάθης Καπ" w:date="2023-02-01T06:01:00Z"/>
                <w:rFonts w:cstheme="minorHAnsi"/>
                <w:sz w:val="18"/>
                <w:szCs w:val="18"/>
              </w:rPr>
            </w:pPr>
            <w:ins w:id="6848" w:author="Στάθης Καπ" w:date="2023-02-02T16:55:00Z">
              <w:r w:rsidRPr="00346577">
                <w:rPr>
                  <w:rFonts w:cstheme="minorHAnsi"/>
                  <w:sz w:val="18"/>
                  <w:szCs w:val="18"/>
                  <w:rPrChange w:id="6849" w:author="Στάθης Καπ" w:date="2023-02-02T16:58:00Z">
                    <w:rPr>
                      <w:rFonts w:cstheme="minorHAnsi"/>
                    </w:rPr>
                  </w:rPrChange>
                </w:rPr>
                <w:t>0.498</w:t>
              </w:r>
            </w:ins>
          </w:p>
        </w:tc>
        <w:tc>
          <w:tcPr>
            <w:tcW w:w="444" w:type="dxa"/>
            <w:tcPrChange w:id="6850" w:author="Στάθης Καπ" w:date="2023-02-02T16:57:00Z">
              <w:tcPr>
                <w:tcW w:w="444" w:type="dxa"/>
                <w:gridSpan w:val="2"/>
                <w:vAlign w:val="center"/>
              </w:tcPr>
            </w:tcPrChange>
          </w:tcPr>
          <w:p w14:paraId="04AF6680" w14:textId="700A33A2" w:rsidR="00346577" w:rsidRPr="00346577" w:rsidRDefault="00346577" w:rsidP="00346577">
            <w:pPr>
              <w:jc w:val="center"/>
              <w:rPr>
                <w:ins w:id="6851" w:author="Στάθης Καπ" w:date="2023-02-01T06:01:00Z"/>
                <w:rFonts w:cstheme="minorHAnsi"/>
                <w:sz w:val="18"/>
                <w:szCs w:val="18"/>
              </w:rPr>
            </w:pPr>
            <w:ins w:id="6852" w:author="Στάθης Καπ" w:date="2023-02-02T16:55:00Z">
              <w:r w:rsidRPr="00346577">
                <w:rPr>
                  <w:rFonts w:cstheme="minorHAnsi"/>
                  <w:sz w:val="18"/>
                  <w:szCs w:val="18"/>
                  <w:rPrChange w:id="6853" w:author="Στάθης Καπ" w:date="2023-02-02T16:58:00Z">
                    <w:rPr>
                      <w:rFonts w:cstheme="minorHAnsi"/>
                    </w:rPr>
                  </w:rPrChange>
                </w:rPr>
                <w:t>28</w:t>
              </w:r>
            </w:ins>
          </w:p>
        </w:tc>
        <w:tc>
          <w:tcPr>
            <w:tcW w:w="470" w:type="dxa"/>
            <w:tcPrChange w:id="6854" w:author="Στάθης Καπ" w:date="2023-02-02T16:57:00Z">
              <w:tcPr>
                <w:tcW w:w="470" w:type="dxa"/>
                <w:gridSpan w:val="2"/>
              </w:tcPr>
            </w:tcPrChange>
          </w:tcPr>
          <w:p w14:paraId="57FBF872" w14:textId="2B2347D3" w:rsidR="00346577" w:rsidRPr="00346577" w:rsidRDefault="00346577" w:rsidP="00346577">
            <w:pPr>
              <w:jc w:val="center"/>
              <w:rPr>
                <w:ins w:id="6855" w:author="Στάθης Καπ" w:date="2023-02-01T06:01:00Z"/>
                <w:rFonts w:cstheme="minorHAnsi"/>
                <w:sz w:val="18"/>
                <w:szCs w:val="18"/>
              </w:rPr>
            </w:pPr>
            <w:ins w:id="6856" w:author="Στάθης Καπ" w:date="2023-02-02T16:41:00Z">
              <w:r w:rsidRPr="00346577">
                <w:rPr>
                  <w:rFonts w:cstheme="minorHAnsi"/>
                  <w:sz w:val="18"/>
                  <w:szCs w:val="18"/>
                  <w:rPrChange w:id="6857" w:author="Στάθης Καπ" w:date="2023-02-02T16:58:00Z">
                    <w:rPr/>
                  </w:rPrChange>
                </w:rPr>
                <w:t>520</w:t>
              </w:r>
            </w:ins>
          </w:p>
        </w:tc>
        <w:tc>
          <w:tcPr>
            <w:tcW w:w="558" w:type="dxa"/>
            <w:tcPrChange w:id="6858" w:author="Στάθης Καπ" w:date="2023-02-02T16:57:00Z">
              <w:tcPr>
                <w:tcW w:w="558" w:type="dxa"/>
                <w:gridSpan w:val="2"/>
              </w:tcPr>
            </w:tcPrChange>
          </w:tcPr>
          <w:p w14:paraId="787703DE" w14:textId="03872812" w:rsidR="00346577" w:rsidRPr="00346577" w:rsidRDefault="00346577" w:rsidP="00346577">
            <w:pPr>
              <w:jc w:val="center"/>
              <w:rPr>
                <w:ins w:id="6859" w:author="Στάθης Καπ" w:date="2023-02-01T06:01:00Z"/>
                <w:rFonts w:cstheme="minorHAnsi"/>
                <w:sz w:val="18"/>
                <w:szCs w:val="18"/>
              </w:rPr>
            </w:pPr>
            <w:ins w:id="6860" w:author="Στάθης Καπ" w:date="2023-02-02T16:41:00Z">
              <w:r w:rsidRPr="00346577">
                <w:rPr>
                  <w:rFonts w:cstheme="minorHAnsi"/>
                  <w:sz w:val="18"/>
                  <w:szCs w:val="18"/>
                  <w:rPrChange w:id="6861" w:author="Στάθης Καπ" w:date="2023-02-02T16:58:00Z">
                    <w:rPr/>
                  </w:rPrChange>
                </w:rPr>
                <w:t>0.922</w:t>
              </w:r>
            </w:ins>
          </w:p>
        </w:tc>
        <w:tc>
          <w:tcPr>
            <w:tcW w:w="443" w:type="dxa"/>
            <w:tcPrChange w:id="6862" w:author="Στάθης Καπ" w:date="2023-02-02T16:57:00Z">
              <w:tcPr>
                <w:tcW w:w="443" w:type="dxa"/>
                <w:gridSpan w:val="2"/>
              </w:tcPr>
            </w:tcPrChange>
          </w:tcPr>
          <w:p w14:paraId="08DC6419" w14:textId="7318F9C7" w:rsidR="00346577" w:rsidRPr="00346577" w:rsidRDefault="00346577" w:rsidP="00346577">
            <w:pPr>
              <w:jc w:val="center"/>
              <w:rPr>
                <w:ins w:id="6863" w:author="Στάθης Καπ" w:date="2023-02-01T06:01:00Z"/>
                <w:rFonts w:cstheme="minorHAnsi"/>
                <w:sz w:val="18"/>
                <w:szCs w:val="18"/>
              </w:rPr>
            </w:pPr>
            <w:ins w:id="6864" w:author="Στάθης Καπ" w:date="2023-02-02T16:41:00Z">
              <w:r w:rsidRPr="00346577">
                <w:rPr>
                  <w:rFonts w:cstheme="minorHAnsi"/>
                  <w:sz w:val="18"/>
                  <w:szCs w:val="18"/>
                  <w:rPrChange w:id="6865" w:author="Στάθης Καπ" w:date="2023-02-02T16:58:00Z">
                    <w:rPr/>
                  </w:rPrChange>
                </w:rPr>
                <w:t>30</w:t>
              </w:r>
            </w:ins>
          </w:p>
        </w:tc>
        <w:tc>
          <w:tcPr>
            <w:tcW w:w="470" w:type="dxa"/>
            <w:tcPrChange w:id="6866" w:author="Στάθης Καπ" w:date="2023-02-02T16:57:00Z">
              <w:tcPr>
                <w:tcW w:w="470" w:type="dxa"/>
                <w:gridSpan w:val="2"/>
                <w:vAlign w:val="center"/>
              </w:tcPr>
            </w:tcPrChange>
          </w:tcPr>
          <w:p w14:paraId="4173B37A" w14:textId="1D2F18DB" w:rsidR="00346577" w:rsidRPr="00346577" w:rsidRDefault="00346577" w:rsidP="00346577">
            <w:pPr>
              <w:jc w:val="center"/>
              <w:rPr>
                <w:ins w:id="6867" w:author="Στάθης Καπ" w:date="2023-02-01T06:01:00Z"/>
                <w:rFonts w:cstheme="minorHAnsi"/>
                <w:sz w:val="18"/>
                <w:szCs w:val="18"/>
              </w:rPr>
            </w:pPr>
            <w:ins w:id="6868" w:author="Στάθης Καπ" w:date="2023-02-02T16:56:00Z">
              <w:r w:rsidRPr="00346577">
                <w:rPr>
                  <w:rFonts w:cstheme="minorHAnsi"/>
                  <w:sz w:val="18"/>
                  <w:szCs w:val="18"/>
                  <w:rPrChange w:id="6869" w:author="Στάθης Καπ" w:date="2023-02-02T16:58:00Z">
                    <w:rPr>
                      <w:rFonts w:cstheme="minorHAnsi"/>
                    </w:rPr>
                  </w:rPrChange>
                </w:rPr>
                <w:t>442</w:t>
              </w:r>
            </w:ins>
          </w:p>
        </w:tc>
        <w:tc>
          <w:tcPr>
            <w:tcW w:w="558" w:type="dxa"/>
            <w:tcPrChange w:id="6870" w:author="Στάθης Καπ" w:date="2023-02-02T16:57:00Z">
              <w:tcPr>
                <w:tcW w:w="555" w:type="dxa"/>
                <w:gridSpan w:val="2"/>
                <w:vAlign w:val="center"/>
              </w:tcPr>
            </w:tcPrChange>
          </w:tcPr>
          <w:p w14:paraId="0EB9287D" w14:textId="32D950BE" w:rsidR="00346577" w:rsidRPr="00346577" w:rsidRDefault="00346577" w:rsidP="00346577">
            <w:pPr>
              <w:jc w:val="center"/>
              <w:rPr>
                <w:ins w:id="6871" w:author="Στάθης Καπ" w:date="2023-02-01T06:01:00Z"/>
                <w:rFonts w:cstheme="minorHAnsi"/>
                <w:sz w:val="18"/>
                <w:szCs w:val="18"/>
              </w:rPr>
            </w:pPr>
            <w:ins w:id="6872" w:author="Στάθης Καπ" w:date="2023-02-02T16:56:00Z">
              <w:r w:rsidRPr="00346577">
                <w:rPr>
                  <w:rFonts w:cstheme="minorHAnsi"/>
                  <w:sz w:val="18"/>
                  <w:szCs w:val="18"/>
                  <w:rPrChange w:id="6873" w:author="Στάθης Καπ" w:date="2023-02-02T16:58:00Z">
                    <w:rPr>
                      <w:rFonts w:cstheme="minorHAnsi"/>
                    </w:rPr>
                  </w:rPrChange>
                </w:rPr>
                <w:t>0.528</w:t>
              </w:r>
            </w:ins>
          </w:p>
        </w:tc>
        <w:tc>
          <w:tcPr>
            <w:tcW w:w="444" w:type="dxa"/>
            <w:tcPrChange w:id="6874" w:author="Στάθης Καπ" w:date="2023-02-02T16:57:00Z">
              <w:tcPr>
                <w:tcW w:w="444" w:type="dxa"/>
                <w:gridSpan w:val="2"/>
                <w:vAlign w:val="center"/>
              </w:tcPr>
            </w:tcPrChange>
          </w:tcPr>
          <w:p w14:paraId="7052FCBA" w14:textId="55FB51ED" w:rsidR="00346577" w:rsidRPr="00346577" w:rsidRDefault="00346577" w:rsidP="00346577">
            <w:pPr>
              <w:jc w:val="center"/>
              <w:rPr>
                <w:ins w:id="6875" w:author="Στάθης Καπ" w:date="2023-02-01T06:01:00Z"/>
                <w:rFonts w:cstheme="minorHAnsi"/>
                <w:sz w:val="18"/>
                <w:szCs w:val="18"/>
              </w:rPr>
            </w:pPr>
            <w:ins w:id="6876" w:author="Στάθης Καπ" w:date="2023-02-02T16:56:00Z">
              <w:r w:rsidRPr="00346577">
                <w:rPr>
                  <w:rFonts w:cstheme="minorHAnsi"/>
                  <w:sz w:val="18"/>
                  <w:szCs w:val="18"/>
                  <w:rPrChange w:id="6877" w:author="Στάθης Καπ" w:date="2023-02-02T16:58:00Z">
                    <w:rPr>
                      <w:rFonts w:cstheme="minorHAnsi"/>
                    </w:rPr>
                  </w:rPrChange>
                </w:rPr>
                <w:t>27</w:t>
              </w:r>
            </w:ins>
          </w:p>
        </w:tc>
        <w:tc>
          <w:tcPr>
            <w:tcW w:w="470" w:type="dxa"/>
            <w:tcPrChange w:id="6878" w:author="Στάθης Καπ" w:date="2023-02-02T16:57:00Z">
              <w:tcPr>
                <w:tcW w:w="470" w:type="dxa"/>
                <w:gridSpan w:val="2"/>
              </w:tcPr>
            </w:tcPrChange>
          </w:tcPr>
          <w:p w14:paraId="2FC6A219" w14:textId="3D826424" w:rsidR="00346577" w:rsidRPr="00346577" w:rsidRDefault="00346577" w:rsidP="00346577">
            <w:pPr>
              <w:jc w:val="center"/>
              <w:rPr>
                <w:ins w:id="6879" w:author="Στάθης Καπ" w:date="2023-02-01T06:01:00Z"/>
                <w:rFonts w:cstheme="minorHAnsi"/>
                <w:sz w:val="18"/>
                <w:szCs w:val="18"/>
              </w:rPr>
            </w:pPr>
            <w:ins w:id="6880" w:author="Στάθης Καπ" w:date="2023-02-02T16:45:00Z">
              <w:r w:rsidRPr="00346577">
                <w:rPr>
                  <w:rFonts w:cstheme="minorHAnsi"/>
                  <w:sz w:val="18"/>
                  <w:szCs w:val="18"/>
                  <w:rPrChange w:id="6881" w:author="Στάθης Καπ" w:date="2023-02-02T16:58:00Z">
                    <w:rPr/>
                  </w:rPrChange>
                </w:rPr>
                <w:t>491</w:t>
              </w:r>
            </w:ins>
          </w:p>
        </w:tc>
        <w:tc>
          <w:tcPr>
            <w:tcW w:w="558" w:type="dxa"/>
            <w:tcPrChange w:id="6882" w:author="Στάθης Καπ" w:date="2023-02-02T16:57:00Z">
              <w:tcPr>
                <w:tcW w:w="558" w:type="dxa"/>
                <w:gridSpan w:val="2"/>
              </w:tcPr>
            </w:tcPrChange>
          </w:tcPr>
          <w:p w14:paraId="72456AC0" w14:textId="4E489D42" w:rsidR="00346577" w:rsidRPr="00346577" w:rsidRDefault="00346577" w:rsidP="00346577">
            <w:pPr>
              <w:jc w:val="center"/>
              <w:rPr>
                <w:ins w:id="6883" w:author="Στάθης Καπ" w:date="2023-02-01T06:01:00Z"/>
                <w:rFonts w:cstheme="minorHAnsi"/>
                <w:sz w:val="18"/>
                <w:szCs w:val="18"/>
              </w:rPr>
            </w:pPr>
            <w:ins w:id="6884" w:author="Στάθης Καπ" w:date="2023-02-02T16:45:00Z">
              <w:r w:rsidRPr="00346577">
                <w:rPr>
                  <w:rFonts w:cstheme="minorHAnsi"/>
                  <w:sz w:val="18"/>
                  <w:szCs w:val="18"/>
                  <w:rPrChange w:id="6885" w:author="Στάθης Καπ" w:date="2023-02-02T16:58:00Z">
                    <w:rPr/>
                  </w:rPrChange>
                </w:rPr>
                <w:t>0.635</w:t>
              </w:r>
            </w:ins>
          </w:p>
        </w:tc>
        <w:tc>
          <w:tcPr>
            <w:tcW w:w="443" w:type="dxa"/>
            <w:tcPrChange w:id="6886" w:author="Στάθης Καπ" w:date="2023-02-02T16:57:00Z">
              <w:tcPr>
                <w:tcW w:w="443" w:type="dxa"/>
              </w:tcPr>
            </w:tcPrChange>
          </w:tcPr>
          <w:p w14:paraId="6C1D4780" w14:textId="52C5C132" w:rsidR="00346577" w:rsidRPr="00346577" w:rsidRDefault="00346577" w:rsidP="00346577">
            <w:pPr>
              <w:jc w:val="center"/>
              <w:rPr>
                <w:ins w:id="6887" w:author="Στάθης Καπ" w:date="2023-02-01T06:01:00Z"/>
                <w:rFonts w:cstheme="minorHAnsi"/>
                <w:sz w:val="18"/>
                <w:szCs w:val="18"/>
              </w:rPr>
            </w:pPr>
            <w:ins w:id="6888" w:author="Στάθης Καπ" w:date="2023-02-02T16:45:00Z">
              <w:r w:rsidRPr="00346577">
                <w:rPr>
                  <w:rFonts w:cstheme="minorHAnsi"/>
                  <w:sz w:val="18"/>
                  <w:szCs w:val="18"/>
                  <w:rPrChange w:id="6889" w:author="Στάθης Καπ" w:date="2023-02-02T16:58:00Z">
                    <w:rPr/>
                  </w:rPrChange>
                </w:rPr>
                <w:t>29</w:t>
              </w:r>
            </w:ins>
          </w:p>
        </w:tc>
        <w:tc>
          <w:tcPr>
            <w:tcW w:w="459" w:type="dxa"/>
            <w:tcPrChange w:id="6890" w:author="Στάθης Καπ" w:date="2023-02-02T16:57:00Z">
              <w:tcPr>
                <w:tcW w:w="459" w:type="dxa"/>
                <w:vAlign w:val="center"/>
              </w:tcPr>
            </w:tcPrChange>
          </w:tcPr>
          <w:p w14:paraId="7783FBCA" w14:textId="619E381E" w:rsidR="00346577" w:rsidRPr="00C3762F" w:rsidRDefault="00346577" w:rsidP="00346577">
            <w:pPr>
              <w:jc w:val="center"/>
              <w:rPr>
                <w:ins w:id="6891" w:author="Στάθης Καπ" w:date="2023-02-01T06:01:00Z"/>
                <w:rFonts w:cstheme="minorHAnsi"/>
                <w:sz w:val="18"/>
                <w:szCs w:val="18"/>
              </w:rPr>
            </w:pPr>
            <w:ins w:id="6892" w:author="Στάθης Καπ" w:date="2023-02-02T17:05:00Z">
              <w:r w:rsidRPr="00C3762F">
                <w:rPr>
                  <w:rFonts w:cstheme="minorHAnsi"/>
                  <w:sz w:val="18"/>
                  <w:szCs w:val="18"/>
                  <w:rPrChange w:id="6893" w:author="Στάθης Καπ" w:date="2023-02-02T17:05:00Z">
                    <w:rPr/>
                  </w:rPrChange>
                </w:rPr>
                <w:t>465</w:t>
              </w:r>
            </w:ins>
          </w:p>
        </w:tc>
        <w:tc>
          <w:tcPr>
            <w:tcW w:w="552" w:type="dxa"/>
            <w:tcPrChange w:id="6894" w:author="Στάθης Καπ" w:date="2023-02-02T16:57:00Z">
              <w:tcPr>
                <w:tcW w:w="552" w:type="dxa"/>
                <w:vAlign w:val="center"/>
              </w:tcPr>
            </w:tcPrChange>
          </w:tcPr>
          <w:p w14:paraId="1D5F5B90" w14:textId="4561F76B" w:rsidR="00346577" w:rsidRPr="00C3762F" w:rsidRDefault="00346577" w:rsidP="00346577">
            <w:pPr>
              <w:jc w:val="center"/>
              <w:rPr>
                <w:ins w:id="6895" w:author="Στάθης Καπ" w:date="2023-02-01T06:01:00Z"/>
                <w:rFonts w:cstheme="minorHAnsi"/>
                <w:sz w:val="18"/>
                <w:szCs w:val="18"/>
              </w:rPr>
            </w:pPr>
            <w:ins w:id="6896" w:author="Στάθης Καπ" w:date="2023-02-02T17:05:00Z">
              <w:r w:rsidRPr="00C3762F">
                <w:rPr>
                  <w:rFonts w:cstheme="minorHAnsi"/>
                  <w:sz w:val="18"/>
                  <w:szCs w:val="18"/>
                  <w:rPrChange w:id="6897" w:author="Στάθης Καπ" w:date="2023-02-02T17:05:00Z">
                    <w:rPr/>
                  </w:rPrChange>
                </w:rPr>
                <w:t>0.649</w:t>
              </w:r>
            </w:ins>
          </w:p>
        </w:tc>
        <w:tc>
          <w:tcPr>
            <w:tcW w:w="431" w:type="dxa"/>
            <w:tcPrChange w:id="6898" w:author="Στάθης Καπ" w:date="2023-02-02T16:57:00Z">
              <w:tcPr>
                <w:tcW w:w="431" w:type="dxa"/>
                <w:vAlign w:val="center"/>
              </w:tcPr>
            </w:tcPrChange>
          </w:tcPr>
          <w:p w14:paraId="6E485B6E" w14:textId="56B9E6CB" w:rsidR="00346577" w:rsidRPr="00C3762F" w:rsidRDefault="00346577" w:rsidP="00346577">
            <w:pPr>
              <w:jc w:val="center"/>
              <w:rPr>
                <w:ins w:id="6899" w:author="Στάθης Καπ" w:date="2023-02-01T06:01:00Z"/>
                <w:rFonts w:cstheme="minorHAnsi"/>
                <w:sz w:val="18"/>
                <w:szCs w:val="18"/>
              </w:rPr>
            </w:pPr>
            <w:ins w:id="6900" w:author="Στάθης Καπ" w:date="2023-02-02T17:05:00Z">
              <w:r w:rsidRPr="00C3762F">
                <w:rPr>
                  <w:rFonts w:cstheme="minorHAnsi"/>
                  <w:sz w:val="18"/>
                  <w:szCs w:val="18"/>
                  <w:rPrChange w:id="6901" w:author="Στάθης Καπ" w:date="2023-02-02T17:05:00Z">
                    <w:rPr/>
                  </w:rPrChange>
                </w:rPr>
                <w:t>26</w:t>
              </w:r>
            </w:ins>
          </w:p>
        </w:tc>
      </w:tr>
      <w:tr w:rsidR="00346577" w:rsidRPr="00AB438A" w14:paraId="3740301D" w14:textId="77777777" w:rsidTr="00346577">
        <w:tblPrEx>
          <w:tblW w:w="9540" w:type="dxa"/>
          <w:tblInd w:w="-340" w:type="dxa"/>
          <w:tblCellMar>
            <w:left w:w="28" w:type="dxa"/>
            <w:right w:w="28" w:type="dxa"/>
          </w:tblCellMar>
          <w:tblPrExChange w:id="6902" w:author="Στάθης Καπ" w:date="2023-02-02T16:57:00Z">
            <w:tblPrEx>
              <w:tblW w:w="9540" w:type="dxa"/>
              <w:tblInd w:w="-340" w:type="dxa"/>
              <w:tblCellMar>
                <w:left w:w="28" w:type="dxa"/>
                <w:right w:w="28" w:type="dxa"/>
              </w:tblCellMar>
            </w:tblPrEx>
          </w:tblPrExChange>
        </w:tblPrEx>
        <w:trPr>
          <w:trHeight w:val="247"/>
          <w:ins w:id="6903" w:author="Στάθης Καπ" w:date="2023-02-01T06:01:00Z"/>
          <w:trPrChange w:id="6904" w:author="Στάθης Καπ" w:date="2023-02-02T16:57:00Z">
            <w:trPr>
              <w:gridBefore w:val="4"/>
              <w:trHeight w:val="247"/>
            </w:trPr>
          </w:trPrChange>
        </w:trPr>
        <w:tc>
          <w:tcPr>
            <w:tcW w:w="414" w:type="dxa"/>
            <w:vAlign w:val="center"/>
            <w:tcPrChange w:id="6905" w:author="Στάθης Καπ" w:date="2023-02-02T16:57:00Z">
              <w:tcPr>
                <w:tcW w:w="415" w:type="dxa"/>
                <w:gridSpan w:val="2"/>
                <w:vAlign w:val="center"/>
              </w:tcPr>
            </w:tcPrChange>
          </w:tcPr>
          <w:p w14:paraId="2692FCE2" w14:textId="77777777" w:rsidR="00346577" w:rsidRPr="006E0881" w:rsidRDefault="00346577" w:rsidP="00346577">
            <w:pPr>
              <w:jc w:val="center"/>
              <w:rPr>
                <w:ins w:id="6906" w:author="Στάθης Καπ" w:date="2023-02-01T06:01:00Z"/>
                <w:sz w:val="18"/>
                <w:szCs w:val="18"/>
              </w:rPr>
            </w:pPr>
            <w:ins w:id="6907" w:author="Στάθης Καπ" w:date="2023-02-01T06:01:00Z">
              <w:r w:rsidRPr="006E0881">
                <w:rPr>
                  <w:sz w:val="18"/>
                  <w:szCs w:val="18"/>
                </w:rPr>
                <w:t>Pr17</w:t>
              </w:r>
            </w:ins>
          </w:p>
        </w:tc>
        <w:tc>
          <w:tcPr>
            <w:tcW w:w="470" w:type="dxa"/>
            <w:tcPrChange w:id="6908" w:author="Στάθης Καπ" w:date="2023-02-02T16:57:00Z">
              <w:tcPr>
                <w:tcW w:w="470" w:type="dxa"/>
                <w:gridSpan w:val="2"/>
              </w:tcPr>
            </w:tcPrChange>
          </w:tcPr>
          <w:p w14:paraId="2F91B42D" w14:textId="33063F06" w:rsidR="00346577" w:rsidRPr="00346577" w:rsidRDefault="00346577" w:rsidP="00346577">
            <w:pPr>
              <w:jc w:val="center"/>
              <w:rPr>
                <w:ins w:id="6909" w:author="Στάθης Καπ" w:date="2023-02-01T06:01:00Z"/>
                <w:rFonts w:cstheme="minorHAnsi"/>
                <w:sz w:val="18"/>
                <w:szCs w:val="18"/>
              </w:rPr>
            </w:pPr>
            <w:ins w:id="6910" w:author="Στάθης Καπ" w:date="2023-02-02T16:36:00Z">
              <w:r w:rsidRPr="00346577">
                <w:rPr>
                  <w:rFonts w:cstheme="minorHAnsi"/>
                  <w:sz w:val="18"/>
                  <w:szCs w:val="18"/>
                  <w:rPrChange w:id="6911" w:author="Στάθης Καπ" w:date="2023-02-02T16:58:00Z">
                    <w:rPr/>
                  </w:rPrChange>
                </w:rPr>
                <w:t>312</w:t>
              </w:r>
            </w:ins>
          </w:p>
        </w:tc>
        <w:tc>
          <w:tcPr>
            <w:tcW w:w="885" w:type="dxa"/>
            <w:tcPrChange w:id="6912" w:author="Στάθης Καπ" w:date="2023-02-02T16:57:00Z">
              <w:tcPr>
                <w:tcW w:w="887" w:type="dxa"/>
                <w:gridSpan w:val="3"/>
              </w:tcPr>
            </w:tcPrChange>
          </w:tcPr>
          <w:p w14:paraId="03B9DDC5" w14:textId="11AC9516" w:rsidR="00346577" w:rsidRPr="00346577" w:rsidRDefault="00346577" w:rsidP="00346577">
            <w:pPr>
              <w:jc w:val="center"/>
              <w:rPr>
                <w:ins w:id="6913" w:author="Στάθης Καπ" w:date="2023-02-01T06:01:00Z"/>
                <w:rFonts w:cstheme="minorHAnsi"/>
                <w:sz w:val="18"/>
                <w:szCs w:val="18"/>
              </w:rPr>
            </w:pPr>
            <w:ins w:id="6914" w:author="Στάθης Καπ" w:date="2023-02-02T16:36:00Z">
              <w:r w:rsidRPr="00346577">
                <w:rPr>
                  <w:rFonts w:cstheme="minorHAnsi"/>
                  <w:sz w:val="18"/>
                  <w:szCs w:val="18"/>
                  <w:rPrChange w:id="6915" w:author="Στάθης Καπ" w:date="2023-02-02T16:58:00Z">
                    <w:rPr/>
                  </w:rPrChange>
                </w:rPr>
                <w:t>0.133</w:t>
              </w:r>
            </w:ins>
          </w:p>
        </w:tc>
        <w:tc>
          <w:tcPr>
            <w:tcW w:w="443" w:type="dxa"/>
            <w:tcPrChange w:id="6916" w:author="Στάθης Καπ" w:date="2023-02-02T16:57:00Z">
              <w:tcPr>
                <w:tcW w:w="443" w:type="dxa"/>
                <w:gridSpan w:val="2"/>
              </w:tcPr>
            </w:tcPrChange>
          </w:tcPr>
          <w:p w14:paraId="0C7D839E" w14:textId="24E0208B" w:rsidR="00346577" w:rsidRPr="00346577" w:rsidRDefault="00346577" w:rsidP="00346577">
            <w:pPr>
              <w:jc w:val="center"/>
              <w:rPr>
                <w:ins w:id="6917" w:author="Στάθης Καπ" w:date="2023-02-01T06:01:00Z"/>
                <w:rFonts w:cstheme="minorHAnsi"/>
                <w:sz w:val="18"/>
                <w:szCs w:val="18"/>
              </w:rPr>
            </w:pPr>
            <w:ins w:id="6918" w:author="Στάθης Καπ" w:date="2023-02-02T16:36:00Z">
              <w:r w:rsidRPr="00346577">
                <w:rPr>
                  <w:rFonts w:cstheme="minorHAnsi"/>
                  <w:sz w:val="18"/>
                  <w:szCs w:val="18"/>
                  <w:rPrChange w:id="6919" w:author="Στάθης Καπ" w:date="2023-02-02T16:58:00Z">
                    <w:rPr/>
                  </w:rPrChange>
                </w:rPr>
                <w:t>18</w:t>
              </w:r>
            </w:ins>
          </w:p>
        </w:tc>
        <w:tc>
          <w:tcPr>
            <w:tcW w:w="470" w:type="dxa"/>
            <w:tcPrChange w:id="6920" w:author="Στάθης Καπ" w:date="2023-02-02T16:57:00Z">
              <w:tcPr>
                <w:tcW w:w="470" w:type="dxa"/>
                <w:gridSpan w:val="2"/>
                <w:vAlign w:val="center"/>
              </w:tcPr>
            </w:tcPrChange>
          </w:tcPr>
          <w:p w14:paraId="462F0EF4" w14:textId="526BCC8E" w:rsidR="00346577" w:rsidRPr="00346577" w:rsidRDefault="00346577" w:rsidP="00346577">
            <w:pPr>
              <w:jc w:val="center"/>
              <w:rPr>
                <w:ins w:id="6921" w:author="Στάθης Καπ" w:date="2023-02-01T06:01:00Z"/>
                <w:rFonts w:cstheme="minorHAnsi"/>
                <w:sz w:val="18"/>
                <w:szCs w:val="18"/>
              </w:rPr>
            </w:pPr>
            <w:ins w:id="6922" w:author="Στάθης Καπ" w:date="2023-02-02T16:55:00Z">
              <w:r w:rsidRPr="00346577">
                <w:rPr>
                  <w:rFonts w:cstheme="minorHAnsi"/>
                  <w:sz w:val="18"/>
                  <w:szCs w:val="18"/>
                  <w:rPrChange w:id="6923" w:author="Στάθης Καπ" w:date="2023-02-02T16:58:00Z">
                    <w:rPr>
                      <w:rFonts w:cstheme="minorHAnsi"/>
                    </w:rPr>
                  </w:rPrChange>
                </w:rPr>
                <w:t>326</w:t>
              </w:r>
            </w:ins>
          </w:p>
        </w:tc>
        <w:tc>
          <w:tcPr>
            <w:tcW w:w="558" w:type="dxa"/>
            <w:tcPrChange w:id="6924" w:author="Στάθης Καπ" w:date="2023-02-02T16:57:00Z">
              <w:tcPr>
                <w:tcW w:w="558" w:type="dxa"/>
                <w:gridSpan w:val="2"/>
                <w:vAlign w:val="center"/>
              </w:tcPr>
            </w:tcPrChange>
          </w:tcPr>
          <w:p w14:paraId="165D7638" w14:textId="0C93436C" w:rsidR="00346577" w:rsidRPr="00346577" w:rsidRDefault="00346577" w:rsidP="00346577">
            <w:pPr>
              <w:jc w:val="center"/>
              <w:rPr>
                <w:ins w:id="6925" w:author="Στάθης Καπ" w:date="2023-02-01T06:01:00Z"/>
                <w:rFonts w:cstheme="minorHAnsi"/>
                <w:sz w:val="18"/>
                <w:szCs w:val="18"/>
              </w:rPr>
            </w:pPr>
            <w:ins w:id="6926" w:author="Στάθης Καπ" w:date="2023-02-02T16:55:00Z">
              <w:r w:rsidRPr="00346577">
                <w:rPr>
                  <w:rFonts w:cstheme="minorHAnsi"/>
                  <w:sz w:val="18"/>
                  <w:szCs w:val="18"/>
                  <w:rPrChange w:id="6927" w:author="Στάθης Καπ" w:date="2023-02-02T16:58:00Z">
                    <w:rPr>
                      <w:rFonts w:cstheme="minorHAnsi"/>
                    </w:rPr>
                  </w:rPrChange>
                </w:rPr>
                <w:t>0.109</w:t>
              </w:r>
            </w:ins>
          </w:p>
        </w:tc>
        <w:tc>
          <w:tcPr>
            <w:tcW w:w="444" w:type="dxa"/>
            <w:tcPrChange w:id="6928" w:author="Στάθης Καπ" w:date="2023-02-02T16:57:00Z">
              <w:tcPr>
                <w:tcW w:w="444" w:type="dxa"/>
                <w:gridSpan w:val="2"/>
                <w:vAlign w:val="center"/>
              </w:tcPr>
            </w:tcPrChange>
          </w:tcPr>
          <w:p w14:paraId="1A8CF213" w14:textId="088E45ED" w:rsidR="00346577" w:rsidRPr="00346577" w:rsidRDefault="00346577" w:rsidP="00346577">
            <w:pPr>
              <w:jc w:val="center"/>
              <w:rPr>
                <w:ins w:id="6929" w:author="Στάθης Καπ" w:date="2023-02-01T06:01:00Z"/>
                <w:rFonts w:cstheme="minorHAnsi"/>
                <w:sz w:val="18"/>
                <w:szCs w:val="18"/>
              </w:rPr>
            </w:pPr>
            <w:ins w:id="6930" w:author="Στάθης Καπ" w:date="2023-02-02T16:55:00Z">
              <w:r w:rsidRPr="00346577">
                <w:rPr>
                  <w:rFonts w:cstheme="minorHAnsi"/>
                  <w:sz w:val="18"/>
                  <w:szCs w:val="18"/>
                  <w:rPrChange w:id="6931" w:author="Στάθης Καπ" w:date="2023-02-02T16:58:00Z">
                    <w:rPr>
                      <w:rFonts w:cstheme="minorHAnsi"/>
                    </w:rPr>
                  </w:rPrChange>
                </w:rPr>
                <w:t>18</w:t>
              </w:r>
            </w:ins>
          </w:p>
        </w:tc>
        <w:tc>
          <w:tcPr>
            <w:tcW w:w="470" w:type="dxa"/>
            <w:tcPrChange w:id="6932" w:author="Στάθης Καπ" w:date="2023-02-02T16:57:00Z">
              <w:tcPr>
                <w:tcW w:w="470" w:type="dxa"/>
                <w:gridSpan w:val="2"/>
              </w:tcPr>
            </w:tcPrChange>
          </w:tcPr>
          <w:p w14:paraId="2C2F916E" w14:textId="54B88095" w:rsidR="00346577" w:rsidRPr="00346577" w:rsidRDefault="00346577" w:rsidP="00346577">
            <w:pPr>
              <w:jc w:val="center"/>
              <w:rPr>
                <w:ins w:id="6933" w:author="Στάθης Καπ" w:date="2023-02-01T06:01:00Z"/>
                <w:rFonts w:cstheme="minorHAnsi"/>
                <w:sz w:val="18"/>
                <w:szCs w:val="18"/>
              </w:rPr>
            </w:pPr>
            <w:ins w:id="6934" w:author="Στάθης Καπ" w:date="2023-02-02T16:42:00Z">
              <w:r w:rsidRPr="00346577">
                <w:rPr>
                  <w:rFonts w:cstheme="minorHAnsi"/>
                  <w:sz w:val="18"/>
                  <w:szCs w:val="18"/>
                  <w:rPrChange w:id="6935" w:author="Στάθης Καπ" w:date="2023-02-02T16:58:00Z">
                    <w:rPr/>
                  </w:rPrChange>
                </w:rPr>
                <w:t>281</w:t>
              </w:r>
            </w:ins>
          </w:p>
        </w:tc>
        <w:tc>
          <w:tcPr>
            <w:tcW w:w="558" w:type="dxa"/>
            <w:tcPrChange w:id="6936" w:author="Στάθης Καπ" w:date="2023-02-02T16:57:00Z">
              <w:tcPr>
                <w:tcW w:w="558" w:type="dxa"/>
                <w:gridSpan w:val="2"/>
              </w:tcPr>
            </w:tcPrChange>
          </w:tcPr>
          <w:p w14:paraId="37EAEA39" w14:textId="4529BC94" w:rsidR="00346577" w:rsidRPr="00346577" w:rsidRDefault="00346577" w:rsidP="00346577">
            <w:pPr>
              <w:jc w:val="center"/>
              <w:rPr>
                <w:ins w:id="6937" w:author="Στάθης Καπ" w:date="2023-02-01T06:01:00Z"/>
                <w:rFonts w:cstheme="minorHAnsi"/>
                <w:sz w:val="18"/>
                <w:szCs w:val="18"/>
              </w:rPr>
            </w:pPr>
            <w:ins w:id="6938" w:author="Στάθης Καπ" w:date="2023-02-02T16:42:00Z">
              <w:r w:rsidRPr="00346577">
                <w:rPr>
                  <w:rFonts w:cstheme="minorHAnsi"/>
                  <w:sz w:val="18"/>
                  <w:szCs w:val="18"/>
                  <w:rPrChange w:id="6939" w:author="Στάθης Καπ" w:date="2023-02-02T16:58:00Z">
                    <w:rPr/>
                  </w:rPrChange>
                </w:rPr>
                <w:t>0.083</w:t>
              </w:r>
            </w:ins>
          </w:p>
        </w:tc>
        <w:tc>
          <w:tcPr>
            <w:tcW w:w="443" w:type="dxa"/>
            <w:tcPrChange w:id="6940" w:author="Στάθης Καπ" w:date="2023-02-02T16:57:00Z">
              <w:tcPr>
                <w:tcW w:w="443" w:type="dxa"/>
                <w:gridSpan w:val="2"/>
              </w:tcPr>
            </w:tcPrChange>
          </w:tcPr>
          <w:p w14:paraId="4A286E90" w14:textId="6D345B8B" w:rsidR="00346577" w:rsidRPr="00346577" w:rsidRDefault="00346577" w:rsidP="00346577">
            <w:pPr>
              <w:jc w:val="center"/>
              <w:rPr>
                <w:ins w:id="6941" w:author="Στάθης Καπ" w:date="2023-02-01T06:01:00Z"/>
                <w:rFonts w:cstheme="minorHAnsi"/>
                <w:sz w:val="18"/>
                <w:szCs w:val="18"/>
              </w:rPr>
            </w:pPr>
            <w:ins w:id="6942" w:author="Στάθης Καπ" w:date="2023-02-02T16:42:00Z">
              <w:r w:rsidRPr="00346577">
                <w:rPr>
                  <w:rFonts w:cstheme="minorHAnsi"/>
                  <w:sz w:val="18"/>
                  <w:szCs w:val="18"/>
                  <w:rPrChange w:id="6943" w:author="Στάθης Καπ" w:date="2023-02-02T16:58:00Z">
                    <w:rPr/>
                  </w:rPrChange>
                </w:rPr>
                <w:t>16</w:t>
              </w:r>
            </w:ins>
          </w:p>
        </w:tc>
        <w:tc>
          <w:tcPr>
            <w:tcW w:w="470" w:type="dxa"/>
            <w:tcPrChange w:id="6944" w:author="Στάθης Καπ" w:date="2023-02-02T16:57:00Z">
              <w:tcPr>
                <w:tcW w:w="470" w:type="dxa"/>
                <w:gridSpan w:val="2"/>
                <w:vAlign w:val="center"/>
              </w:tcPr>
            </w:tcPrChange>
          </w:tcPr>
          <w:p w14:paraId="030F3F94" w14:textId="2582E730" w:rsidR="00346577" w:rsidRPr="00346577" w:rsidRDefault="00346577" w:rsidP="00346577">
            <w:pPr>
              <w:jc w:val="center"/>
              <w:rPr>
                <w:ins w:id="6945" w:author="Στάθης Καπ" w:date="2023-02-01T06:01:00Z"/>
                <w:rFonts w:cstheme="minorHAnsi"/>
                <w:sz w:val="18"/>
                <w:szCs w:val="18"/>
              </w:rPr>
            </w:pPr>
            <w:ins w:id="6946" w:author="Στάθης Καπ" w:date="2023-02-02T16:56:00Z">
              <w:r w:rsidRPr="00346577">
                <w:rPr>
                  <w:rFonts w:cstheme="minorHAnsi"/>
                  <w:sz w:val="18"/>
                  <w:szCs w:val="18"/>
                  <w:rPrChange w:id="6947" w:author="Στάθης Καπ" w:date="2023-02-02T16:58:00Z">
                    <w:rPr>
                      <w:rFonts w:cstheme="minorHAnsi"/>
                    </w:rPr>
                  </w:rPrChange>
                </w:rPr>
                <w:t>274</w:t>
              </w:r>
            </w:ins>
          </w:p>
        </w:tc>
        <w:tc>
          <w:tcPr>
            <w:tcW w:w="558" w:type="dxa"/>
            <w:tcPrChange w:id="6948" w:author="Στάθης Καπ" w:date="2023-02-02T16:57:00Z">
              <w:tcPr>
                <w:tcW w:w="555" w:type="dxa"/>
                <w:gridSpan w:val="2"/>
                <w:vAlign w:val="center"/>
              </w:tcPr>
            </w:tcPrChange>
          </w:tcPr>
          <w:p w14:paraId="7B06D5D9" w14:textId="29EBDA1B" w:rsidR="00346577" w:rsidRPr="00346577" w:rsidRDefault="00346577" w:rsidP="00346577">
            <w:pPr>
              <w:jc w:val="center"/>
              <w:rPr>
                <w:ins w:id="6949" w:author="Στάθης Καπ" w:date="2023-02-01T06:01:00Z"/>
                <w:rFonts w:cstheme="minorHAnsi"/>
                <w:sz w:val="18"/>
                <w:szCs w:val="18"/>
              </w:rPr>
            </w:pPr>
            <w:ins w:id="6950" w:author="Στάθης Καπ" w:date="2023-02-02T16:56:00Z">
              <w:r w:rsidRPr="00346577">
                <w:rPr>
                  <w:rFonts w:cstheme="minorHAnsi"/>
                  <w:sz w:val="18"/>
                  <w:szCs w:val="18"/>
                  <w:rPrChange w:id="6951" w:author="Στάθης Καπ" w:date="2023-02-02T16:58:00Z">
                    <w:rPr>
                      <w:rFonts w:cstheme="minorHAnsi"/>
                    </w:rPr>
                  </w:rPrChange>
                </w:rPr>
                <w:t>0.08</w:t>
              </w:r>
            </w:ins>
          </w:p>
        </w:tc>
        <w:tc>
          <w:tcPr>
            <w:tcW w:w="444" w:type="dxa"/>
            <w:tcPrChange w:id="6952" w:author="Στάθης Καπ" w:date="2023-02-02T16:57:00Z">
              <w:tcPr>
                <w:tcW w:w="444" w:type="dxa"/>
                <w:gridSpan w:val="2"/>
                <w:vAlign w:val="center"/>
              </w:tcPr>
            </w:tcPrChange>
          </w:tcPr>
          <w:p w14:paraId="5046D1CE" w14:textId="581B0417" w:rsidR="00346577" w:rsidRPr="00346577" w:rsidRDefault="00346577" w:rsidP="00346577">
            <w:pPr>
              <w:jc w:val="center"/>
              <w:rPr>
                <w:ins w:id="6953" w:author="Στάθης Καπ" w:date="2023-02-01T06:01:00Z"/>
                <w:rFonts w:cstheme="minorHAnsi"/>
                <w:sz w:val="18"/>
                <w:szCs w:val="18"/>
              </w:rPr>
            </w:pPr>
            <w:ins w:id="6954" w:author="Στάθης Καπ" w:date="2023-02-02T16:56:00Z">
              <w:r w:rsidRPr="00346577">
                <w:rPr>
                  <w:rFonts w:cstheme="minorHAnsi"/>
                  <w:sz w:val="18"/>
                  <w:szCs w:val="18"/>
                  <w:rPrChange w:id="6955" w:author="Στάθης Καπ" w:date="2023-02-02T16:58:00Z">
                    <w:rPr>
                      <w:rFonts w:cstheme="minorHAnsi"/>
                    </w:rPr>
                  </w:rPrChange>
                </w:rPr>
                <w:t>17</w:t>
              </w:r>
            </w:ins>
          </w:p>
        </w:tc>
        <w:tc>
          <w:tcPr>
            <w:tcW w:w="470" w:type="dxa"/>
            <w:tcPrChange w:id="6956" w:author="Στάθης Καπ" w:date="2023-02-02T16:57:00Z">
              <w:tcPr>
                <w:tcW w:w="470" w:type="dxa"/>
                <w:gridSpan w:val="2"/>
              </w:tcPr>
            </w:tcPrChange>
          </w:tcPr>
          <w:p w14:paraId="3459940E" w14:textId="67BB7751" w:rsidR="00346577" w:rsidRPr="00346577" w:rsidRDefault="00346577" w:rsidP="00346577">
            <w:pPr>
              <w:jc w:val="center"/>
              <w:rPr>
                <w:ins w:id="6957" w:author="Στάθης Καπ" w:date="2023-02-01T06:01:00Z"/>
                <w:rFonts w:cstheme="minorHAnsi"/>
                <w:sz w:val="18"/>
                <w:szCs w:val="18"/>
              </w:rPr>
            </w:pPr>
            <w:ins w:id="6958" w:author="Στάθης Καπ" w:date="2023-02-02T16:45:00Z">
              <w:r w:rsidRPr="00346577">
                <w:rPr>
                  <w:rFonts w:cstheme="minorHAnsi"/>
                  <w:sz w:val="18"/>
                  <w:szCs w:val="18"/>
                  <w:rPrChange w:id="6959" w:author="Στάθης Καπ" w:date="2023-02-02T16:58:00Z">
                    <w:rPr/>
                  </w:rPrChange>
                </w:rPr>
                <w:t>265</w:t>
              </w:r>
            </w:ins>
          </w:p>
        </w:tc>
        <w:tc>
          <w:tcPr>
            <w:tcW w:w="558" w:type="dxa"/>
            <w:tcPrChange w:id="6960" w:author="Στάθης Καπ" w:date="2023-02-02T16:57:00Z">
              <w:tcPr>
                <w:tcW w:w="558" w:type="dxa"/>
                <w:gridSpan w:val="2"/>
              </w:tcPr>
            </w:tcPrChange>
          </w:tcPr>
          <w:p w14:paraId="6B91ABE8" w14:textId="1DDD39EA" w:rsidR="00346577" w:rsidRPr="00346577" w:rsidRDefault="00346577" w:rsidP="00346577">
            <w:pPr>
              <w:jc w:val="center"/>
              <w:rPr>
                <w:ins w:id="6961" w:author="Στάθης Καπ" w:date="2023-02-01T06:01:00Z"/>
                <w:rFonts w:cstheme="minorHAnsi"/>
                <w:sz w:val="18"/>
                <w:szCs w:val="18"/>
              </w:rPr>
            </w:pPr>
            <w:ins w:id="6962" w:author="Στάθης Καπ" w:date="2023-02-02T16:45:00Z">
              <w:r w:rsidRPr="00346577">
                <w:rPr>
                  <w:rFonts w:cstheme="minorHAnsi"/>
                  <w:sz w:val="18"/>
                  <w:szCs w:val="18"/>
                  <w:rPrChange w:id="6963" w:author="Στάθης Καπ" w:date="2023-02-02T16:58:00Z">
                    <w:rPr/>
                  </w:rPrChange>
                </w:rPr>
                <w:t>0.099</w:t>
              </w:r>
            </w:ins>
          </w:p>
        </w:tc>
        <w:tc>
          <w:tcPr>
            <w:tcW w:w="443" w:type="dxa"/>
            <w:tcPrChange w:id="6964" w:author="Στάθης Καπ" w:date="2023-02-02T16:57:00Z">
              <w:tcPr>
                <w:tcW w:w="443" w:type="dxa"/>
              </w:tcPr>
            </w:tcPrChange>
          </w:tcPr>
          <w:p w14:paraId="4E7CE6C8" w14:textId="4B039788" w:rsidR="00346577" w:rsidRPr="00346577" w:rsidRDefault="00346577" w:rsidP="00346577">
            <w:pPr>
              <w:jc w:val="center"/>
              <w:rPr>
                <w:ins w:id="6965" w:author="Στάθης Καπ" w:date="2023-02-01T06:01:00Z"/>
                <w:rFonts w:cstheme="minorHAnsi"/>
                <w:sz w:val="18"/>
                <w:szCs w:val="18"/>
              </w:rPr>
            </w:pPr>
            <w:ins w:id="6966" w:author="Στάθης Καπ" w:date="2023-02-02T16:45:00Z">
              <w:r w:rsidRPr="00346577">
                <w:rPr>
                  <w:rFonts w:cstheme="minorHAnsi"/>
                  <w:sz w:val="18"/>
                  <w:szCs w:val="18"/>
                  <w:rPrChange w:id="6967" w:author="Στάθης Καπ" w:date="2023-02-02T16:58:00Z">
                    <w:rPr/>
                  </w:rPrChange>
                </w:rPr>
                <w:t>18</w:t>
              </w:r>
            </w:ins>
          </w:p>
        </w:tc>
        <w:tc>
          <w:tcPr>
            <w:tcW w:w="459" w:type="dxa"/>
            <w:tcPrChange w:id="6968" w:author="Στάθης Καπ" w:date="2023-02-02T16:57:00Z">
              <w:tcPr>
                <w:tcW w:w="459" w:type="dxa"/>
                <w:vAlign w:val="center"/>
              </w:tcPr>
            </w:tcPrChange>
          </w:tcPr>
          <w:p w14:paraId="3C7778B2" w14:textId="592478E9" w:rsidR="00346577" w:rsidRPr="00C3762F" w:rsidRDefault="00346577" w:rsidP="00346577">
            <w:pPr>
              <w:jc w:val="center"/>
              <w:rPr>
                <w:ins w:id="6969" w:author="Στάθης Καπ" w:date="2023-02-01T06:01:00Z"/>
                <w:rFonts w:cstheme="minorHAnsi"/>
                <w:sz w:val="18"/>
                <w:szCs w:val="18"/>
              </w:rPr>
            </w:pPr>
            <w:ins w:id="6970" w:author="Στάθης Καπ" w:date="2023-02-02T17:05:00Z">
              <w:r w:rsidRPr="00C3762F">
                <w:rPr>
                  <w:rFonts w:cstheme="minorHAnsi"/>
                  <w:sz w:val="18"/>
                  <w:szCs w:val="18"/>
                  <w:rPrChange w:id="6971" w:author="Στάθης Καπ" w:date="2023-02-02T17:05:00Z">
                    <w:rPr/>
                  </w:rPrChange>
                </w:rPr>
                <w:t>239</w:t>
              </w:r>
            </w:ins>
          </w:p>
        </w:tc>
        <w:tc>
          <w:tcPr>
            <w:tcW w:w="552" w:type="dxa"/>
            <w:tcPrChange w:id="6972" w:author="Στάθης Καπ" w:date="2023-02-02T16:57:00Z">
              <w:tcPr>
                <w:tcW w:w="552" w:type="dxa"/>
                <w:vAlign w:val="center"/>
              </w:tcPr>
            </w:tcPrChange>
          </w:tcPr>
          <w:p w14:paraId="4E5E2A1E" w14:textId="05D726B2" w:rsidR="00346577" w:rsidRPr="00C3762F" w:rsidRDefault="00346577" w:rsidP="00346577">
            <w:pPr>
              <w:jc w:val="center"/>
              <w:rPr>
                <w:ins w:id="6973" w:author="Στάθης Καπ" w:date="2023-02-01T06:01:00Z"/>
                <w:rFonts w:cstheme="minorHAnsi"/>
                <w:sz w:val="18"/>
                <w:szCs w:val="18"/>
              </w:rPr>
            </w:pPr>
            <w:ins w:id="6974" w:author="Στάθης Καπ" w:date="2023-02-02T17:05:00Z">
              <w:r w:rsidRPr="00C3762F">
                <w:rPr>
                  <w:rFonts w:cstheme="minorHAnsi"/>
                  <w:sz w:val="18"/>
                  <w:szCs w:val="18"/>
                  <w:rPrChange w:id="6975" w:author="Στάθης Καπ" w:date="2023-02-02T17:05:00Z">
                    <w:rPr/>
                  </w:rPrChange>
                </w:rPr>
                <w:t>0.092</w:t>
              </w:r>
            </w:ins>
          </w:p>
        </w:tc>
        <w:tc>
          <w:tcPr>
            <w:tcW w:w="431" w:type="dxa"/>
            <w:tcPrChange w:id="6976" w:author="Στάθης Καπ" w:date="2023-02-02T16:57:00Z">
              <w:tcPr>
                <w:tcW w:w="431" w:type="dxa"/>
                <w:vAlign w:val="center"/>
              </w:tcPr>
            </w:tcPrChange>
          </w:tcPr>
          <w:p w14:paraId="0D82987E" w14:textId="17980CE2" w:rsidR="00346577" w:rsidRPr="00C3762F" w:rsidRDefault="00346577" w:rsidP="00346577">
            <w:pPr>
              <w:jc w:val="center"/>
              <w:rPr>
                <w:ins w:id="6977" w:author="Στάθης Καπ" w:date="2023-02-01T06:01:00Z"/>
                <w:rFonts w:cstheme="minorHAnsi"/>
                <w:sz w:val="18"/>
                <w:szCs w:val="18"/>
              </w:rPr>
            </w:pPr>
            <w:ins w:id="6978" w:author="Στάθης Καπ" w:date="2023-02-02T17:05:00Z">
              <w:r w:rsidRPr="00C3762F">
                <w:rPr>
                  <w:rFonts w:cstheme="minorHAnsi"/>
                  <w:sz w:val="18"/>
                  <w:szCs w:val="18"/>
                  <w:rPrChange w:id="6979" w:author="Στάθης Καπ" w:date="2023-02-02T17:05:00Z">
                    <w:rPr/>
                  </w:rPrChange>
                </w:rPr>
                <w:t>14</w:t>
              </w:r>
            </w:ins>
          </w:p>
        </w:tc>
      </w:tr>
      <w:tr w:rsidR="00346577" w:rsidRPr="00AB438A" w14:paraId="3943CD18" w14:textId="77777777" w:rsidTr="00346577">
        <w:tblPrEx>
          <w:tblW w:w="9540" w:type="dxa"/>
          <w:tblInd w:w="-340" w:type="dxa"/>
          <w:tblCellMar>
            <w:left w:w="28" w:type="dxa"/>
            <w:right w:w="28" w:type="dxa"/>
          </w:tblCellMar>
          <w:tblPrExChange w:id="6980" w:author="Στάθης Καπ" w:date="2023-02-02T16:57:00Z">
            <w:tblPrEx>
              <w:tblW w:w="9540" w:type="dxa"/>
              <w:tblInd w:w="-340" w:type="dxa"/>
              <w:tblCellMar>
                <w:left w:w="28" w:type="dxa"/>
                <w:right w:w="28" w:type="dxa"/>
              </w:tblCellMar>
            </w:tblPrEx>
          </w:tblPrExChange>
        </w:tblPrEx>
        <w:trPr>
          <w:trHeight w:val="264"/>
          <w:ins w:id="6981" w:author="Στάθης Καπ" w:date="2023-02-01T06:01:00Z"/>
          <w:trPrChange w:id="6982" w:author="Στάθης Καπ" w:date="2023-02-02T16:57:00Z">
            <w:trPr>
              <w:gridBefore w:val="4"/>
              <w:trHeight w:val="264"/>
            </w:trPr>
          </w:trPrChange>
        </w:trPr>
        <w:tc>
          <w:tcPr>
            <w:tcW w:w="414" w:type="dxa"/>
            <w:vAlign w:val="center"/>
            <w:tcPrChange w:id="6983" w:author="Στάθης Καπ" w:date="2023-02-02T16:57:00Z">
              <w:tcPr>
                <w:tcW w:w="415" w:type="dxa"/>
                <w:gridSpan w:val="2"/>
                <w:vAlign w:val="center"/>
              </w:tcPr>
            </w:tcPrChange>
          </w:tcPr>
          <w:p w14:paraId="3924AF19" w14:textId="77777777" w:rsidR="00346577" w:rsidRPr="006E0881" w:rsidRDefault="00346577" w:rsidP="00346577">
            <w:pPr>
              <w:jc w:val="center"/>
              <w:rPr>
                <w:ins w:id="6984" w:author="Στάθης Καπ" w:date="2023-02-01T06:01:00Z"/>
                <w:sz w:val="18"/>
                <w:szCs w:val="18"/>
              </w:rPr>
            </w:pPr>
            <w:ins w:id="6985" w:author="Στάθης Καπ" w:date="2023-02-01T06:01:00Z">
              <w:r w:rsidRPr="006E0881">
                <w:rPr>
                  <w:sz w:val="18"/>
                  <w:szCs w:val="18"/>
                </w:rPr>
                <w:t>Pr18</w:t>
              </w:r>
            </w:ins>
          </w:p>
        </w:tc>
        <w:tc>
          <w:tcPr>
            <w:tcW w:w="470" w:type="dxa"/>
            <w:tcPrChange w:id="6986" w:author="Στάθης Καπ" w:date="2023-02-02T16:57:00Z">
              <w:tcPr>
                <w:tcW w:w="470" w:type="dxa"/>
                <w:gridSpan w:val="2"/>
              </w:tcPr>
            </w:tcPrChange>
          </w:tcPr>
          <w:p w14:paraId="057F1C73" w14:textId="48FDC59D" w:rsidR="00346577" w:rsidRPr="00346577" w:rsidRDefault="00346577" w:rsidP="00346577">
            <w:pPr>
              <w:jc w:val="center"/>
              <w:rPr>
                <w:ins w:id="6987" w:author="Στάθης Καπ" w:date="2023-02-01T06:01:00Z"/>
                <w:rFonts w:cstheme="minorHAnsi"/>
                <w:sz w:val="18"/>
                <w:szCs w:val="18"/>
              </w:rPr>
            </w:pPr>
            <w:ins w:id="6988" w:author="Στάθης Καπ" w:date="2023-02-02T16:36:00Z">
              <w:r w:rsidRPr="00346577">
                <w:rPr>
                  <w:rFonts w:cstheme="minorHAnsi"/>
                  <w:sz w:val="18"/>
                  <w:szCs w:val="18"/>
                  <w:rPrChange w:id="6989" w:author="Στάθης Καπ" w:date="2023-02-02T16:58:00Z">
                    <w:rPr/>
                  </w:rPrChange>
                </w:rPr>
                <w:t>510</w:t>
              </w:r>
            </w:ins>
          </w:p>
        </w:tc>
        <w:tc>
          <w:tcPr>
            <w:tcW w:w="885" w:type="dxa"/>
            <w:tcPrChange w:id="6990" w:author="Στάθης Καπ" w:date="2023-02-02T16:57:00Z">
              <w:tcPr>
                <w:tcW w:w="887" w:type="dxa"/>
                <w:gridSpan w:val="3"/>
              </w:tcPr>
            </w:tcPrChange>
          </w:tcPr>
          <w:p w14:paraId="787311A9" w14:textId="4A92F7B8" w:rsidR="00346577" w:rsidRPr="00346577" w:rsidRDefault="00346577" w:rsidP="00346577">
            <w:pPr>
              <w:jc w:val="center"/>
              <w:rPr>
                <w:ins w:id="6991" w:author="Στάθης Καπ" w:date="2023-02-01T06:01:00Z"/>
                <w:rFonts w:cstheme="minorHAnsi"/>
                <w:sz w:val="18"/>
                <w:szCs w:val="18"/>
              </w:rPr>
            </w:pPr>
            <w:ins w:id="6992" w:author="Στάθης Καπ" w:date="2023-02-02T16:36:00Z">
              <w:r w:rsidRPr="00346577">
                <w:rPr>
                  <w:rFonts w:cstheme="minorHAnsi"/>
                  <w:sz w:val="18"/>
                  <w:szCs w:val="18"/>
                  <w:rPrChange w:id="6993" w:author="Στάθης Καπ" w:date="2023-02-02T16:58:00Z">
                    <w:rPr/>
                  </w:rPrChange>
                </w:rPr>
                <w:t>0.311</w:t>
              </w:r>
            </w:ins>
          </w:p>
        </w:tc>
        <w:tc>
          <w:tcPr>
            <w:tcW w:w="443" w:type="dxa"/>
            <w:tcPrChange w:id="6994" w:author="Στάθης Καπ" w:date="2023-02-02T16:57:00Z">
              <w:tcPr>
                <w:tcW w:w="443" w:type="dxa"/>
                <w:gridSpan w:val="2"/>
              </w:tcPr>
            </w:tcPrChange>
          </w:tcPr>
          <w:p w14:paraId="71796ED6" w14:textId="033625F7" w:rsidR="00346577" w:rsidRPr="00346577" w:rsidRDefault="00346577" w:rsidP="00346577">
            <w:pPr>
              <w:jc w:val="center"/>
              <w:rPr>
                <w:ins w:id="6995" w:author="Στάθης Καπ" w:date="2023-02-01T06:01:00Z"/>
                <w:rFonts w:cstheme="minorHAnsi"/>
                <w:sz w:val="18"/>
                <w:szCs w:val="18"/>
              </w:rPr>
            </w:pPr>
            <w:ins w:id="6996" w:author="Στάθης Καπ" w:date="2023-02-02T16:36:00Z">
              <w:r w:rsidRPr="00346577">
                <w:rPr>
                  <w:rFonts w:cstheme="minorHAnsi"/>
                  <w:sz w:val="18"/>
                  <w:szCs w:val="18"/>
                  <w:rPrChange w:id="6997" w:author="Στάθης Καπ" w:date="2023-02-02T16:58:00Z">
                    <w:rPr/>
                  </w:rPrChange>
                </w:rPr>
                <w:t>29</w:t>
              </w:r>
            </w:ins>
          </w:p>
        </w:tc>
        <w:tc>
          <w:tcPr>
            <w:tcW w:w="470" w:type="dxa"/>
            <w:tcPrChange w:id="6998" w:author="Στάθης Καπ" w:date="2023-02-02T16:57:00Z">
              <w:tcPr>
                <w:tcW w:w="470" w:type="dxa"/>
                <w:gridSpan w:val="2"/>
                <w:vAlign w:val="center"/>
              </w:tcPr>
            </w:tcPrChange>
          </w:tcPr>
          <w:p w14:paraId="5A9DFE0D" w14:textId="551D57B5" w:rsidR="00346577" w:rsidRPr="00346577" w:rsidRDefault="00346577" w:rsidP="00346577">
            <w:pPr>
              <w:jc w:val="center"/>
              <w:rPr>
                <w:ins w:id="6999" w:author="Στάθης Καπ" w:date="2023-02-01T06:01:00Z"/>
                <w:rFonts w:cstheme="minorHAnsi"/>
                <w:sz w:val="18"/>
                <w:szCs w:val="18"/>
              </w:rPr>
            </w:pPr>
            <w:ins w:id="7000" w:author="Στάθης Καπ" w:date="2023-02-02T16:55:00Z">
              <w:r w:rsidRPr="00346577">
                <w:rPr>
                  <w:rFonts w:cstheme="minorHAnsi"/>
                  <w:sz w:val="18"/>
                  <w:szCs w:val="18"/>
                  <w:rPrChange w:id="7001" w:author="Στάθης Καπ" w:date="2023-02-02T16:58:00Z">
                    <w:rPr>
                      <w:rFonts w:cstheme="minorHAnsi"/>
                    </w:rPr>
                  </w:rPrChange>
                </w:rPr>
                <w:t>466</w:t>
              </w:r>
            </w:ins>
          </w:p>
        </w:tc>
        <w:tc>
          <w:tcPr>
            <w:tcW w:w="558" w:type="dxa"/>
            <w:tcPrChange w:id="7002" w:author="Στάθης Καπ" w:date="2023-02-02T16:57:00Z">
              <w:tcPr>
                <w:tcW w:w="558" w:type="dxa"/>
                <w:gridSpan w:val="2"/>
                <w:vAlign w:val="center"/>
              </w:tcPr>
            </w:tcPrChange>
          </w:tcPr>
          <w:p w14:paraId="7A2831BB" w14:textId="61BAA6F3" w:rsidR="00346577" w:rsidRPr="00346577" w:rsidRDefault="00346577" w:rsidP="00346577">
            <w:pPr>
              <w:jc w:val="center"/>
              <w:rPr>
                <w:ins w:id="7003" w:author="Στάθης Καπ" w:date="2023-02-01T06:01:00Z"/>
                <w:rFonts w:cstheme="minorHAnsi"/>
                <w:sz w:val="18"/>
                <w:szCs w:val="18"/>
              </w:rPr>
            </w:pPr>
            <w:ins w:id="7004" w:author="Στάθης Καπ" w:date="2023-02-02T16:55:00Z">
              <w:r w:rsidRPr="00346577">
                <w:rPr>
                  <w:rFonts w:cstheme="minorHAnsi"/>
                  <w:sz w:val="18"/>
                  <w:szCs w:val="18"/>
                  <w:rPrChange w:id="7005" w:author="Στάθης Καπ" w:date="2023-02-02T16:58:00Z">
                    <w:rPr>
                      <w:rFonts w:cstheme="minorHAnsi"/>
                    </w:rPr>
                  </w:rPrChange>
                </w:rPr>
                <w:t>0.214</w:t>
              </w:r>
            </w:ins>
          </w:p>
        </w:tc>
        <w:tc>
          <w:tcPr>
            <w:tcW w:w="444" w:type="dxa"/>
            <w:tcPrChange w:id="7006" w:author="Στάθης Καπ" w:date="2023-02-02T16:57:00Z">
              <w:tcPr>
                <w:tcW w:w="444" w:type="dxa"/>
                <w:gridSpan w:val="2"/>
                <w:vAlign w:val="center"/>
              </w:tcPr>
            </w:tcPrChange>
          </w:tcPr>
          <w:p w14:paraId="7308BA2F" w14:textId="50A39D34" w:rsidR="00346577" w:rsidRPr="00346577" w:rsidRDefault="00346577" w:rsidP="00346577">
            <w:pPr>
              <w:jc w:val="center"/>
              <w:rPr>
                <w:ins w:id="7007" w:author="Στάθης Καπ" w:date="2023-02-01T06:01:00Z"/>
                <w:rFonts w:cstheme="minorHAnsi"/>
                <w:sz w:val="18"/>
                <w:szCs w:val="18"/>
              </w:rPr>
            </w:pPr>
            <w:ins w:id="7008" w:author="Στάθης Καπ" w:date="2023-02-02T16:55:00Z">
              <w:r w:rsidRPr="00346577">
                <w:rPr>
                  <w:rFonts w:cstheme="minorHAnsi"/>
                  <w:sz w:val="18"/>
                  <w:szCs w:val="18"/>
                  <w:rPrChange w:id="7009" w:author="Στάθης Καπ" w:date="2023-02-02T16:58:00Z">
                    <w:rPr>
                      <w:rFonts w:cstheme="minorHAnsi"/>
                    </w:rPr>
                  </w:rPrChange>
                </w:rPr>
                <w:t>26</w:t>
              </w:r>
            </w:ins>
          </w:p>
        </w:tc>
        <w:tc>
          <w:tcPr>
            <w:tcW w:w="470" w:type="dxa"/>
            <w:tcPrChange w:id="7010" w:author="Στάθης Καπ" w:date="2023-02-02T16:57:00Z">
              <w:tcPr>
                <w:tcW w:w="470" w:type="dxa"/>
                <w:gridSpan w:val="2"/>
              </w:tcPr>
            </w:tcPrChange>
          </w:tcPr>
          <w:p w14:paraId="30DB829A" w14:textId="330FE542" w:rsidR="00346577" w:rsidRPr="00346577" w:rsidRDefault="00346577" w:rsidP="00346577">
            <w:pPr>
              <w:jc w:val="center"/>
              <w:rPr>
                <w:ins w:id="7011" w:author="Στάθης Καπ" w:date="2023-02-01T06:01:00Z"/>
                <w:rFonts w:cstheme="minorHAnsi"/>
                <w:sz w:val="18"/>
                <w:szCs w:val="18"/>
              </w:rPr>
            </w:pPr>
            <w:ins w:id="7012" w:author="Στάθης Καπ" w:date="2023-02-02T16:42:00Z">
              <w:r w:rsidRPr="00346577">
                <w:rPr>
                  <w:rFonts w:cstheme="minorHAnsi"/>
                  <w:sz w:val="18"/>
                  <w:szCs w:val="18"/>
                  <w:rPrChange w:id="7013" w:author="Στάθης Καπ" w:date="2023-02-02T16:58:00Z">
                    <w:rPr/>
                  </w:rPrChange>
                </w:rPr>
                <w:t>412</w:t>
              </w:r>
            </w:ins>
          </w:p>
        </w:tc>
        <w:tc>
          <w:tcPr>
            <w:tcW w:w="558" w:type="dxa"/>
            <w:tcPrChange w:id="7014" w:author="Στάθης Καπ" w:date="2023-02-02T16:57:00Z">
              <w:tcPr>
                <w:tcW w:w="558" w:type="dxa"/>
                <w:gridSpan w:val="2"/>
              </w:tcPr>
            </w:tcPrChange>
          </w:tcPr>
          <w:p w14:paraId="702E2C94" w14:textId="03DAF33E" w:rsidR="00346577" w:rsidRPr="00346577" w:rsidRDefault="00346577" w:rsidP="00346577">
            <w:pPr>
              <w:jc w:val="center"/>
              <w:rPr>
                <w:ins w:id="7015" w:author="Στάθης Καπ" w:date="2023-02-01T06:01:00Z"/>
                <w:rFonts w:cstheme="minorHAnsi"/>
                <w:sz w:val="18"/>
                <w:szCs w:val="18"/>
              </w:rPr>
            </w:pPr>
            <w:ins w:id="7016" w:author="Στάθης Καπ" w:date="2023-02-02T16:42:00Z">
              <w:r w:rsidRPr="00346577">
                <w:rPr>
                  <w:rFonts w:cstheme="minorHAnsi"/>
                  <w:sz w:val="18"/>
                  <w:szCs w:val="18"/>
                  <w:rPrChange w:id="7017" w:author="Στάθης Καπ" w:date="2023-02-02T16:58:00Z">
                    <w:rPr/>
                  </w:rPrChange>
                </w:rPr>
                <w:t>0.216</w:t>
              </w:r>
            </w:ins>
          </w:p>
        </w:tc>
        <w:tc>
          <w:tcPr>
            <w:tcW w:w="443" w:type="dxa"/>
            <w:tcPrChange w:id="7018" w:author="Στάθης Καπ" w:date="2023-02-02T16:57:00Z">
              <w:tcPr>
                <w:tcW w:w="443" w:type="dxa"/>
                <w:gridSpan w:val="2"/>
              </w:tcPr>
            </w:tcPrChange>
          </w:tcPr>
          <w:p w14:paraId="3671136A" w14:textId="01B231F9" w:rsidR="00346577" w:rsidRPr="00346577" w:rsidRDefault="00346577" w:rsidP="00346577">
            <w:pPr>
              <w:jc w:val="center"/>
              <w:rPr>
                <w:ins w:id="7019" w:author="Στάθης Καπ" w:date="2023-02-01T06:01:00Z"/>
                <w:rFonts w:cstheme="minorHAnsi"/>
                <w:sz w:val="18"/>
                <w:szCs w:val="18"/>
              </w:rPr>
            </w:pPr>
            <w:ins w:id="7020" w:author="Στάθης Καπ" w:date="2023-02-02T16:42:00Z">
              <w:r w:rsidRPr="00346577">
                <w:rPr>
                  <w:rFonts w:cstheme="minorHAnsi"/>
                  <w:sz w:val="18"/>
                  <w:szCs w:val="18"/>
                  <w:rPrChange w:id="7021" w:author="Στάθης Καπ" w:date="2023-02-02T16:58:00Z">
                    <w:rPr/>
                  </w:rPrChange>
                </w:rPr>
                <w:t>22</w:t>
              </w:r>
            </w:ins>
          </w:p>
        </w:tc>
        <w:tc>
          <w:tcPr>
            <w:tcW w:w="470" w:type="dxa"/>
            <w:tcPrChange w:id="7022" w:author="Στάθης Καπ" w:date="2023-02-02T16:57:00Z">
              <w:tcPr>
                <w:tcW w:w="470" w:type="dxa"/>
                <w:gridSpan w:val="2"/>
                <w:vAlign w:val="center"/>
              </w:tcPr>
            </w:tcPrChange>
          </w:tcPr>
          <w:p w14:paraId="383998C2" w14:textId="1F78CEBC" w:rsidR="00346577" w:rsidRPr="00346577" w:rsidRDefault="00346577" w:rsidP="00346577">
            <w:pPr>
              <w:jc w:val="center"/>
              <w:rPr>
                <w:ins w:id="7023" w:author="Στάθης Καπ" w:date="2023-02-01T06:01:00Z"/>
                <w:rFonts w:cstheme="minorHAnsi"/>
                <w:sz w:val="18"/>
                <w:szCs w:val="18"/>
              </w:rPr>
            </w:pPr>
            <w:ins w:id="7024" w:author="Στάθης Καπ" w:date="2023-02-02T16:56:00Z">
              <w:r w:rsidRPr="00346577">
                <w:rPr>
                  <w:rFonts w:cstheme="minorHAnsi"/>
                  <w:sz w:val="18"/>
                  <w:szCs w:val="18"/>
                  <w:rPrChange w:id="7025" w:author="Στάθης Καπ" w:date="2023-02-02T16:58:00Z">
                    <w:rPr>
                      <w:rFonts w:cstheme="minorHAnsi"/>
                    </w:rPr>
                  </w:rPrChange>
                </w:rPr>
                <w:t>418</w:t>
              </w:r>
            </w:ins>
          </w:p>
        </w:tc>
        <w:tc>
          <w:tcPr>
            <w:tcW w:w="558" w:type="dxa"/>
            <w:tcPrChange w:id="7026" w:author="Στάθης Καπ" w:date="2023-02-02T16:57:00Z">
              <w:tcPr>
                <w:tcW w:w="555" w:type="dxa"/>
                <w:gridSpan w:val="2"/>
                <w:vAlign w:val="center"/>
              </w:tcPr>
            </w:tcPrChange>
          </w:tcPr>
          <w:p w14:paraId="14A62777" w14:textId="789FB6BE" w:rsidR="00346577" w:rsidRPr="00346577" w:rsidRDefault="00346577" w:rsidP="00346577">
            <w:pPr>
              <w:jc w:val="center"/>
              <w:rPr>
                <w:ins w:id="7027" w:author="Στάθης Καπ" w:date="2023-02-01T06:01:00Z"/>
                <w:rFonts w:cstheme="minorHAnsi"/>
                <w:sz w:val="18"/>
                <w:szCs w:val="18"/>
              </w:rPr>
            </w:pPr>
            <w:ins w:id="7028" w:author="Στάθης Καπ" w:date="2023-02-02T16:56:00Z">
              <w:r w:rsidRPr="00346577">
                <w:rPr>
                  <w:rFonts w:cstheme="minorHAnsi"/>
                  <w:sz w:val="18"/>
                  <w:szCs w:val="18"/>
                  <w:rPrChange w:id="7029" w:author="Στάθης Καπ" w:date="2023-02-02T16:58:00Z">
                    <w:rPr>
                      <w:rFonts w:cstheme="minorHAnsi"/>
                    </w:rPr>
                  </w:rPrChange>
                </w:rPr>
                <w:t>0.188</w:t>
              </w:r>
            </w:ins>
          </w:p>
        </w:tc>
        <w:tc>
          <w:tcPr>
            <w:tcW w:w="444" w:type="dxa"/>
            <w:tcPrChange w:id="7030" w:author="Στάθης Καπ" w:date="2023-02-02T16:57:00Z">
              <w:tcPr>
                <w:tcW w:w="444" w:type="dxa"/>
                <w:gridSpan w:val="2"/>
                <w:vAlign w:val="center"/>
              </w:tcPr>
            </w:tcPrChange>
          </w:tcPr>
          <w:p w14:paraId="4544C3AA" w14:textId="22329CEC" w:rsidR="00346577" w:rsidRPr="00346577" w:rsidRDefault="00346577" w:rsidP="00346577">
            <w:pPr>
              <w:jc w:val="center"/>
              <w:rPr>
                <w:ins w:id="7031" w:author="Στάθης Καπ" w:date="2023-02-01T06:01:00Z"/>
                <w:rFonts w:cstheme="minorHAnsi"/>
                <w:sz w:val="18"/>
                <w:szCs w:val="18"/>
              </w:rPr>
            </w:pPr>
            <w:ins w:id="7032" w:author="Στάθης Καπ" w:date="2023-02-02T16:56:00Z">
              <w:r w:rsidRPr="00346577">
                <w:rPr>
                  <w:rFonts w:cstheme="minorHAnsi"/>
                  <w:sz w:val="18"/>
                  <w:szCs w:val="18"/>
                  <w:rPrChange w:id="7033" w:author="Στάθης Καπ" w:date="2023-02-02T16:58:00Z">
                    <w:rPr>
                      <w:rFonts w:cstheme="minorHAnsi"/>
                    </w:rPr>
                  </w:rPrChange>
                </w:rPr>
                <w:t>23</w:t>
              </w:r>
            </w:ins>
          </w:p>
        </w:tc>
        <w:tc>
          <w:tcPr>
            <w:tcW w:w="470" w:type="dxa"/>
            <w:tcPrChange w:id="7034" w:author="Στάθης Καπ" w:date="2023-02-02T16:57:00Z">
              <w:tcPr>
                <w:tcW w:w="470" w:type="dxa"/>
                <w:gridSpan w:val="2"/>
              </w:tcPr>
            </w:tcPrChange>
          </w:tcPr>
          <w:p w14:paraId="4376C84B" w14:textId="46813917" w:rsidR="00346577" w:rsidRPr="00346577" w:rsidRDefault="00346577" w:rsidP="00346577">
            <w:pPr>
              <w:jc w:val="center"/>
              <w:rPr>
                <w:ins w:id="7035" w:author="Στάθης Καπ" w:date="2023-02-01T06:01:00Z"/>
                <w:rFonts w:cstheme="minorHAnsi"/>
                <w:sz w:val="18"/>
                <w:szCs w:val="18"/>
              </w:rPr>
            </w:pPr>
            <w:ins w:id="7036" w:author="Στάθης Καπ" w:date="2023-02-02T16:45:00Z">
              <w:r w:rsidRPr="00346577">
                <w:rPr>
                  <w:rFonts w:cstheme="minorHAnsi"/>
                  <w:sz w:val="18"/>
                  <w:szCs w:val="18"/>
                  <w:rPrChange w:id="7037" w:author="Στάθης Καπ" w:date="2023-02-02T16:58:00Z">
                    <w:rPr/>
                  </w:rPrChange>
                </w:rPr>
                <w:t>441</w:t>
              </w:r>
            </w:ins>
          </w:p>
        </w:tc>
        <w:tc>
          <w:tcPr>
            <w:tcW w:w="558" w:type="dxa"/>
            <w:tcPrChange w:id="7038" w:author="Στάθης Καπ" w:date="2023-02-02T16:57:00Z">
              <w:tcPr>
                <w:tcW w:w="558" w:type="dxa"/>
                <w:gridSpan w:val="2"/>
              </w:tcPr>
            </w:tcPrChange>
          </w:tcPr>
          <w:p w14:paraId="3EEEBFD6" w14:textId="667808E9" w:rsidR="00346577" w:rsidRPr="00346577" w:rsidRDefault="00346577" w:rsidP="00346577">
            <w:pPr>
              <w:jc w:val="center"/>
              <w:rPr>
                <w:ins w:id="7039" w:author="Στάθης Καπ" w:date="2023-02-01T06:01:00Z"/>
                <w:rFonts w:cstheme="minorHAnsi"/>
                <w:sz w:val="18"/>
                <w:szCs w:val="18"/>
              </w:rPr>
            </w:pPr>
            <w:ins w:id="7040" w:author="Στάθης Καπ" w:date="2023-02-02T16:45:00Z">
              <w:r w:rsidRPr="00346577">
                <w:rPr>
                  <w:rFonts w:cstheme="minorHAnsi"/>
                  <w:sz w:val="18"/>
                  <w:szCs w:val="18"/>
                  <w:rPrChange w:id="7041" w:author="Στάθης Καπ" w:date="2023-02-02T16:58:00Z">
                    <w:rPr/>
                  </w:rPrChange>
                </w:rPr>
                <w:t>0.232</w:t>
              </w:r>
            </w:ins>
          </w:p>
        </w:tc>
        <w:tc>
          <w:tcPr>
            <w:tcW w:w="443" w:type="dxa"/>
            <w:tcPrChange w:id="7042" w:author="Στάθης Καπ" w:date="2023-02-02T16:57:00Z">
              <w:tcPr>
                <w:tcW w:w="443" w:type="dxa"/>
              </w:tcPr>
            </w:tcPrChange>
          </w:tcPr>
          <w:p w14:paraId="68423F5E" w14:textId="25FABF84" w:rsidR="00346577" w:rsidRPr="00346577" w:rsidRDefault="00346577" w:rsidP="00346577">
            <w:pPr>
              <w:jc w:val="center"/>
              <w:rPr>
                <w:ins w:id="7043" w:author="Στάθης Καπ" w:date="2023-02-01T06:01:00Z"/>
                <w:rFonts w:cstheme="minorHAnsi"/>
                <w:sz w:val="18"/>
                <w:szCs w:val="18"/>
              </w:rPr>
            </w:pPr>
            <w:ins w:id="7044" w:author="Στάθης Καπ" w:date="2023-02-02T16:45:00Z">
              <w:r w:rsidRPr="00346577">
                <w:rPr>
                  <w:rFonts w:cstheme="minorHAnsi"/>
                  <w:sz w:val="18"/>
                  <w:szCs w:val="18"/>
                  <w:rPrChange w:id="7045" w:author="Στάθης Καπ" w:date="2023-02-02T16:58:00Z">
                    <w:rPr/>
                  </w:rPrChange>
                </w:rPr>
                <w:t>25</w:t>
              </w:r>
            </w:ins>
          </w:p>
        </w:tc>
        <w:tc>
          <w:tcPr>
            <w:tcW w:w="459" w:type="dxa"/>
            <w:tcPrChange w:id="7046" w:author="Στάθης Καπ" w:date="2023-02-02T16:57:00Z">
              <w:tcPr>
                <w:tcW w:w="459" w:type="dxa"/>
                <w:vAlign w:val="center"/>
              </w:tcPr>
            </w:tcPrChange>
          </w:tcPr>
          <w:p w14:paraId="15602B8D" w14:textId="205DF21A" w:rsidR="00346577" w:rsidRPr="00C3762F" w:rsidRDefault="00346577" w:rsidP="00346577">
            <w:pPr>
              <w:jc w:val="center"/>
              <w:rPr>
                <w:ins w:id="7047" w:author="Στάθης Καπ" w:date="2023-02-01T06:01:00Z"/>
                <w:rFonts w:cstheme="minorHAnsi"/>
                <w:sz w:val="18"/>
                <w:szCs w:val="18"/>
              </w:rPr>
            </w:pPr>
            <w:ins w:id="7048" w:author="Στάθης Καπ" w:date="2023-02-02T17:05:00Z">
              <w:r w:rsidRPr="00C3762F">
                <w:rPr>
                  <w:rFonts w:cstheme="minorHAnsi"/>
                  <w:sz w:val="18"/>
                  <w:szCs w:val="18"/>
                  <w:rPrChange w:id="7049" w:author="Στάθης Καπ" w:date="2023-02-02T17:05:00Z">
                    <w:rPr/>
                  </w:rPrChange>
                </w:rPr>
                <w:t>362</w:t>
              </w:r>
            </w:ins>
          </w:p>
        </w:tc>
        <w:tc>
          <w:tcPr>
            <w:tcW w:w="552" w:type="dxa"/>
            <w:tcPrChange w:id="7050" w:author="Στάθης Καπ" w:date="2023-02-02T16:57:00Z">
              <w:tcPr>
                <w:tcW w:w="552" w:type="dxa"/>
                <w:vAlign w:val="center"/>
              </w:tcPr>
            </w:tcPrChange>
          </w:tcPr>
          <w:p w14:paraId="25738336" w14:textId="3E5ED96D" w:rsidR="00346577" w:rsidRPr="00C3762F" w:rsidRDefault="00346577" w:rsidP="00346577">
            <w:pPr>
              <w:jc w:val="center"/>
              <w:rPr>
                <w:ins w:id="7051" w:author="Στάθης Καπ" w:date="2023-02-01T06:01:00Z"/>
                <w:rFonts w:cstheme="minorHAnsi"/>
                <w:sz w:val="18"/>
                <w:szCs w:val="18"/>
              </w:rPr>
            </w:pPr>
            <w:ins w:id="7052" w:author="Στάθης Καπ" w:date="2023-02-02T17:05:00Z">
              <w:r w:rsidRPr="00C3762F">
                <w:rPr>
                  <w:rFonts w:cstheme="minorHAnsi"/>
                  <w:sz w:val="18"/>
                  <w:szCs w:val="18"/>
                  <w:rPrChange w:id="7053" w:author="Στάθης Καπ" w:date="2023-02-02T17:05:00Z">
                    <w:rPr/>
                  </w:rPrChange>
                </w:rPr>
                <w:t>0.225</w:t>
              </w:r>
            </w:ins>
          </w:p>
        </w:tc>
        <w:tc>
          <w:tcPr>
            <w:tcW w:w="431" w:type="dxa"/>
            <w:tcPrChange w:id="7054" w:author="Στάθης Καπ" w:date="2023-02-02T16:57:00Z">
              <w:tcPr>
                <w:tcW w:w="431" w:type="dxa"/>
                <w:vAlign w:val="center"/>
              </w:tcPr>
            </w:tcPrChange>
          </w:tcPr>
          <w:p w14:paraId="5B7D70ED" w14:textId="30256570" w:rsidR="00346577" w:rsidRPr="00C3762F" w:rsidRDefault="00346577" w:rsidP="00346577">
            <w:pPr>
              <w:jc w:val="center"/>
              <w:rPr>
                <w:ins w:id="7055" w:author="Στάθης Καπ" w:date="2023-02-01T06:01:00Z"/>
                <w:rFonts w:cstheme="minorHAnsi"/>
                <w:sz w:val="18"/>
                <w:szCs w:val="18"/>
              </w:rPr>
            </w:pPr>
            <w:ins w:id="7056" w:author="Στάθης Καπ" w:date="2023-02-02T17:05:00Z">
              <w:r w:rsidRPr="00C3762F">
                <w:rPr>
                  <w:rFonts w:cstheme="minorHAnsi"/>
                  <w:sz w:val="18"/>
                  <w:szCs w:val="18"/>
                  <w:rPrChange w:id="7057" w:author="Στάθης Καπ" w:date="2023-02-02T17:05:00Z">
                    <w:rPr/>
                  </w:rPrChange>
                </w:rPr>
                <w:t>21</w:t>
              </w:r>
            </w:ins>
          </w:p>
        </w:tc>
      </w:tr>
      <w:tr w:rsidR="00346577" w:rsidRPr="00AB438A" w14:paraId="28587CD9" w14:textId="77777777" w:rsidTr="00346577">
        <w:tblPrEx>
          <w:tblW w:w="9540" w:type="dxa"/>
          <w:tblInd w:w="-340" w:type="dxa"/>
          <w:tblCellMar>
            <w:left w:w="28" w:type="dxa"/>
            <w:right w:w="28" w:type="dxa"/>
          </w:tblCellMar>
          <w:tblPrExChange w:id="7058" w:author="Στάθης Καπ" w:date="2023-02-02T16:57:00Z">
            <w:tblPrEx>
              <w:tblW w:w="9540" w:type="dxa"/>
              <w:tblInd w:w="-340" w:type="dxa"/>
              <w:tblCellMar>
                <w:left w:w="28" w:type="dxa"/>
                <w:right w:w="28" w:type="dxa"/>
              </w:tblCellMar>
            </w:tblPrEx>
          </w:tblPrExChange>
        </w:tblPrEx>
        <w:trPr>
          <w:trHeight w:val="247"/>
          <w:ins w:id="7059" w:author="Στάθης Καπ" w:date="2023-02-01T06:01:00Z"/>
          <w:trPrChange w:id="7060" w:author="Στάθης Καπ" w:date="2023-02-02T16:57:00Z">
            <w:trPr>
              <w:gridBefore w:val="4"/>
              <w:trHeight w:val="247"/>
            </w:trPr>
          </w:trPrChange>
        </w:trPr>
        <w:tc>
          <w:tcPr>
            <w:tcW w:w="414" w:type="dxa"/>
            <w:vAlign w:val="center"/>
            <w:tcPrChange w:id="7061" w:author="Στάθης Καπ" w:date="2023-02-02T16:57:00Z">
              <w:tcPr>
                <w:tcW w:w="415" w:type="dxa"/>
                <w:gridSpan w:val="2"/>
                <w:vAlign w:val="center"/>
              </w:tcPr>
            </w:tcPrChange>
          </w:tcPr>
          <w:p w14:paraId="1FEDD73F" w14:textId="77777777" w:rsidR="00346577" w:rsidRPr="006E0881" w:rsidRDefault="00346577" w:rsidP="00346577">
            <w:pPr>
              <w:jc w:val="center"/>
              <w:rPr>
                <w:ins w:id="7062" w:author="Στάθης Καπ" w:date="2023-02-01T06:01:00Z"/>
                <w:sz w:val="18"/>
                <w:szCs w:val="18"/>
              </w:rPr>
            </w:pPr>
            <w:ins w:id="7063" w:author="Στάθης Καπ" w:date="2023-02-01T06:01:00Z">
              <w:r w:rsidRPr="006E0881">
                <w:rPr>
                  <w:sz w:val="18"/>
                  <w:szCs w:val="18"/>
                </w:rPr>
                <w:t>Pr19</w:t>
              </w:r>
            </w:ins>
          </w:p>
        </w:tc>
        <w:tc>
          <w:tcPr>
            <w:tcW w:w="470" w:type="dxa"/>
            <w:tcPrChange w:id="7064" w:author="Στάθης Καπ" w:date="2023-02-02T16:57:00Z">
              <w:tcPr>
                <w:tcW w:w="470" w:type="dxa"/>
                <w:gridSpan w:val="2"/>
              </w:tcPr>
            </w:tcPrChange>
          </w:tcPr>
          <w:p w14:paraId="36384FCA" w14:textId="35C341E6" w:rsidR="00346577" w:rsidRPr="00346577" w:rsidRDefault="00346577" w:rsidP="00346577">
            <w:pPr>
              <w:jc w:val="center"/>
              <w:rPr>
                <w:ins w:id="7065" w:author="Στάθης Καπ" w:date="2023-02-01T06:01:00Z"/>
                <w:rFonts w:cstheme="minorHAnsi"/>
                <w:sz w:val="18"/>
                <w:szCs w:val="18"/>
              </w:rPr>
            </w:pPr>
            <w:ins w:id="7066" w:author="Στάθης Καπ" w:date="2023-02-02T16:37:00Z">
              <w:r w:rsidRPr="00346577">
                <w:rPr>
                  <w:rFonts w:cstheme="minorHAnsi"/>
                  <w:sz w:val="18"/>
                  <w:szCs w:val="18"/>
                  <w:rPrChange w:id="7067" w:author="Στάθης Καπ" w:date="2023-02-02T16:58:00Z">
                    <w:rPr/>
                  </w:rPrChange>
                </w:rPr>
                <w:t>418</w:t>
              </w:r>
            </w:ins>
          </w:p>
        </w:tc>
        <w:tc>
          <w:tcPr>
            <w:tcW w:w="885" w:type="dxa"/>
            <w:tcPrChange w:id="7068" w:author="Στάθης Καπ" w:date="2023-02-02T16:57:00Z">
              <w:tcPr>
                <w:tcW w:w="887" w:type="dxa"/>
                <w:gridSpan w:val="3"/>
              </w:tcPr>
            </w:tcPrChange>
          </w:tcPr>
          <w:p w14:paraId="2959CD81" w14:textId="1EC3DE36" w:rsidR="00346577" w:rsidRPr="00346577" w:rsidRDefault="00346577" w:rsidP="00346577">
            <w:pPr>
              <w:jc w:val="center"/>
              <w:rPr>
                <w:ins w:id="7069" w:author="Στάθης Καπ" w:date="2023-02-01T06:01:00Z"/>
                <w:rFonts w:cstheme="minorHAnsi"/>
                <w:sz w:val="18"/>
                <w:szCs w:val="18"/>
              </w:rPr>
            </w:pPr>
            <w:ins w:id="7070" w:author="Στάθης Καπ" w:date="2023-02-02T16:37:00Z">
              <w:r w:rsidRPr="00346577">
                <w:rPr>
                  <w:rFonts w:cstheme="minorHAnsi"/>
                  <w:sz w:val="18"/>
                  <w:szCs w:val="18"/>
                  <w:rPrChange w:id="7071" w:author="Στάθης Καπ" w:date="2023-02-02T16:58:00Z">
                    <w:rPr/>
                  </w:rPrChange>
                </w:rPr>
                <w:t>0.709</w:t>
              </w:r>
            </w:ins>
          </w:p>
        </w:tc>
        <w:tc>
          <w:tcPr>
            <w:tcW w:w="443" w:type="dxa"/>
            <w:tcPrChange w:id="7072" w:author="Στάθης Καπ" w:date="2023-02-02T16:57:00Z">
              <w:tcPr>
                <w:tcW w:w="443" w:type="dxa"/>
                <w:gridSpan w:val="2"/>
              </w:tcPr>
            </w:tcPrChange>
          </w:tcPr>
          <w:p w14:paraId="752D8E86" w14:textId="5B30864C" w:rsidR="00346577" w:rsidRPr="00346577" w:rsidRDefault="00346577" w:rsidP="00346577">
            <w:pPr>
              <w:jc w:val="center"/>
              <w:rPr>
                <w:ins w:id="7073" w:author="Στάθης Καπ" w:date="2023-02-01T06:01:00Z"/>
                <w:rFonts w:cstheme="minorHAnsi"/>
                <w:sz w:val="18"/>
                <w:szCs w:val="18"/>
              </w:rPr>
            </w:pPr>
            <w:ins w:id="7074" w:author="Στάθης Καπ" w:date="2023-02-02T16:37:00Z">
              <w:r w:rsidRPr="00346577">
                <w:rPr>
                  <w:rFonts w:cstheme="minorHAnsi"/>
                  <w:sz w:val="18"/>
                  <w:szCs w:val="18"/>
                  <w:rPrChange w:id="7075" w:author="Στάθης Καπ" w:date="2023-02-02T16:58:00Z">
                    <w:rPr/>
                  </w:rPrChange>
                </w:rPr>
                <w:t>26</w:t>
              </w:r>
            </w:ins>
          </w:p>
        </w:tc>
        <w:tc>
          <w:tcPr>
            <w:tcW w:w="470" w:type="dxa"/>
            <w:tcPrChange w:id="7076" w:author="Στάθης Καπ" w:date="2023-02-02T16:57:00Z">
              <w:tcPr>
                <w:tcW w:w="470" w:type="dxa"/>
                <w:gridSpan w:val="2"/>
                <w:vAlign w:val="center"/>
              </w:tcPr>
            </w:tcPrChange>
          </w:tcPr>
          <w:p w14:paraId="6FC1A183" w14:textId="2FD2C76E" w:rsidR="00346577" w:rsidRPr="00346577" w:rsidRDefault="00346577" w:rsidP="00346577">
            <w:pPr>
              <w:jc w:val="center"/>
              <w:rPr>
                <w:ins w:id="7077" w:author="Στάθης Καπ" w:date="2023-02-01T06:01:00Z"/>
                <w:rFonts w:cstheme="minorHAnsi"/>
                <w:sz w:val="18"/>
                <w:szCs w:val="18"/>
              </w:rPr>
            </w:pPr>
            <w:ins w:id="7078" w:author="Στάθης Καπ" w:date="2023-02-02T16:55:00Z">
              <w:r w:rsidRPr="00346577">
                <w:rPr>
                  <w:rFonts w:cstheme="minorHAnsi"/>
                  <w:sz w:val="18"/>
                  <w:szCs w:val="18"/>
                  <w:rPrChange w:id="7079" w:author="Στάθης Καπ" w:date="2023-02-02T16:58:00Z">
                    <w:rPr>
                      <w:rFonts w:cstheme="minorHAnsi"/>
                    </w:rPr>
                  </w:rPrChange>
                </w:rPr>
                <w:t>412</w:t>
              </w:r>
            </w:ins>
          </w:p>
        </w:tc>
        <w:tc>
          <w:tcPr>
            <w:tcW w:w="558" w:type="dxa"/>
            <w:tcPrChange w:id="7080" w:author="Στάθης Καπ" w:date="2023-02-02T16:57:00Z">
              <w:tcPr>
                <w:tcW w:w="558" w:type="dxa"/>
                <w:gridSpan w:val="2"/>
                <w:vAlign w:val="center"/>
              </w:tcPr>
            </w:tcPrChange>
          </w:tcPr>
          <w:p w14:paraId="725E2216" w14:textId="4439A43F" w:rsidR="00346577" w:rsidRPr="00346577" w:rsidRDefault="00346577" w:rsidP="00346577">
            <w:pPr>
              <w:jc w:val="center"/>
              <w:rPr>
                <w:ins w:id="7081" w:author="Στάθης Καπ" w:date="2023-02-01T06:01:00Z"/>
                <w:rFonts w:cstheme="minorHAnsi"/>
                <w:sz w:val="18"/>
                <w:szCs w:val="18"/>
              </w:rPr>
            </w:pPr>
            <w:ins w:id="7082" w:author="Στάθης Καπ" w:date="2023-02-02T16:55:00Z">
              <w:r w:rsidRPr="00346577">
                <w:rPr>
                  <w:rFonts w:cstheme="minorHAnsi"/>
                  <w:sz w:val="18"/>
                  <w:szCs w:val="18"/>
                  <w:rPrChange w:id="7083" w:author="Στάθης Καπ" w:date="2023-02-02T16:58:00Z">
                    <w:rPr>
                      <w:rFonts w:cstheme="minorHAnsi"/>
                    </w:rPr>
                  </w:rPrChange>
                </w:rPr>
                <w:t>0.484</w:t>
              </w:r>
            </w:ins>
          </w:p>
        </w:tc>
        <w:tc>
          <w:tcPr>
            <w:tcW w:w="444" w:type="dxa"/>
            <w:tcPrChange w:id="7084" w:author="Στάθης Καπ" w:date="2023-02-02T16:57:00Z">
              <w:tcPr>
                <w:tcW w:w="444" w:type="dxa"/>
                <w:gridSpan w:val="2"/>
                <w:vAlign w:val="center"/>
              </w:tcPr>
            </w:tcPrChange>
          </w:tcPr>
          <w:p w14:paraId="204E9DCE" w14:textId="725EE431" w:rsidR="00346577" w:rsidRPr="00346577" w:rsidRDefault="00346577" w:rsidP="00346577">
            <w:pPr>
              <w:jc w:val="center"/>
              <w:rPr>
                <w:ins w:id="7085" w:author="Στάθης Καπ" w:date="2023-02-01T06:01:00Z"/>
                <w:rFonts w:cstheme="minorHAnsi"/>
                <w:sz w:val="18"/>
                <w:szCs w:val="18"/>
              </w:rPr>
            </w:pPr>
            <w:ins w:id="7086" w:author="Στάθης Καπ" w:date="2023-02-02T16:55:00Z">
              <w:r w:rsidRPr="00346577">
                <w:rPr>
                  <w:rFonts w:cstheme="minorHAnsi"/>
                  <w:sz w:val="18"/>
                  <w:szCs w:val="18"/>
                  <w:rPrChange w:id="7087" w:author="Στάθης Καπ" w:date="2023-02-02T16:58:00Z">
                    <w:rPr>
                      <w:rFonts w:cstheme="minorHAnsi"/>
                    </w:rPr>
                  </w:rPrChange>
                </w:rPr>
                <w:t>23</w:t>
              </w:r>
            </w:ins>
          </w:p>
        </w:tc>
        <w:tc>
          <w:tcPr>
            <w:tcW w:w="470" w:type="dxa"/>
            <w:tcPrChange w:id="7088" w:author="Στάθης Καπ" w:date="2023-02-02T16:57:00Z">
              <w:tcPr>
                <w:tcW w:w="470" w:type="dxa"/>
                <w:gridSpan w:val="2"/>
              </w:tcPr>
            </w:tcPrChange>
          </w:tcPr>
          <w:p w14:paraId="0308AC66" w14:textId="4221186B" w:rsidR="00346577" w:rsidRPr="00346577" w:rsidRDefault="00346577" w:rsidP="00346577">
            <w:pPr>
              <w:jc w:val="center"/>
              <w:rPr>
                <w:ins w:id="7089" w:author="Στάθης Καπ" w:date="2023-02-01T06:01:00Z"/>
                <w:rFonts w:cstheme="minorHAnsi"/>
                <w:sz w:val="18"/>
                <w:szCs w:val="18"/>
              </w:rPr>
            </w:pPr>
            <w:ins w:id="7090" w:author="Στάθης Καπ" w:date="2023-02-02T16:42:00Z">
              <w:r w:rsidRPr="00346577">
                <w:rPr>
                  <w:rFonts w:cstheme="minorHAnsi"/>
                  <w:sz w:val="18"/>
                  <w:szCs w:val="18"/>
                  <w:rPrChange w:id="7091" w:author="Στάθης Καπ" w:date="2023-02-02T16:58:00Z">
                    <w:rPr/>
                  </w:rPrChange>
                </w:rPr>
                <w:t>374</w:t>
              </w:r>
            </w:ins>
          </w:p>
        </w:tc>
        <w:tc>
          <w:tcPr>
            <w:tcW w:w="558" w:type="dxa"/>
            <w:tcPrChange w:id="7092" w:author="Στάθης Καπ" w:date="2023-02-02T16:57:00Z">
              <w:tcPr>
                <w:tcW w:w="558" w:type="dxa"/>
                <w:gridSpan w:val="2"/>
              </w:tcPr>
            </w:tcPrChange>
          </w:tcPr>
          <w:p w14:paraId="7ECA803F" w14:textId="0AB28715" w:rsidR="00346577" w:rsidRPr="00346577" w:rsidRDefault="00346577" w:rsidP="00346577">
            <w:pPr>
              <w:jc w:val="center"/>
              <w:rPr>
                <w:ins w:id="7093" w:author="Στάθης Καπ" w:date="2023-02-01T06:01:00Z"/>
                <w:rFonts w:cstheme="minorHAnsi"/>
                <w:sz w:val="18"/>
                <w:szCs w:val="18"/>
              </w:rPr>
            </w:pPr>
            <w:ins w:id="7094" w:author="Στάθης Καπ" w:date="2023-02-02T16:42:00Z">
              <w:r w:rsidRPr="00346577">
                <w:rPr>
                  <w:rFonts w:cstheme="minorHAnsi"/>
                  <w:sz w:val="18"/>
                  <w:szCs w:val="18"/>
                  <w:rPrChange w:id="7095" w:author="Στάθης Καπ" w:date="2023-02-02T16:58:00Z">
                    <w:rPr/>
                  </w:rPrChange>
                </w:rPr>
                <w:t>0.309</w:t>
              </w:r>
            </w:ins>
          </w:p>
        </w:tc>
        <w:tc>
          <w:tcPr>
            <w:tcW w:w="443" w:type="dxa"/>
            <w:tcPrChange w:id="7096" w:author="Στάθης Καπ" w:date="2023-02-02T16:57:00Z">
              <w:tcPr>
                <w:tcW w:w="443" w:type="dxa"/>
                <w:gridSpan w:val="2"/>
              </w:tcPr>
            </w:tcPrChange>
          </w:tcPr>
          <w:p w14:paraId="39A6DDC3" w14:textId="7DF4EBAB" w:rsidR="00346577" w:rsidRPr="00346577" w:rsidRDefault="00346577" w:rsidP="00346577">
            <w:pPr>
              <w:jc w:val="center"/>
              <w:rPr>
                <w:ins w:id="7097" w:author="Στάθης Καπ" w:date="2023-02-01T06:01:00Z"/>
                <w:rFonts w:cstheme="minorHAnsi"/>
                <w:sz w:val="18"/>
                <w:szCs w:val="18"/>
              </w:rPr>
            </w:pPr>
            <w:ins w:id="7098" w:author="Στάθης Καπ" w:date="2023-02-02T16:42:00Z">
              <w:r w:rsidRPr="00346577">
                <w:rPr>
                  <w:rFonts w:cstheme="minorHAnsi"/>
                  <w:sz w:val="18"/>
                  <w:szCs w:val="18"/>
                  <w:rPrChange w:id="7099" w:author="Στάθης Καπ" w:date="2023-02-02T16:58:00Z">
                    <w:rPr/>
                  </w:rPrChange>
                </w:rPr>
                <w:t>23</w:t>
              </w:r>
            </w:ins>
          </w:p>
        </w:tc>
        <w:tc>
          <w:tcPr>
            <w:tcW w:w="470" w:type="dxa"/>
            <w:tcPrChange w:id="7100" w:author="Στάθης Καπ" w:date="2023-02-02T16:57:00Z">
              <w:tcPr>
                <w:tcW w:w="470" w:type="dxa"/>
                <w:gridSpan w:val="2"/>
                <w:vAlign w:val="center"/>
              </w:tcPr>
            </w:tcPrChange>
          </w:tcPr>
          <w:p w14:paraId="4F1361B3" w14:textId="0ABAD3FE" w:rsidR="00346577" w:rsidRPr="00346577" w:rsidRDefault="00346577" w:rsidP="00346577">
            <w:pPr>
              <w:jc w:val="center"/>
              <w:rPr>
                <w:ins w:id="7101" w:author="Στάθης Καπ" w:date="2023-02-01T06:01:00Z"/>
                <w:rFonts w:cstheme="minorHAnsi"/>
                <w:sz w:val="18"/>
                <w:szCs w:val="18"/>
              </w:rPr>
            </w:pPr>
            <w:ins w:id="7102" w:author="Στάθης Καπ" w:date="2023-02-02T16:56:00Z">
              <w:r w:rsidRPr="00346577">
                <w:rPr>
                  <w:rFonts w:cstheme="minorHAnsi"/>
                  <w:sz w:val="18"/>
                  <w:szCs w:val="18"/>
                  <w:rPrChange w:id="7103" w:author="Στάθης Καπ" w:date="2023-02-02T16:58:00Z">
                    <w:rPr>
                      <w:rFonts w:cstheme="minorHAnsi"/>
                    </w:rPr>
                  </w:rPrChange>
                </w:rPr>
                <w:t>358</w:t>
              </w:r>
            </w:ins>
          </w:p>
        </w:tc>
        <w:tc>
          <w:tcPr>
            <w:tcW w:w="558" w:type="dxa"/>
            <w:tcPrChange w:id="7104" w:author="Στάθης Καπ" w:date="2023-02-02T16:57:00Z">
              <w:tcPr>
                <w:tcW w:w="555" w:type="dxa"/>
                <w:gridSpan w:val="2"/>
                <w:vAlign w:val="center"/>
              </w:tcPr>
            </w:tcPrChange>
          </w:tcPr>
          <w:p w14:paraId="3597E17A" w14:textId="3C636AF9" w:rsidR="00346577" w:rsidRPr="00346577" w:rsidRDefault="00346577" w:rsidP="00346577">
            <w:pPr>
              <w:jc w:val="center"/>
              <w:rPr>
                <w:ins w:id="7105" w:author="Στάθης Καπ" w:date="2023-02-01T06:01:00Z"/>
                <w:rFonts w:cstheme="minorHAnsi"/>
                <w:sz w:val="18"/>
                <w:szCs w:val="18"/>
              </w:rPr>
            </w:pPr>
            <w:ins w:id="7106" w:author="Στάθης Καπ" w:date="2023-02-02T16:56:00Z">
              <w:r w:rsidRPr="00346577">
                <w:rPr>
                  <w:rFonts w:cstheme="minorHAnsi"/>
                  <w:sz w:val="18"/>
                  <w:szCs w:val="18"/>
                  <w:rPrChange w:id="7107" w:author="Στάθης Καπ" w:date="2023-02-02T16:58:00Z">
                    <w:rPr>
                      <w:rFonts w:cstheme="minorHAnsi"/>
                    </w:rPr>
                  </w:rPrChange>
                </w:rPr>
                <w:t>0.304</w:t>
              </w:r>
            </w:ins>
          </w:p>
        </w:tc>
        <w:tc>
          <w:tcPr>
            <w:tcW w:w="444" w:type="dxa"/>
            <w:tcPrChange w:id="7108" w:author="Στάθης Καπ" w:date="2023-02-02T16:57:00Z">
              <w:tcPr>
                <w:tcW w:w="444" w:type="dxa"/>
                <w:gridSpan w:val="2"/>
                <w:vAlign w:val="center"/>
              </w:tcPr>
            </w:tcPrChange>
          </w:tcPr>
          <w:p w14:paraId="1EB1C9CF" w14:textId="4D0BB909" w:rsidR="00346577" w:rsidRPr="00346577" w:rsidRDefault="00346577" w:rsidP="00346577">
            <w:pPr>
              <w:jc w:val="center"/>
              <w:rPr>
                <w:ins w:id="7109" w:author="Στάθης Καπ" w:date="2023-02-01T06:01:00Z"/>
                <w:rFonts w:cstheme="minorHAnsi"/>
                <w:sz w:val="18"/>
                <w:szCs w:val="18"/>
              </w:rPr>
            </w:pPr>
            <w:ins w:id="7110" w:author="Στάθης Καπ" w:date="2023-02-02T16:56:00Z">
              <w:r w:rsidRPr="00346577">
                <w:rPr>
                  <w:rFonts w:cstheme="minorHAnsi"/>
                  <w:sz w:val="18"/>
                  <w:szCs w:val="18"/>
                  <w:rPrChange w:id="7111" w:author="Στάθης Καπ" w:date="2023-02-02T16:58:00Z">
                    <w:rPr>
                      <w:rFonts w:cstheme="minorHAnsi"/>
                    </w:rPr>
                  </w:rPrChange>
                </w:rPr>
                <w:t>20</w:t>
              </w:r>
            </w:ins>
          </w:p>
        </w:tc>
        <w:tc>
          <w:tcPr>
            <w:tcW w:w="470" w:type="dxa"/>
            <w:tcPrChange w:id="7112" w:author="Στάθης Καπ" w:date="2023-02-02T16:57:00Z">
              <w:tcPr>
                <w:tcW w:w="470" w:type="dxa"/>
                <w:gridSpan w:val="2"/>
              </w:tcPr>
            </w:tcPrChange>
          </w:tcPr>
          <w:p w14:paraId="3E3D490F" w14:textId="23F261E7" w:rsidR="00346577" w:rsidRPr="00346577" w:rsidRDefault="00346577" w:rsidP="00346577">
            <w:pPr>
              <w:jc w:val="center"/>
              <w:rPr>
                <w:ins w:id="7113" w:author="Στάθης Καπ" w:date="2023-02-01T06:01:00Z"/>
                <w:rFonts w:cstheme="minorHAnsi"/>
                <w:sz w:val="18"/>
                <w:szCs w:val="18"/>
              </w:rPr>
            </w:pPr>
            <w:ins w:id="7114" w:author="Στάθης Καπ" w:date="2023-02-02T16:45:00Z">
              <w:r w:rsidRPr="00346577">
                <w:rPr>
                  <w:rFonts w:cstheme="minorHAnsi"/>
                  <w:sz w:val="18"/>
                  <w:szCs w:val="18"/>
                  <w:rPrChange w:id="7115" w:author="Στάθης Καπ" w:date="2023-02-02T16:58:00Z">
                    <w:rPr/>
                  </w:rPrChange>
                </w:rPr>
                <w:t>414</w:t>
              </w:r>
            </w:ins>
          </w:p>
        </w:tc>
        <w:tc>
          <w:tcPr>
            <w:tcW w:w="558" w:type="dxa"/>
            <w:tcPrChange w:id="7116" w:author="Στάθης Καπ" w:date="2023-02-02T16:57:00Z">
              <w:tcPr>
                <w:tcW w:w="558" w:type="dxa"/>
                <w:gridSpan w:val="2"/>
              </w:tcPr>
            </w:tcPrChange>
          </w:tcPr>
          <w:p w14:paraId="50289359" w14:textId="24A296B6" w:rsidR="00346577" w:rsidRPr="00346577" w:rsidRDefault="00346577" w:rsidP="00346577">
            <w:pPr>
              <w:jc w:val="center"/>
              <w:rPr>
                <w:ins w:id="7117" w:author="Στάθης Καπ" w:date="2023-02-01T06:01:00Z"/>
                <w:rFonts w:cstheme="minorHAnsi"/>
                <w:sz w:val="18"/>
                <w:szCs w:val="18"/>
              </w:rPr>
            </w:pPr>
            <w:ins w:id="7118" w:author="Στάθης Καπ" w:date="2023-02-02T16:45:00Z">
              <w:r w:rsidRPr="00346577">
                <w:rPr>
                  <w:rFonts w:cstheme="minorHAnsi"/>
                  <w:sz w:val="18"/>
                  <w:szCs w:val="18"/>
                  <w:rPrChange w:id="7119" w:author="Στάθης Καπ" w:date="2023-02-02T16:58:00Z">
                    <w:rPr/>
                  </w:rPrChange>
                </w:rPr>
                <w:t>0.385</w:t>
              </w:r>
            </w:ins>
          </w:p>
        </w:tc>
        <w:tc>
          <w:tcPr>
            <w:tcW w:w="443" w:type="dxa"/>
            <w:tcPrChange w:id="7120" w:author="Στάθης Καπ" w:date="2023-02-02T16:57:00Z">
              <w:tcPr>
                <w:tcW w:w="443" w:type="dxa"/>
              </w:tcPr>
            </w:tcPrChange>
          </w:tcPr>
          <w:p w14:paraId="3FA9A170" w14:textId="0C7C9C03" w:rsidR="00346577" w:rsidRPr="00346577" w:rsidRDefault="00346577" w:rsidP="00346577">
            <w:pPr>
              <w:jc w:val="center"/>
              <w:rPr>
                <w:ins w:id="7121" w:author="Στάθης Καπ" w:date="2023-02-01T06:01:00Z"/>
                <w:rFonts w:cstheme="minorHAnsi"/>
                <w:sz w:val="18"/>
                <w:szCs w:val="18"/>
              </w:rPr>
            </w:pPr>
            <w:ins w:id="7122" w:author="Στάθης Καπ" w:date="2023-02-02T16:45:00Z">
              <w:r w:rsidRPr="00346577">
                <w:rPr>
                  <w:rFonts w:cstheme="minorHAnsi"/>
                  <w:sz w:val="18"/>
                  <w:szCs w:val="18"/>
                  <w:rPrChange w:id="7123" w:author="Στάθης Καπ" w:date="2023-02-02T16:58:00Z">
                    <w:rPr/>
                  </w:rPrChange>
                </w:rPr>
                <w:t>27</w:t>
              </w:r>
            </w:ins>
          </w:p>
        </w:tc>
        <w:tc>
          <w:tcPr>
            <w:tcW w:w="459" w:type="dxa"/>
            <w:tcPrChange w:id="7124" w:author="Στάθης Καπ" w:date="2023-02-02T16:57:00Z">
              <w:tcPr>
                <w:tcW w:w="459" w:type="dxa"/>
                <w:vAlign w:val="center"/>
              </w:tcPr>
            </w:tcPrChange>
          </w:tcPr>
          <w:p w14:paraId="2F103012" w14:textId="1C6E6FC8" w:rsidR="00346577" w:rsidRPr="00C3762F" w:rsidRDefault="00346577" w:rsidP="00346577">
            <w:pPr>
              <w:jc w:val="center"/>
              <w:rPr>
                <w:ins w:id="7125" w:author="Στάθης Καπ" w:date="2023-02-01T06:01:00Z"/>
                <w:rFonts w:cstheme="minorHAnsi"/>
                <w:sz w:val="18"/>
                <w:szCs w:val="18"/>
              </w:rPr>
            </w:pPr>
            <w:ins w:id="7126" w:author="Στάθης Καπ" w:date="2023-02-02T17:05:00Z">
              <w:r w:rsidRPr="00C3762F">
                <w:rPr>
                  <w:rFonts w:cstheme="minorHAnsi"/>
                  <w:sz w:val="18"/>
                  <w:szCs w:val="18"/>
                  <w:rPrChange w:id="7127" w:author="Στάθης Καπ" w:date="2023-02-02T17:05:00Z">
                    <w:rPr/>
                  </w:rPrChange>
                </w:rPr>
                <w:t>341</w:t>
              </w:r>
            </w:ins>
          </w:p>
        </w:tc>
        <w:tc>
          <w:tcPr>
            <w:tcW w:w="552" w:type="dxa"/>
            <w:tcPrChange w:id="7128" w:author="Στάθης Καπ" w:date="2023-02-02T16:57:00Z">
              <w:tcPr>
                <w:tcW w:w="552" w:type="dxa"/>
                <w:vAlign w:val="center"/>
              </w:tcPr>
            </w:tcPrChange>
          </w:tcPr>
          <w:p w14:paraId="1B10EE4B" w14:textId="7C7A593C" w:rsidR="00346577" w:rsidRPr="00C3762F" w:rsidRDefault="00346577" w:rsidP="00346577">
            <w:pPr>
              <w:jc w:val="center"/>
              <w:rPr>
                <w:ins w:id="7129" w:author="Στάθης Καπ" w:date="2023-02-01T06:01:00Z"/>
                <w:rFonts w:cstheme="minorHAnsi"/>
                <w:sz w:val="18"/>
                <w:szCs w:val="18"/>
              </w:rPr>
            </w:pPr>
            <w:ins w:id="7130" w:author="Στάθης Καπ" w:date="2023-02-02T17:05:00Z">
              <w:r w:rsidRPr="00C3762F">
                <w:rPr>
                  <w:rFonts w:cstheme="minorHAnsi"/>
                  <w:sz w:val="18"/>
                  <w:szCs w:val="18"/>
                  <w:rPrChange w:id="7131" w:author="Στάθης Καπ" w:date="2023-02-02T17:05:00Z">
                    <w:rPr/>
                  </w:rPrChange>
                </w:rPr>
                <w:t>0.326</w:t>
              </w:r>
            </w:ins>
          </w:p>
        </w:tc>
        <w:tc>
          <w:tcPr>
            <w:tcW w:w="431" w:type="dxa"/>
            <w:tcPrChange w:id="7132" w:author="Στάθης Καπ" w:date="2023-02-02T16:57:00Z">
              <w:tcPr>
                <w:tcW w:w="431" w:type="dxa"/>
                <w:vAlign w:val="center"/>
              </w:tcPr>
            </w:tcPrChange>
          </w:tcPr>
          <w:p w14:paraId="73927F38" w14:textId="29F0B670" w:rsidR="00346577" w:rsidRPr="00C3762F" w:rsidRDefault="00346577" w:rsidP="00346577">
            <w:pPr>
              <w:jc w:val="center"/>
              <w:rPr>
                <w:ins w:id="7133" w:author="Στάθης Καπ" w:date="2023-02-01T06:01:00Z"/>
                <w:rFonts w:cstheme="minorHAnsi"/>
                <w:sz w:val="18"/>
                <w:szCs w:val="18"/>
              </w:rPr>
            </w:pPr>
            <w:ins w:id="7134" w:author="Στάθης Καπ" w:date="2023-02-02T17:05:00Z">
              <w:r w:rsidRPr="00C3762F">
                <w:rPr>
                  <w:rFonts w:cstheme="minorHAnsi"/>
                  <w:sz w:val="18"/>
                  <w:szCs w:val="18"/>
                  <w:rPrChange w:id="7135" w:author="Στάθης Καπ" w:date="2023-02-02T17:05:00Z">
                    <w:rPr/>
                  </w:rPrChange>
                </w:rPr>
                <w:t>23</w:t>
              </w:r>
            </w:ins>
          </w:p>
        </w:tc>
      </w:tr>
      <w:tr w:rsidR="00346577" w:rsidRPr="00AB438A" w14:paraId="61DB9A20" w14:textId="77777777" w:rsidTr="00346577">
        <w:tblPrEx>
          <w:tblW w:w="9540" w:type="dxa"/>
          <w:tblInd w:w="-340" w:type="dxa"/>
          <w:tblCellMar>
            <w:left w:w="28" w:type="dxa"/>
            <w:right w:w="28" w:type="dxa"/>
          </w:tblCellMar>
          <w:tblPrExChange w:id="7136" w:author="Στάθης Καπ" w:date="2023-02-02T16:57:00Z">
            <w:tblPrEx>
              <w:tblW w:w="9540" w:type="dxa"/>
              <w:tblInd w:w="-340" w:type="dxa"/>
              <w:tblCellMar>
                <w:left w:w="28" w:type="dxa"/>
                <w:right w:w="28" w:type="dxa"/>
              </w:tblCellMar>
            </w:tblPrEx>
          </w:tblPrExChange>
        </w:tblPrEx>
        <w:trPr>
          <w:trHeight w:val="247"/>
          <w:ins w:id="7137" w:author="Στάθης Καπ" w:date="2023-02-01T06:01:00Z"/>
          <w:trPrChange w:id="7138" w:author="Στάθης Καπ" w:date="2023-02-02T16:57:00Z">
            <w:trPr>
              <w:gridBefore w:val="4"/>
              <w:trHeight w:val="247"/>
            </w:trPr>
          </w:trPrChange>
        </w:trPr>
        <w:tc>
          <w:tcPr>
            <w:tcW w:w="414" w:type="dxa"/>
            <w:vAlign w:val="center"/>
            <w:tcPrChange w:id="7139" w:author="Στάθης Καπ" w:date="2023-02-02T16:57:00Z">
              <w:tcPr>
                <w:tcW w:w="415" w:type="dxa"/>
                <w:gridSpan w:val="2"/>
                <w:vAlign w:val="center"/>
              </w:tcPr>
            </w:tcPrChange>
          </w:tcPr>
          <w:p w14:paraId="0D8A9371" w14:textId="77777777" w:rsidR="00346577" w:rsidRPr="006E0881" w:rsidRDefault="00346577" w:rsidP="00346577">
            <w:pPr>
              <w:rPr>
                <w:ins w:id="7140" w:author="Στάθης Καπ" w:date="2023-02-01T06:01:00Z"/>
                <w:sz w:val="18"/>
                <w:szCs w:val="18"/>
              </w:rPr>
            </w:pPr>
            <w:ins w:id="7141" w:author="Στάθης Καπ" w:date="2023-02-01T06:01:00Z">
              <w:r w:rsidRPr="006E0881">
                <w:rPr>
                  <w:sz w:val="18"/>
                  <w:szCs w:val="18"/>
                </w:rPr>
                <w:t>Pr20</w:t>
              </w:r>
            </w:ins>
          </w:p>
        </w:tc>
        <w:tc>
          <w:tcPr>
            <w:tcW w:w="470" w:type="dxa"/>
            <w:tcPrChange w:id="7142" w:author="Στάθης Καπ" w:date="2023-02-02T16:57:00Z">
              <w:tcPr>
                <w:tcW w:w="470" w:type="dxa"/>
                <w:gridSpan w:val="2"/>
              </w:tcPr>
            </w:tcPrChange>
          </w:tcPr>
          <w:p w14:paraId="4DAED7FE" w14:textId="01587C5D" w:rsidR="00346577" w:rsidRPr="00346577" w:rsidRDefault="00346577">
            <w:pPr>
              <w:jc w:val="center"/>
              <w:rPr>
                <w:ins w:id="7143" w:author="Στάθης Καπ" w:date="2023-02-01T06:01:00Z"/>
                <w:rFonts w:cstheme="minorHAnsi"/>
                <w:sz w:val="18"/>
                <w:szCs w:val="18"/>
              </w:rPr>
              <w:pPrChange w:id="7144" w:author="Στάθης Καπ" w:date="2023-02-02T16:37:00Z">
                <w:pPr/>
              </w:pPrChange>
            </w:pPr>
            <w:ins w:id="7145" w:author="Στάθης Καπ" w:date="2023-02-02T16:37:00Z">
              <w:r w:rsidRPr="00346577">
                <w:rPr>
                  <w:rFonts w:cstheme="minorHAnsi"/>
                  <w:sz w:val="18"/>
                  <w:szCs w:val="18"/>
                  <w:rPrChange w:id="7146" w:author="Στάθης Καπ" w:date="2023-02-02T16:58:00Z">
                    <w:rPr/>
                  </w:rPrChange>
                </w:rPr>
                <w:t>561</w:t>
              </w:r>
            </w:ins>
          </w:p>
        </w:tc>
        <w:tc>
          <w:tcPr>
            <w:tcW w:w="885" w:type="dxa"/>
            <w:tcPrChange w:id="7147" w:author="Στάθης Καπ" w:date="2023-02-02T16:57:00Z">
              <w:tcPr>
                <w:tcW w:w="887" w:type="dxa"/>
                <w:gridSpan w:val="3"/>
              </w:tcPr>
            </w:tcPrChange>
          </w:tcPr>
          <w:p w14:paraId="47A1166C" w14:textId="3AA7A260" w:rsidR="00346577" w:rsidRPr="00346577" w:rsidRDefault="00346577">
            <w:pPr>
              <w:jc w:val="center"/>
              <w:rPr>
                <w:ins w:id="7148" w:author="Στάθης Καπ" w:date="2023-02-01T06:01:00Z"/>
                <w:rFonts w:cstheme="minorHAnsi"/>
                <w:sz w:val="18"/>
                <w:szCs w:val="18"/>
              </w:rPr>
              <w:pPrChange w:id="7149" w:author="Στάθης Καπ" w:date="2023-02-02T16:37:00Z">
                <w:pPr/>
              </w:pPrChange>
            </w:pPr>
            <w:ins w:id="7150" w:author="Στάθης Καπ" w:date="2023-02-02T16:37:00Z">
              <w:r w:rsidRPr="00346577">
                <w:rPr>
                  <w:rFonts w:cstheme="minorHAnsi"/>
                  <w:sz w:val="18"/>
                  <w:szCs w:val="18"/>
                  <w:rPrChange w:id="7151" w:author="Στάθης Καπ" w:date="2023-02-02T16:58:00Z">
                    <w:rPr/>
                  </w:rPrChange>
                </w:rPr>
                <w:t>0.517</w:t>
              </w:r>
            </w:ins>
          </w:p>
        </w:tc>
        <w:tc>
          <w:tcPr>
            <w:tcW w:w="443" w:type="dxa"/>
            <w:tcPrChange w:id="7152" w:author="Στάθης Καπ" w:date="2023-02-02T16:57:00Z">
              <w:tcPr>
                <w:tcW w:w="443" w:type="dxa"/>
                <w:gridSpan w:val="2"/>
              </w:tcPr>
            </w:tcPrChange>
          </w:tcPr>
          <w:p w14:paraId="09E5FD56" w14:textId="4C0D13A1" w:rsidR="00346577" w:rsidRPr="00346577" w:rsidRDefault="00346577">
            <w:pPr>
              <w:jc w:val="center"/>
              <w:rPr>
                <w:ins w:id="7153" w:author="Στάθης Καπ" w:date="2023-02-01T06:01:00Z"/>
                <w:rFonts w:cstheme="minorHAnsi"/>
                <w:sz w:val="18"/>
                <w:szCs w:val="18"/>
              </w:rPr>
              <w:pPrChange w:id="7154" w:author="Στάθης Καπ" w:date="2023-02-02T16:37:00Z">
                <w:pPr/>
              </w:pPrChange>
            </w:pPr>
            <w:ins w:id="7155" w:author="Στάθης Καπ" w:date="2023-02-02T16:37:00Z">
              <w:r w:rsidRPr="00346577">
                <w:rPr>
                  <w:rFonts w:cstheme="minorHAnsi"/>
                  <w:sz w:val="18"/>
                  <w:szCs w:val="18"/>
                  <w:rPrChange w:id="7156" w:author="Στάθης Καπ" w:date="2023-02-02T16:58:00Z">
                    <w:rPr/>
                  </w:rPrChange>
                </w:rPr>
                <w:t>31</w:t>
              </w:r>
            </w:ins>
          </w:p>
        </w:tc>
        <w:tc>
          <w:tcPr>
            <w:tcW w:w="470" w:type="dxa"/>
            <w:tcPrChange w:id="7157" w:author="Στάθης Καπ" w:date="2023-02-02T16:57:00Z">
              <w:tcPr>
                <w:tcW w:w="470" w:type="dxa"/>
                <w:gridSpan w:val="2"/>
                <w:vAlign w:val="center"/>
              </w:tcPr>
            </w:tcPrChange>
          </w:tcPr>
          <w:p w14:paraId="57348663" w14:textId="3D652DCD" w:rsidR="00346577" w:rsidRPr="00346577" w:rsidRDefault="00346577">
            <w:pPr>
              <w:jc w:val="center"/>
              <w:rPr>
                <w:ins w:id="7158" w:author="Στάθης Καπ" w:date="2023-02-01T06:01:00Z"/>
                <w:rFonts w:cstheme="minorHAnsi"/>
                <w:sz w:val="18"/>
                <w:szCs w:val="18"/>
              </w:rPr>
              <w:pPrChange w:id="7159" w:author="Στάθης Καπ" w:date="2023-02-02T16:37:00Z">
                <w:pPr/>
              </w:pPrChange>
            </w:pPr>
            <w:ins w:id="7160" w:author="Στάθης Καπ" w:date="2023-02-02T16:55:00Z">
              <w:r w:rsidRPr="00346577">
                <w:rPr>
                  <w:rFonts w:cstheme="minorHAnsi"/>
                  <w:sz w:val="18"/>
                  <w:szCs w:val="18"/>
                  <w:rPrChange w:id="7161" w:author="Στάθης Καπ" w:date="2023-02-02T16:58:00Z">
                    <w:rPr>
                      <w:rFonts w:cstheme="minorHAnsi"/>
                    </w:rPr>
                  </w:rPrChange>
                </w:rPr>
                <w:t>521</w:t>
              </w:r>
            </w:ins>
          </w:p>
        </w:tc>
        <w:tc>
          <w:tcPr>
            <w:tcW w:w="558" w:type="dxa"/>
            <w:tcPrChange w:id="7162" w:author="Στάθης Καπ" w:date="2023-02-02T16:57:00Z">
              <w:tcPr>
                <w:tcW w:w="558" w:type="dxa"/>
                <w:gridSpan w:val="2"/>
                <w:vAlign w:val="center"/>
              </w:tcPr>
            </w:tcPrChange>
          </w:tcPr>
          <w:p w14:paraId="15145C02" w14:textId="6D9AF101" w:rsidR="00346577" w:rsidRPr="00346577" w:rsidRDefault="00346577">
            <w:pPr>
              <w:jc w:val="center"/>
              <w:rPr>
                <w:ins w:id="7163" w:author="Στάθης Καπ" w:date="2023-02-01T06:01:00Z"/>
                <w:rFonts w:cstheme="minorHAnsi"/>
                <w:sz w:val="18"/>
                <w:szCs w:val="18"/>
              </w:rPr>
              <w:pPrChange w:id="7164" w:author="Στάθης Καπ" w:date="2023-02-02T16:37:00Z">
                <w:pPr/>
              </w:pPrChange>
            </w:pPr>
            <w:ins w:id="7165" w:author="Στάθης Καπ" w:date="2023-02-02T16:55:00Z">
              <w:r w:rsidRPr="00346577">
                <w:rPr>
                  <w:rFonts w:cstheme="minorHAnsi"/>
                  <w:sz w:val="18"/>
                  <w:szCs w:val="18"/>
                  <w:rPrChange w:id="7166" w:author="Στάθης Καπ" w:date="2023-02-02T16:58:00Z">
                    <w:rPr>
                      <w:rFonts w:cstheme="minorHAnsi"/>
                    </w:rPr>
                  </w:rPrChange>
                </w:rPr>
                <w:t>0.586</w:t>
              </w:r>
            </w:ins>
          </w:p>
        </w:tc>
        <w:tc>
          <w:tcPr>
            <w:tcW w:w="444" w:type="dxa"/>
            <w:tcPrChange w:id="7167" w:author="Στάθης Καπ" w:date="2023-02-02T16:57:00Z">
              <w:tcPr>
                <w:tcW w:w="444" w:type="dxa"/>
                <w:gridSpan w:val="2"/>
                <w:vAlign w:val="center"/>
              </w:tcPr>
            </w:tcPrChange>
          </w:tcPr>
          <w:p w14:paraId="491A7C9D" w14:textId="6C1CA3E7" w:rsidR="00346577" w:rsidRPr="00346577" w:rsidRDefault="00346577">
            <w:pPr>
              <w:jc w:val="center"/>
              <w:rPr>
                <w:ins w:id="7168" w:author="Στάθης Καπ" w:date="2023-02-01T06:01:00Z"/>
                <w:rFonts w:cstheme="minorHAnsi"/>
                <w:sz w:val="18"/>
                <w:szCs w:val="18"/>
              </w:rPr>
              <w:pPrChange w:id="7169" w:author="Στάθης Καπ" w:date="2023-02-02T16:37:00Z">
                <w:pPr/>
              </w:pPrChange>
            </w:pPr>
            <w:ins w:id="7170" w:author="Στάθης Καπ" w:date="2023-02-02T16:55:00Z">
              <w:r w:rsidRPr="00346577">
                <w:rPr>
                  <w:rFonts w:cstheme="minorHAnsi"/>
                  <w:sz w:val="18"/>
                  <w:szCs w:val="18"/>
                  <w:rPrChange w:id="7171" w:author="Στάθης Καπ" w:date="2023-02-02T16:58:00Z">
                    <w:rPr>
                      <w:rFonts w:cstheme="minorHAnsi"/>
                    </w:rPr>
                  </w:rPrChange>
                </w:rPr>
                <w:t>28</w:t>
              </w:r>
            </w:ins>
          </w:p>
        </w:tc>
        <w:tc>
          <w:tcPr>
            <w:tcW w:w="470" w:type="dxa"/>
            <w:tcPrChange w:id="7172" w:author="Στάθης Καπ" w:date="2023-02-02T16:57:00Z">
              <w:tcPr>
                <w:tcW w:w="470" w:type="dxa"/>
                <w:gridSpan w:val="2"/>
              </w:tcPr>
            </w:tcPrChange>
          </w:tcPr>
          <w:p w14:paraId="182B5C3E" w14:textId="1D4ECA13" w:rsidR="00346577" w:rsidRPr="00346577" w:rsidRDefault="00346577">
            <w:pPr>
              <w:jc w:val="center"/>
              <w:rPr>
                <w:ins w:id="7173" w:author="Στάθης Καπ" w:date="2023-02-01T06:01:00Z"/>
                <w:rFonts w:cstheme="minorHAnsi"/>
                <w:sz w:val="18"/>
                <w:szCs w:val="18"/>
              </w:rPr>
              <w:pPrChange w:id="7174" w:author="Στάθης Καπ" w:date="2023-02-02T16:37:00Z">
                <w:pPr/>
              </w:pPrChange>
            </w:pPr>
            <w:ins w:id="7175" w:author="Στάθης Καπ" w:date="2023-02-02T16:42:00Z">
              <w:r w:rsidRPr="00346577">
                <w:rPr>
                  <w:rFonts w:cstheme="minorHAnsi"/>
                  <w:sz w:val="18"/>
                  <w:szCs w:val="18"/>
                  <w:rPrChange w:id="7176" w:author="Στάθης Καπ" w:date="2023-02-02T16:58:00Z">
                    <w:rPr/>
                  </w:rPrChange>
                </w:rPr>
                <w:t>501</w:t>
              </w:r>
            </w:ins>
          </w:p>
        </w:tc>
        <w:tc>
          <w:tcPr>
            <w:tcW w:w="558" w:type="dxa"/>
            <w:tcPrChange w:id="7177" w:author="Στάθης Καπ" w:date="2023-02-02T16:57:00Z">
              <w:tcPr>
                <w:tcW w:w="558" w:type="dxa"/>
                <w:gridSpan w:val="2"/>
              </w:tcPr>
            </w:tcPrChange>
          </w:tcPr>
          <w:p w14:paraId="527E7BC2" w14:textId="72AAF8DE" w:rsidR="00346577" w:rsidRPr="00346577" w:rsidRDefault="00346577">
            <w:pPr>
              <w:jc w:val="center"/>
              <w:rPr>
                <w:ins w:id="7178" w:author="Στάθης Καπ" w:date="2023-02-01T06:01:00Z"/>
                <w:rFonts w:cstheme="minorHAnsi"/>
                <w:sz w:val="18"/>
                <w:szCs w:val="18"/>
              </w:rPr>
              <w:pPrChange w:id="7179" w:author="Στάθης Καπ" w:date="2023-02-02T16:37:00Z">
                <w:pPr/>
              </w:pPrChange>
            </w:pPr>
            <w:ins w:id="7180" w:author="Στάθης Καπ" w:date="2023-02-02T16:42:00Z">
              <w:r w:rsidRPr="00346577">
                <w:rPr>
                  <w:rFonts w:cstheme="minorHAnsi"/>
                  <w:sz w:val="18"/>
                  <w:szCs w:val="18"/>
                  <w:rPrChange w:id="7181" w:author="Στάθης Καπ" w:date="2023-02-02T16:58:00Z">
                    <w:rPr/>
                  </w:rPrChange>
                </w:rPr>
                <w:t>0.432</w:t>
              </w:r>
            </w:ins>
          </w:p>
        </w:tc>
        <w:tc>
          <w:tcPr>
            <w:tcW w:w="443" w:type="dxa"/>
            <w:tcPrChange w:id="7182" w:author="Στάθης Καπ" w:date="2023-02-02T16:57:00Z">
              <w:tcPr>
                <w:tcW w:w="443" w:type="dxa"/>
                <w:gridSpan w:val="2"/>
              </w:tcPr>
            </w:tcPrChange>
          </w:tcPr>
          <w:p w14:paraId="595E9505" w14:textId="241A3ECE" w:rsidR="00346577" w:rsidRPr="00346577" w:rsidRDefault="00346577">
            <w:pPr>
              <w:jc w:val="center"/>
              <w:rPr>
                <w:ins w:id="7183" w:author="Στάθης Καπ" w:date="2023-02-01T06:01:00Z"/>
                <w:rFonts w:cstheme="minorHAnsi"/>
                <w:sz w:val="18"/>
                <w:szCs w:val="18"/>
              </w:rPr>
              <w:pPrChange w:id="7184" w:author="Στάθης Καπ" w:date="2023-02-02T16:37:00Z">
                <w:pPr/>
              </w:pPrChange>
            </w:pPr>
            <w:ins w:id="7185" w:author="Στάθης Καπ" w:date="2023-02-02T16:42:00Z">
              <w:r w:rsidRPr="00346577">
                <w:rPr>
                  <w:rFonts w:cstheme="minorHAnsi"/>
                  <w:sz w:val="18"/>
                  <w:szCs w:val="18"/>
                  <w:rPrChange w:id="7186" w:author="Στάθης Καπ" w:date="2023-02-02T16:58:00Z">
                    <w:rPr/>
                  </w:rPrChange>
                </w:rPr>
                <w:t>27</w:t>
              </w:r>
            </w:ins>
          </w:p>
        </w:tc>
        <w:tc>
          <w:tcPr>
            <w:tcW w:w="470" w:type="dxa"/>
            <w:tcPrChange w:id="7187" w:author="Στάθης Καπ" w:date="2023-02-02T16:57:00Z">
              <w:tcPr>
                <w:tcW w:w="470" w:type="dxa"/>
                <w:gridSpan w:val="2"/>
                <w:vAlign w:val="center"/>
              </w:tcPr>
            </w:tcPrChange>
          </w:tcPr>
          <w:p w14:paraId="4971263A" w14:textId="55C65B4B" w:rsidR="00346577" w:rsidRPr="00346577" w:rsidRDefault="00346577">
            <w:pPr>
              <w:jc w:val="center"/>
              <w:rPr>
                <w:ins w:id="7188" w:author="Στάθης Καπ" w:date="2023-02-01T06:01:00Z"/>
                <w:rFonts w:cstheme="minorHAnsi"/>
                <w:sz w:val="18"/>
                <w:szCs w:val="18"/>
              </w:rPr>
              <w:pPrChange w:id="7189" w:author="Στάθης Καπ" w:date="2023-02-02T16:37:00Z">
                <w:pPr/>
              </w:pPrChange>
            </w:pPr>
            <w:ins w:id="7190" w:author="Στάθης Καπ" w:date="2023-02-02T16:56:00Z">
              <w:r w:rsidRPr="00346577">
                <w:rPr>
                  <w:rFonts w:cstheme="minorHAnsi"/>
                  <w:sz w:val="18"/>
                  <w:szCs w:val="18"/>
                  <w:rPrChange w:id="7191" w:author="Στάθης Καπ" w:date="2023-02-02T16:58:00Z">
                    <w:rPr>
                      <w:rFonts w:cstheme="minorHAnsi"/>
                    </w:rPr>
                  </w:rPrChange>
                </w:rPr>
                <w:t>433</w:t>
              </w:r>
            </w:ins>
          </w:p>
        </w:tc>
        <w:tc>
          <w:tcPr>
            <w:tcW w:w="558" w:type="dxa"/>
            <w:tcPrChange w:id="7192" w:author="Στάθης Καπ" w:date="2023-02-02T16:57:00Z">
              <w:tcPr>
                <w:tcW w:w="555" w:type="dxa"/>
                <w:gridSpan w:val="2"/>
                <w:vAlign w:val="center"/>
              </w:tcPr>
            </w:tcPrChange>
          </w:tcPr>
          <w:p w14:paraId="14D4559E" w14:textId="35A941F6" w:rsidR="00346577" w:rsidRPr="00346577" w:rsidRDefault="00346577">
            <w:pPr>
              <w:jc w:val="center"/>
              <w:rPr>
                <w:ins w:id="7193" w:author="Στάθης Καπ" w:date="2023-02-01T06:01:00Z"/>
                <w:rFonts w:cstheme="minorHAnsi"/>
                <w:sz w:val="18"/>
                <w:szCs w:val="18"/>
              </w:rPr>
              <w:pPrChange w:id="7194" w:author="Στάθης Καπ" w:date="2023-02-02T16:37:00Z">
                <w:pPr/>
              </w:pPrChange>
            </w:pPr>
            <w:ins w:id="7195" w:author="Στάθης Καπ" w:date="2023-02-02T16:56:00Z">
              <w:r w:rsidRPr="00346577">
                <w:rPr>
                  <w:rFonts w:cstheme="minorHAnsi"/>
                  <w:sz w:val="18"/>
                  <w:szCs w:val="18"/>
                  <w:rPrChange w:id="7196" w:author="Στάθης Καπ" w:date="2023-02-02T16:58:00Z">
                    <w:rPr>
                      <w:rFonts w:cstheme="minorHAnsi"/>
                    </w:rPr>
                  </w:rPrChange>
                </w:rPr>
                <w:t>0.4</w:t>
              </w:r>
            </w:ins>
          </w:p>
        </w:tc>
        <w:tc>
          <w:tcPr>
            <w:tcW w:w="444" w:type="dxa"/>
            <w:tcPrChange w:id="7197" w:author="Στάθης Καπ" w:date="2023-02-02T16:57:00Z">
              <w:tcPr>
                <w:tcW w:w="444" w:type="dxa"/>
                <w:gridSpan w:val="2"/>
                <w:vAlign w:val="center"/>
              </w:tcPr>
            </w:tcPrChange>
          </w:tcPr>
          <w:p w14:paraId="30E53A02" w14:textId="39543B8E" w:rsidR="00346577" w:rsidRPr="00346577" w:rsidRDefault="00346577">
            <w:pPr>
              <w:jc w:val="center"/>
              <w:rPr>
                <w:ins w:id="7198" w:author="Στάθης Καπ" w:date="2023-02-01T06:01:00Z"/>
                <w:rFonts w:cstheme="minorHAnsi"/>
                <w:sz w:val="18"/>
                <w:szCs w:val="18"/>
              </w:rPr>
              <w:pPrChange w:id="7199" w:author="Στάθης Καπ" w:date="2023-02-02T16:37:00Z">
                <w:pPr/>
              </w:pPrChange>
            </w:pPr>
            <w:ins w:id="7200" w:author="Στάθης Καπ" w:date="2023-02-02T16:56:00Z">
              <w:r w:rsidRPr="00346577">
                <w:rPr>
                  <w:rFonts w:cstheme="minorHAnsi"/>
                  <w:sz w:val="18"/>
                  <w:szCs w:val="18"/>
                  <w:rPrChange w:id="7201" w:author="Στάθης Καπ" w:date="2023-02-02T16:58:00Z">
                    <w:rPr>
                      <w:rFonts w:cstheme="minorHAnsi"/>
                    </w:rPr>
                  </w:rPrChange>
                </w:rPr>
                <w:t>22</w:t>
              </w:r>
            </w:ins>
          </w:p>
        </w:tc>
        <w:tc>
          <w:tcPr>
            <w:tcW w:w="470" w:type="dxa"/>
            <w:tcPrChange w:id="7202" w:author="Στάθης Καπ" w:date="2023-02-02T16:57:00Z">
              <w:tcPr>
                <w:tcW w:w="470" w:type="dxa"/>
                <w:gridSpan w:val="2"/>
              </w:tcPr>
            </w:tcPrChange>
          </w:tcPr>
          <w:p w14:paraId="301A6571" w14:textId="0AAC21D4" w:rsidR="00346577" w:rsidRPr="00346577" w:rsidRDefault="00346577">
            <w:pPr>
              <w:jc w:val="center"/>
              <w:rPr>
                <w:ins w:id="7203" w:author="Στάθης Καπ" w:date="2023-02-01T06:01:00Z"/>
                <w:rFonts w:cstheme="minorHAnsi"/>
                <w:sz w:val="18"/>
                <w:szCs w:val="18"/>
              </w:rPr>
              <w:pPrChange w:id="7204" w:author="Στάθης Καπ" w:date="2023-02-02T16:37:00Z">
                <w:pPr/>
              </w:pPrChange>
            </w:pPr>
            <w:ins w:id="7205" w:author="Στάθης Καπ" w:date="2023-02-02T16:46:00Z">
              <w:r w:rsidRPr="00346577">
                <w:rPr>
                  <w:rFonts w:cstheme="minorHAnsi"/>
                  <w:sz w:val="18"/>
                  <w:szCs w:val="18"/>
                  <w:rPrChange w:id="7206" w:author="Στάθης Καπ" w:date="2023-02-02T16:58:00Z">
                    <w:rPr/>
                  </w:rPrChange>
                </w:rPr>
                <w:t>485</w:t>
              </w:r>
            </w:ins>
          </w:p>
        </w:tc>
        <w:tc>
          <w:tcPr>
            <w:tcW w:w="558" w:type="dxa"/>
            <w:tcPrChange w:id="7207" w:author="Στάθης Καπ" w:date="2023-02-02T16:57:00Z">
              <w:tcPr>
                <w:tcW w:w="558" w:type="dxa"/>
                <w:gridSpan w:val="2"/>
              </w:tcPr>
            </w:tcPrChange>
          </w:tcPr>
          <w:p w14:paraId="7FB27B3C" w14:textId="089A83CF" w:rsidR="00346577" w:rsidRPr="00346577" w:rsidRDefault="00346577">
            <w:pPr>
              <w:jc w:val="center"/>
              <w:rPr>
                <w:ins w:id="7208" w:author="Στάθης Καπ" w:date="2023-02-01T06:01:00Z"/>
                <w:rFonts w:cstheme="minorHAnsi"/>
                <w:sz w:val="18"/>
                <w:szCs w:val="18"/>
              </w:rPr>
              <w:pPrChange w:id="7209" w:author="Στάθης Καπ" w:date="2023-02-02T16:37:00Z">
                <w:pPr/>
              </w:pPrChange>
            </w:pPr>
            <w:ins w:id="7210" w:author="Στάθης Καπ" w:date="2023-02-02T16:46:00Z">
              <w:r w:rsidRPr="00346577">
                <w:rPr>
                  <w:rFonts w:cstheme="minorHAnsi"/>
                  <w:sz w:val="18"/>
                  <w:szCs w:val="18"/>
                  <w:rPrChange w:id="7211" w:author="Στάθης Καπ" w:date="2023-02-02T16:58:00Z">
                    <w:rPr/>
                  </w:rPrChange>
                </w:rPr>
                <w:t>0.486</w:t>
              </w:r>
            </w:ins>
          </w:p>
        </w:tc>
        <w:tc>
          <w:tcPr>
            <w:tcW w:w="443" w:type="dxa"/>
            <w:tcPrChange w:id="7212" w:author="Στάθης Καπ" w:date="2023-02-02T16:57:00Z">
              <w:tcPr>
                <w:tcW w:w="443" w:type="dxa"/>
              </w:tcPr>
            </w:tcPrChange>
          </w:tcPr>
          <w:p w14:paraId="7D2EAF2B" w14:textId="2ABF52BD" w:rsidR="00346577" w:rsidRPr="00346577" w:rsidRDefault="00346577">
            <w:pPr>
              <w:jc w:val="center"/>
              <w:rPr>
                <w:ins w:id="7213" w:author="Στάθης Καπ" w:date="2023-02-01T06:01:00Z"/>
                <w:rFonts w:cstheme="minorHAnsi"/>
                <w:sz w:val="18"/>
                <w:szCs w:val="18"/>
              </w:rPr>
              <w:pPrChange w:id="7214" w:author="Στάθης Καπ" w:date="2023-02-02T16:37:00Z">
                <w:pPr/>
              </w:pPrChange>
            </w:pPr>
            <w:ins w:id="7215" w:author="Στάθης Καπ" w:date="2023-02-02T16:46:00Z">
              <w:r w:rsidRPr="00346577">
                <w:rPr>
                  <w:rFonts w:cstheme="minorHAnsi"/>
                  <w:sz w:val="18"/>
                  <w:szCs w:val="18"/>
                  <w:rPrChange w:id="7216" w:author="Στάθης Καπ" w:date="2023-02-02T16:58:00Z">
                    <w:rPr/>
                  </w:rPrChange>
                </w:rPr>
                <w:t>27</w:t>
              </w:r>
            </w:ins>
          </w:p>
        </w:tc>
        <w:tc>
          <w:tcPr>
            <w:tcW w:w="459" w:type="dxa"/>
            <w:tcPrChange w:id="7217" w:author="Στάθης Καπ" w:date="2023-02-02T16:57:00Z">
              <w:tcPr>
                <w:tcW w:w="459" w:type="dxa"/>
                <w:vAlign w:val="center"/>
              </w:tcPr>
            </w:tcPrChange>
          </w:tcPr>
          <w:p w14:paraId="46960B73" w14:textId="4908CFD2" w:rsidR="00346577" w:rsidRPr="00C3762F" w:rsidRDefault="00346577">
            <w:pPr>
              <w:jc w:val="center"/>
              <w:rPr>
                <w:ins w:id="7218" w:author="Στάθης Καπ" w:date="2023-02-01T06:01:00Z"/>
                <w:rFonts w:cstheme="minorHAnsi"/>
                <w:sz w:val="18"/>
                <w:szCs w:val="18"/>
              </w:rPr>
              <w:pPrChange w:id="7219" w:author="Στάθης Καπ" w:date="2023-02-02T16:37:00Z">
                <w:pPr/>
              </w:pPrChange>
            </w:pPr>
            <w:ins w:id="7220" w:author="Στάθης Καπ" w:date="2023-02-02T17:05:00Z">
              <w:r w:rsidRPr="00C3762F">
                <w:rPr>
                  <w:rFonts w:cstheme="minorHAnsi"/>
                  <w:sz w:val="18"/>
                  <w:szCs w:val="18"/>
                  <w:rPrChange w:id="7221" w:author="Στάθης Καπ" w:date="2023-02-02T17:05:00Z">
                    <w:rPr/>
                  </w:rPrChange>
                </w:rPr>
                <w:t>415</w:t>
              </w:r>
            </w:ins>
          </w:p>
        </w:tc>
        <w:tc>
          <w:tcPr>
            <w:tcW w:w="552" w:type="dxa"/>
            <w:tcPrChange w:id="7222" w:author="Στάθης Καπ" w:date="2023-02-02T16:57:00Z">
              <w:tcPr>
                <w:tcW w:w="552" w:type="dxa"/>
                <w:vAlign w:val="center"/>
              </w:tcPr>
            </w:tcPrChange>
          </w:tcPr>
          <w:p w14:paraId="05421765" w14:textId="5596F15F" w:rsidR="00346577" w:rsidRPr="00C3762F" w:rsidRDefault="00346577">
            <w:pPr>
              <w:jc w:val="center"/>
              <w:rPr>
                <w:ins w:id="7223" w:author="Στάθης Καπ" w:date="2023-02-01T06:01:00Z"/>
                <w:rFonts w:cstheme="minorHAnsi"/>
                <w:sz w:val="18"/>
                <w:szCs w:val="18"/>
              </w:rPr>
              <w:pPrChange w:id="7224" w:author="Στάθης Καπ" w:date="2023-02-02T16:37:00Z">
                <w:pPr/>
              </w:pPrChange>
            </w:pPr>
            <w:ins w:id="7225" w:author="Στάθης Καπ" w:date="2023-02-02T17:05:00Z">
              <w:r w:rsidRPr="00C3762F">
                <w:rPr>
                  <w:rFonts w:cstheme="minorHAnsi"/>
                  <w:sz w:val="18"/>
                  <w:szCs w:val="18"/>
                  <w:rPrChange w:id="7226" w:author="Στάθης Καπ" w:date="2023-02-02T17:05:00Z">
                    <w:rPr/>
                  </w:rPrChange>
                </w:rPr>
                <w:t>0.441</w:t>
              </w:r>
            </w:ins>
          </w:p>
        </w:tc>
        <w:tc>
          <w:tcPr>
            <w:tcW w:w="431" w:type="dxa"/>
            <w:tcPrChange w:id="7227" w:author="Στάθης Καπ" w:date="2023-02-02T16:57:00Z">
              <w:tcPr>
                <w:tcW w:w="431" w:type="dxa"/>
                <w:vAlign w:val="center"/>
              </w:tcPr>
            </w:tcPrChange>
          </w:tcPr>
          <w:p w14:paraId="53881E49" w14:textId="6AB4103A" w:rsidR="00346577" w:rsidRPr="00C3762F" w:rsidRDefault="00346577">
            <w:pPr>
              <w:jc w:val="center"/>
              <w:rPr>
                <w:ins w:id="7228" w:author="Στάθης Καπ" w:date="2023-02-01T06:01:00Z"/>
                <w:rFonts w:cstheme="minorHAnsi"/>
                <w:sz w:val="18"/>
                <w:szCs w:val="18"/>
              </w:rPr>
              <w:pPrChange w:id="7229" w:author="Στάθης Καπ" w:date="2023-02-02T16:37:00Z">
                <w:pPr/>
              </w:pPrChange>
            </w:pPr>
            <w:ins w:id="7230" w:author="Στάθης Καπ" w:date="2023-02-02T17:05:00Z">
              <w:r w:rsidRPr="00C3762F">
                <w:rPr>
                  <w:rFonts w:cstheme="minorHAnsi"/>
                  <w:sz w:val="18"/>
                  <w:szCs w:val="18"/>
                  <w:rPrChange w:id="7231" w:author="Στάθης Καπ" w:date="2023-02-02T17:05:00Z">
                    <w:rPr/>
                  </w:rPrChange>
                </w:rPr>
                <w:t>21</w:t>
              </w:r>
            </w:ins>
          </w:p>
        </w:tc>
      </w:tr>
    </w:tbl>
    <w:p w14:paraId="5799E7EC" w14:textId="77777777" w:rsidR="00C3762F" w:rsidRDefault="00C3762F">
      <w:pPr>
        <w:rPr>
          <w:ins w:id="7232" w:author="Στάθης Καπ" w:date="2023-02-02T17:05:00Z"/>
        </w:rPr>
      </w:pPr>
    </w:p>
    <w:p w14:paraId="51E46A0B" w14:textId="32768ED8" w:rsidR="00C3762F" w:rsidRDefault="00C3762F">
      <w:pPr>
        <w:pStyle w:val="Caption"/>
        <w:keepNext/>
        <w:rPr>
          <w:ins w:id="7233" w:author="Στάθης Καπ" w:date="2023-02-02T17:06:00Z"/>
        </w:rPr>
        <w:pPrChange w:id="7234" w:author="Στάθης Καπ" w:date="2023-02-02T17:06:00Z">
          <w:pPr/>
        </w:pPrChange>
      </w:pPr>
      <w:ins w:id="7235" w:author="Στάθης Καπ" w:date="2023-02-02T17:06:00Z">
        <w:r>
          <w:t xml:space="preserve">Table 3: Cordeau instances </w:t>
        </w:r>
        <w:r>
          <w:rPr>
            <w:lang w:val="el-GR"/>
          </w:rPr>
          <w:t>για</w:t>
        </w:r>
        <w:r w:rsidRPr="00C3762F">
          <w:rPr>
            <w:rPrChange w:id="7236" w:author="Στάθης Καπ" w:date="2023-02-02T17:06:00Z">
              <w:rPr>
                <w:lang w:val="el-GR"/>
              </w:rPr>
            </w:rPrChange>
          </w:rPr>
          <w:t xml:space="preserve"> </w:t>
        </w:r>
        <w:r>
          <w:t>m=4</w:t>
        </w:r>
      </w:ins>
    </w:p>
    <w:tbl>
      <w:tblPr>
        <w:tblStyle w:val="TableGrid"/>
        <w:tblW w:w="9540" w:type="dxa"/>
        <w:tblInd w:w="-340" w:type="dxa"/>
        <w:tblCellMar>
          <w:left w:w="28" w:type="dxa"/>
          <w:right w:w="28" w:type="dxa"/>
        </w:tblCellMar>
        <w:tblLook w:val="04A0" w:firstRow="1" w:lastRow="0" w:firstColumn="1" w:lastColumn="0" w:noHBand="0" w:noVBand="1"/>
      </w:tblPr>
      <w:tblGrid>
        <w:gridCol w:w="409"/>
        <w:gridCol w:w="466"/>
        <w:gridCol w:w="799"/>
        <w:gridCol w:w="438"/>
        <w:gridCol w:w="503"/>
        <w:gridCol w:w="558"/>
        <w:gridCol w:w="438"/>
        <w:gridCol w:w="503"/>
        <w:gridCol w:w="558"/>
        <w:gridCol w:w="438"/>
        <w:gridCol w:w="503"/>
        <w:gridCol w:w="558"/>
        <w:gridCol w:w="438"/>
        <w:gridCol w:w="503"/>
        <w:gridCol w:w="558"/>
        <w:gridCol w:w="438"/>
        <w:gridCol w:w="456"/>
        <w:gridCol w:w="548"/>
        <w:gridCol w:w="428"/>
      </w:tblGrid>
      <w:tr w:rsidR="00394F61" w:rsidRPr="00AB438A" w14:paraId="3018A9D7" w14:textId="77777777" w:rsidTr="00C77D20">
        <w:trPr>
          <w:trHeight w:val="247"/>
          <w:ins w:id="7237" w:author="Στάθης Καπ" w:date="2023-02-02T17:05:00Z"/>
        </w:trPr>
        <w:tc>
          <w:tcPr>
            <w:tcW w:w="409" w:type="dxa"/>
            <w:vMerge w:val="restart"/>
            <w:vAlign w:val="center"/>
          </w:tcPr>
          <w:p w14:paraId="4F15343C" w14:textId="77777777" w:rsidR="00C3762F" w:rsidRPr="006E0881" w:rsidRDefault="00C3762F" w:rsidP="00AA2735">
            <w:pPr>
              <w:jc w:val="center"/>
              <w:rPr>
                <w:ins w:id="7238" w:author="Στάθης Καπ" w:date="2023-02-02T17:05:00Z"/>
                <w:sz w:val="18"/>
                <w:szCs w:val="18"/>
              </w:rPr>
            </w:pPr>
          </w:p>
        </w:tc>
        <w:tc>
          <w:tcPr>
            <w:tcW w:w="3202" w:type="dxa"/>
            <w:gridSpan w:val="6"/>
            <w:vAlign w:val="center"/>
          </w:tcPr>
          <w:p w14:paraId="7B81C60C" w14:textId="77777777" w:rsidR="00C3762F" w:rsidRPr="006E0881" w:rsidRDefault="00C3762F" w:rsidP="00AA2735">
            <w:pPr>
              <w:jc w:val="center"/>
              <w:rPr>
                <w:ins w:id="7239" w:author="Στάθης Καπ" w:date="2023-02-02T17:05:00Z"/>
                <w:sz w:val="18"/>
                <w:szCs w:val="18"/>
              </w:rPr>
            </w:pPr>
            <w:ins w:id="7240" w:author="Στάθης Καπ" w:date="2023-02-02T17:05:00Z">
              <w:r>
                <w:rPr>
                  <w:sz w:val="18"/>
                  <w:szCs w:val="18"/>
                </w:rPr>
                <w:t>S</w:t>
              </w:r>
              <w:r w:rsidRPr="006E0881">
                <w:rPr>
                  <w:sz w:val="18"/>
                  <w:szCs w:val="18"/>
                </w:rPr>
                <w:t>=2</w:t>
              </w:r>
            </w:ins>
          </w:p>
        </w:tc>
        <w:tc>
          <w:tcPr>
            <w:tcW w:w="2998" w:type="dxa"/>
            <w:gridSpan w:val="6"/>
            <w:vAlign w:val="center"/>
          </w:tcPr>
          <w:p w14:paraId="3C97BBE9" w14:textId="77777777" w:rsidR="00C3762F" w:rsidRDefault="00C3762F" w:rsidP="00AA2735">
            <w:pPr>
              <w:jc w:val="center"/>
              <w:rPr>
                <w:ins w:id="7241" w:author="Στάθης Καπ" w:date="2023-02-02T17:05:00Z"/>
                <w:sz w:val="18"/>
                <w:szCs w:val="18"/>
              </w:rPr>
            </w:pPr>
            <w:ins w:id="7242" w:author="Στάθης Καπ" w:date="2023-02-02T17:05:00Z">
              <w:r>
                <w:rPr>
                  <w:sz w:val="18"/>
                  <w:szCs w:val="18"/>
                </w:rPr>
                <w:t>S</w:t>
              </w:r>
              <w:r w:rsidRPr="006E0881">
                <w:rPr>
                  <w:sz w:val="18"/>
                  <w:szCs w:val="18"/>
                </w:rPr>
                <w:t>=</w:t>
              </w:r>
              <w:r>
                <w:rPr>
                  <w:sz w:val="18"/>
                  <w:szCs w:val="18"/>
                </w:rPr>
                <w:t>3</w:t>
              </w:r>
            </w:ins>
          </w:p>
        </w:tc>
        <w:tc>
          <w:tcPr>
            <w:tcW w:w="2931" w:type="dxa"/>
            <w:gridSpan w:val="6"/>
            <w:vAlign w:val="center"/>
          </w:tcPr>
          <w:p w14:paraId="2410B5BC" w14:textId="77777777" w:rsidR="00C3762F" w:rsidRDefault="00C3762F" w:rsidP="00AA2735">
            <w:pPr>
              <w:jc w:val="center"/>
              <w:rPr>
                <w:ins w:id="7243" w:author="Στάθης Καπ" w:date="2023-02-02T17:05:00Z"/>
                <w:sz w:val="18"/>
                <w:szCs w:val="18"/>
              </w:rPr>
            </w:pPr>
            <w:ins w:id="7244" w:author="Στάθης Καπ" w:date="2023-02-02T17:05:00Z">
              <w:r>
                <w:rPr>
                  <w:sz w:val="18"/>
                  <w:szCs w:val="18"/>
                </w:rPr>
                <w:t>S=4</w:t>
              </w:r>
            </w:ins>
          </w:p>
        </w:tc>
      </w:tr>
      <w:tr w:rsidR="00C3762F" w:rsidRPr="00AB438A" w14:paraId="4633F860" w14:textId="77777777" w:rsidTr="00C77D20">
        <w:trPr>
          <w:trHeight w:val="169"/>
          <w:ins w:id="7245" w:author="Στάθης Καπ" w:date="2023-02-02T17:05:00Z"/>
        </w:trPr>
        <w:tc>
          <w:tcPr>
            <w:tcW w:w="409" w:type="dxa"/>
            <w:vMerge/>
            <w:vAlign w:val="center"/>
          </w:tcPr>
          <w:p w14:paraId="3D386DF4" w14:textId="77777777" w:rsidR="00C3762F" w:rsidRPr="006E0881" w:rsidRDefault="00C3762F" w:rsidP="00AA2735">
            <w:pPr>
              <w:jc w:val="center"/>
              <w:rPr>
                <w:ins w:id="7246" w:author="Στάθης Καπ" w:date="2023-02-02T17:05:00Z"/>
                <w:sz w:val="18"/>
                <w:szCs w:val="18"/>
              </w:rPr>
            </w:pPr>
          </w:p>
        </w:tc>
        <w:tc>
          <w:tcPr>
            <w:tcW w:w="1703" w:type="dxa"/>
            <w:gridSpan w:val="3"/>
            <w:vAlign w:val="center"/>
          </w:tcPr>
          <w:p w14:paraId="38DF031B" w14:textId="77777777" w:rsidR="00C3762F" w:rsidRPr="00E00A0D" w:rsidRDefault="00C3762F" w:rsidP="00AA2735">
            <w:pPr>
              <w:jc w:val="center"/>
              <w:rPr>
                <w:ins w:id="7247" w:author="Στάθης Καπ" w:date="2023-02-02T17:05:00Z"/>
                <w:rFonts w:cstheme="minorHAnsi"/>
                <w:sz w:val="18"/>
                <w:szCs w:val="18"/>
              </w:rPr>
            </w:pPr>
            <w:ins w:id="7248" w:author="Στάθης Καπ" w:date="2023-02-02T17:05:00Z">
              <w:r w:rsidRPr="00E00A0D">
                <w:rPr>
                  <w:rFonts w:cstheme="minorHAnsi"/>
                  <w:sz w:val="18"/>
                  <w:szCs w:val="18"/>
                </w:rPr>
                <w:t>With memory</w:t>
              </w:r>
            </w:ins>
          </w:p>
        </w:tc>
        <w:tc>
          <w:tcPr>
            <w:tcW w:w="1499" w:type="dxa"/>
            <w:gridSpan w:val="3"/>
            <w:vAlign w:val="center"/>
          </w:tcPr>
          <w:p w14:paraId="5E86F800" w14:textId="77777777" w:rsidR="00C3762F" w:rsidRPr="00E00A0D" w:rsidRDefault="00C3762F" w:rsidP="00AA2735">
            <w:pPr>
              <w:jc w:val="center"/>
              <w:rPr>
                <w:ins w:id="7249" w:author="Στάθης Καπ" w:date="2023-02-02T17:05:00Z"/>
                <w:rFonts w:cstheme="minorHAnsi"/>
                <w:sz w:val="18"/>
                <w:szCs w:val="18"/>
              </w:rPr>
            </w:pPr>
            <w:ins w:id="7250" w:author="Στάθης Καπ" w:date="2023-02-02T17:05:00Z">
              <w:r w:rsidRPr="00E00A0D">
                <w:rPr>
                  <w:rFonts w:cstheme="minorHAnsi"/>
                  <w:sz w:val="18"/>
                  <w:szCs w:val="18"/>
                </w:rPr>
                <w:t>Without memory</w:t>
              </w:r>
            </w:ins>
          </w:p>
        </w:tc>
        <w:tc>
          <w:tcPr>
            <w:tcW w:w="1499" w:type="dxa"/>
            <w:gridSpan w:val="3"/>
            <w:vAlign w:val="center"/>
          </w:tcPr>
          <w:p w14:paraId="7AE505FE" w14:textId="77777777" w:rsidR="00C3762F" w:rsidRPr="00E00A0D" w:rsidRDefault="00C3762F" w:rsidP="00AA2735">
            <w:pPr>
              <w:jc w:val="center"/>
              <w:rPr>
                <w:ins w:id="7251" w:author="Στάθης Καπ" w:date="2023-02-02T17:05:00Z"/>
                <w:rFonts w:cstheme="minorHAnsi"/>
                <w:sz w:val="18"/>
                <w:szCs w:val="18"/>
              </w:rPr>
            </w:pPr>
            <w:ins w:id="7252" w:author="Στάθης Καπ" w:date="2023-02-02T17:05:00Z">
              <w:r w:rsidRPr="00E00A0D">
                <w:rPr>
                  <w:rFonts w:cstheme="minorHAnsi"/>
                  <w:sz w:val="18"/>
                  <w:szCs w:val="18"/>
                </w:rPr>
                <w:t>With memory</w:t>
              </w:r>
            </w:ins>
          </w:p>
        </w:tc>
        <w:tc>
          <w:tcPr>
            <w:tcW w:w="1499" w:type="dxa"/>
            <w:gridSpan w:val="3"/>
            <w:vAlign w:val="center"/>
          </w:tcPr>
          <w:p w14:paraId="3F23D3FD" w14:textId="77777777" w:rsidR="00C3762F" w:rsidRPr="00E00A0D" w:rsidRDefault="00C3762F" w:rsidP="00AA2735">
            <w:pPr>
              <w:jc w:val="center"/>
              <w:rPr>
                <w:ins w:id="7253" w:author="Στάθης Καπ" w:date="2023-02-02T17:05:00Z"/>
                <w:rFonts w:cstheme="minorHAnsi"/>
                <w:sz w:val="18"/>
                <w:szCs w:val="18"/>
              </w:rPr>
            </w:pPr>
            <w:ins w:id="7254" w:author="Στάθης Καπ" w:date="2023-02-02T17:05:00Z">
              <w:r w:rsidRPr="00E00A0D">
                <w:rPr>
                  <w:rFonts w:cstheme="minorHAnsi"/>
                  <w:sz w:val="18"/>
                  <w:szCs w:val="18"/>
                </w:rPr>
                <w:t>Without memory</w:t>
              </w:r>
            </w:ins>
          </w:p>
        </w:tc>
        <w:tc>
          <w:tcPr>
            <w:tcW w:w="1499" w:type="dxa"/>
            <w:gridSpan w:val="3"/>
            <w:vAlign w:val="center"/>
          </w:tcPr>
          <w:p w14:paraId="5C886E58" w14:textId="77777777" w:rsidR="00C3762F" w:rsidRPr="00E00A0D" w:rsidRDefault="00C3762F" w:rsidP="00AA2735">
            <w:pPr>
              <w:jc w:val="center"/>
              <w:rPr>
                <w:ins w:id="7255" w:author="Στάθης Καπ" w:date="2023-02-02T17:05:00Z"/>
                <w:rFonts w:cstheme="minorHAnsi"/>
                <w:sz w:val="18"/>
                <w:szCs w:val="18"/>
              </w:rPr>
            </w:pPr>
            <w:ins w:id="7256" w:author="Στάθης Καπ" w:date="2023-02-02T17:05:00Z">
              <w:r w:rsidRPr="00E00A0D">
                <w:rPr>
                  <w:rFonts w:cstheme="minorHAnsi"/>
                  <w:sz w:val="18"/>
                  <w:szCs w:val="18"/>
                </w:rPr>
                <w:t>With memory</w:t>
              </w:r>
            </w:ins>
          </w:p>
        </w:tc>
        <w:tc>
          <w:tcPr>
            <w:tcW w:w="1432" w:type="dxa"/>
            <w:gridSpan w:val="3"/>
            <w:vAlign w:val="center"/>
          </w:tcPr>
          <w:p w14:paraId="78FE1336" w14:textId="77777777" w:rsidR="00C3762F" w:rsidRPr="00E00A0D" w:rsidRDefault="00C3762F" w:rsidP="00AA2735">
            <w:pPr>
              <w:jc w:val="center"/>
              <w:rPr>
                <w:ins w:id="7257" w:author="Στάθης Καπ" w:date="2023-02-02T17:05:00Z"/>
                <w:rFonts w:cstheme="minorHAnsi"/>
                <w:sz w:val="18"/>
                <w:szCs w:val="18"/>
              </w:rPr>
            </w:pPr>
            <w:ins w:id="7258" w:author="Στάθης Καπ" w:date="2023-02-02T17:05:00Z">
              <w:r w:rsidRPr="00E00A0D">
                <w:rPr>
                  <w:rFonts w:cstheme="minorHAnsi"/>
                  <w:sz w:val="18"/>
                  <w:szCs w:val="18"/>
                </w:rPr>
                <w:t>Without memory</w:t>
              </w:r>
            </w:ins>
          </w:p>
        </w:tc>
      </w:tr>
      <w:tr w:rsidR="007E0EF2" w:rsidRPr="00AB438A" w14:paraId="144DE983" w14:textId="77777777" w:rsidTr="00C77D20">
        <w:trPr>
          <w:trHeight w:val="169"/>
          <w:ins w:id="7259" w:author="Στάθης Καπ" w:date="2023-02-02T17:05:00Z"/>
        </w:trPr>
        <w:tc>
          <w:tcPr>
            <w:tcW w:w="409" w:type="dxa"/>
            <w:vMerge/>
            <w:vAlign w:val="center"/>
          </w:tcPr>
          <w:p w14:paraId="52CC5B28" w14:textId="77777777" w:rsidR="00C3762F" w:rsidRPr="006E0881" w:rsidRDefault="00C3762F" w:rsidP="00AA2735">
            <w:pPr>
              <w:jc w:val="center"/>
              <w:rPr>
                <w:ins w:id="7260" w:author="Στάθης Καπ" w:date="2023-02-02T17:05:00Z"/>
                <w:sz w:val="18"/>
                <w:szCs w:val="18"/>
              </w:rPr>
            </w:pPr>
          </w:p>
        </w:tc>
        <w:tc>
          <w:tcPr>
            <w:tcW w:w="466" w:type="dxa"/>
            <w:vAlign w:val="center"/>
          </w:tcPr>
          <w:p w14:paraId="04D1F709" w14:textId="77777777" w:rsidR="00C3762F" w:rsidRPr="00E00A0D" w:rsidRDefault="00C3762F" w:rsidP="00AA2735">
            <w:pPr>
              <w:jc w:val="center"/>
              <w:rPr>
                <w:ins w:id="7261" w:author="Στάθης Καπ" w:date="2023-02-02T17:05:00Z"/>
                <w:rFonts w:cstheme="minorHAnsi"/>
                <w:sz w:val="18"/>
                <w:szCs w:val="18"/>
              </w:rPr>
            </w:pPr>
            <w:ins w:id="7262" w:author="Στάθης Καπ" w:date="2023-02-02T17:05:00Z">
              <w:r w:rsidRPr="00E00A0D">
                <w:rPr>
                  <w:rFonts w:cstheme="minorHAnsi"/>
                  <w:sz w:val="18"/>
                  <w:szCs w:val="18"/>
                </w:rPr>
                <w:t>score</w:t>
              </w:r>
            </w:ins>
          </w:p>
        </w:tc>
        <w:tc>
          <w:tcPr>
            <w:tcW w:w="799" w:type="dxa"/>
            <w:vAlign w:val="center"/>
          </w:tcPr>
          <w:p w14:paraId="05FEBE29" w14:textId="77777777" w:rsidR="00C3762F" w:rsidRPr="00E00A0D" w:rsidRDefault="00C3762F" w:rsidP="00AA2735">
            <w:pPr>
              <w:jc w:val="center"/>
              <w:rPr>
                <w:ins w:id="7263" w:author="Στάθης Καπ" w:date="2023-02-02T17:05:00Z"/>
                <w:rFonts w:cstheme="minorHAnsi"/>
                <w:sz w:val="18"/>
                <w:szCs w:val="18"/>
              </w:rPr>
            </w:pPr>
            <w:ins w:id="7264" w:author="Στάθης Καπ" w:date="2023-02-02T17:05:00Z">
              <w:r w:rsidRPr="00E00A0D">
                <w:rPr>
                  <w:rFonts w:cstheme="minorHAnsi"/>
                  <w:sz w:val="18"/>
                  <w:szCs w:val="18"/>
                </w:rPr>
                <w:t>CPU(s)</w:t>
              </w:r>
            </w:ins>
          </w:p>
        </w:tc>
        <w:tc>
          <w:tcPr>
            <w:tcW w:w="438" w:type="dxa"/>
            <w:vAlign w:val="center"/>
          </w:tcPr>
          <w:p w14:paraId="18D1CC9D" w14:textId="77777777" w:rsidR="00C3762F" w:rsidRPr="00E00A0D" w:rsidRDefault="00C3762F" w:rsidP="00AA2735">
            <w:pPr>
              <w:jc w:val="center"/>
              <w:rPr>
                <w:ins w:id="7265" w:author="Στάθης Καπ" w:date="2023-02-02T17:05:00Z"/>
                <w:rFonts w:cstheme="minorHAnsi"/>
                <w:sz w:val="18"/>
                <w:szCs w:val="18"/>
              </w:rPr>
            </w:pPr>
            <w:ins w:id="7266" w:author="Στάθης Καπ" w:date="2023-02-02T17:05:00Z">
              <w:r w:rsidRPr="00E00A0D">
                <w:rPr>
                  <w:rFonts w:cstheme="minorHAnsi"/>
                  <w:sz w:val="18"/>
                  <w:szCs w:val="18"/>
                </w:rPr>
                <w:t>visits</w:t>
              </w:r>
            </w:ins>
          </w:p>
        </w:tc>
        <w:tc>
          <w:tcPr>
            <w:tcW w:w="503" w:type="dxa"/>
            <w:vAlign w:val="center"/>
          </w:tcPr>
          <w:p w14:paraId="43A372D5" w14:textId="77777777" w:rsidR="00C3762F" w:rsidRPr="00E00A0D" w:rsidRDefault="00C3762F" w:rsidP="00AA2735">
            <w:pPr>
              <w:jc w:val="center"/>
              <w:rPr>
                <w:ins w:id="7267" w:author="Στάθης Καπ" w:date="2023-02-02T17:05:00Z"/>
                <w:rFonts w:cstheme="minorHAnsi"/>
                <w:sz w:val="18"/>
                <w:szCs w:val="18"/>
              </w:rPr>
            </w:pPr>
            <w:ins w:id="7268" w:author="Στάθης Καπ" w:date="2023-02-02T17:05:00Z">
              <w:r w:rsidRPr="00E00A0D">
                <w:rPr>
                  <w:rFonts w:cstheme="minorHAnsi"/>
                  <w:sz w:val="18"/>
                  <w:szCs w:val="18"/>
                </w:rPr>
                <w:t>score</w:t>
              </w:r>
            </w:ins>
          </w:p>
        </w:tc>
        <w:tc>
          <w:tcPr>
            <w:tcW w:w="558" w:type="dxa"/>
            <w:vAlign w:val="center"/>
          </w:tcPr>
          <w:p w14:paraId="70794060" w14:textId="77777777" w:rsidR="00C3762F" w:rsidRPr="00E00A0D" w:rsidRDefault="00C3762F" w:rsidP="00AA2735">
            <w:pPr>
              <w:jc w:val="center"/>
              <w:rPr>
                <w:ins w:id="7269" w:author="Στάθης Καπ" w:date="2023-02-02T17:05:00Z"/>
                <w:rFonts w:cstheme="minorHAnsi"/>
                <w:sz w:val="18"/>
                <w:szCs w:val="18"/>
              </w:rPr>
            </w:pPr>
            <w:ins w:id="7270" w:author="Στάθης Καπ" w:date="2023-02-02T17:05:00Z">
              <w:r w:rsidRPr="00E00A0D">
                <w:rPr>
                  <w:rFonts w:cstheme="minorHAnsi"/>
                  <w:sz w:val="18"/>
                  <w:szCs w:val="18"/>
                </w:rPr>
                <w:t>CPU(s)</w:t>
              </w:r>
            </w:ins>
          </w:p>
        </w:tc>
        <w:tc>
          <w:tcPr>
            <w:tcW w:w="438" w:type="dxa"/>
            <w:vAlign w:val="center"/>
          </w:tcPr>
          <w:p w14:paraId="76A78B66" w14:textId="77777777" w:rsidR="00C3762F" w:rsidRPr="00E00A0D" w:rsidRDefault="00C3762F" w:rsidP="00AA2735">
            <w:pPr>
              <w:jc w:val="center"/>
              <w:rPr>
                <w:ins w:id="7271" w:author="Στάθης Καπ" w:date="2023-02-02T17:05:00Z"/>
                <w:rFonts w:cstheme="minorHAnsi"/>
                <w:sz w:val="18"/>
                <w:szCs w:val="18"/>
              </w:rPr>
            </w:pPr>
            <w:ins w:id="7272" w:author="Στάθης Καπ" w:date="2023-02-02T17:05:00Z">
              <w:r w:rsidRPr="00E00A0D">
                <w:rPr>
                  <w:rFonts w:cstheme="minorHAnsi"/>
                  <w:sz w:val="18"/>
                  <w:szCs w:val="18"/>
                </w:rPr>
                <w:t>visits</w:t>
              </w:r>
            </w:ins>
          </w:p>
        </w:tc>
        <w:tc>
          <w:tcPr>
            <w:tcW w:w="503" w:type="dxa"/>
            <w:vAlign w:val="center"/>
          </w:tcPr>
          <w:p w14:paraId="149BB0E2" w14:textId="77777777" w:rsidR="00C3762F" w:rsidRPr="00E00A0D" w:rsidRDefault="00C3762F" w:rsidP="00AA2735">
            <w:pPr>
              <w:jc w:val="center"/>
              <w:rPr>
                <w:ins w:id="7273" w:author="Στάθης Καπ" w:date="2023-02-02T17:05:00Z"/>
                <w:rFonts w:cstheme="minorHAnsi"/>
                <w:sz w:val="18"/>
                <w:szCs w:val="18"/>
              </w:rPr>
            </w:pPr>
            <w:ins w:id="7274" w:author="Στάθης Καπ" w:date="2023-02-02T17:05:00Z">
              <w:r w:rsidRPr="00E00A0D">
                <w:rPr>
                  <w:rFonts w:cstheme="minorHAnsi"/>
                  <w:sz w:val="18"/>
                  <w:szCs w:val="18"/>
                </w:rPr>
                <w:t>score</w:t>
              </w:r>
            </w:ins>
          </w:p>
        </w:tc>
        <w:tc>
          <w:tcPr>
            <w:tcW w:w="558" w:type="dxa"/>
            <w:vAlign w:val="center"/>
          </w:tcPr>
          <w:p w14:paraId="33DD8613" w14:textId="77777777" w:rsidR="00C3762F" w:rsidRPr="00E00A0D" w:rsidRDefault="00C3762F" w:rsidP="00AA2735">
            <w:pPr>
              <w:jc w:val="center"/>
              <w:rPr>
                <w:ins w:id="7275" w:author="Στάθης Καπ" w:date="2023-02-02T17:05:00Z"/>
                <w:rFonts w:cstheme="minorHAnsi"/>
                <w:sz w:val="18"/>
                <w:szCs w:val="18"/>
              </w:rPr>
            </w:pPr>
            <w:ins w:id="7276" w:author="Στάθης Καπ" w:date="2023-02-02T17:05:00Z">
              <w:r w:rsidRPr="00E00A0D">
                <w:rPr>
                  <w:rFonts w:cstheme="minorHAnsi"/>
                  <w:sz w:val="18"/>
                  <w:szCs w:val="18"/>
                </w:rPr>
                <w:t>CPU(s)</w:t>
              </w:r>
            </w:ins>
          </w:p>
        </w:tc>
        <w:tc>
          <w:tcPr>
            <w:tcW w:w="438" w:type="dxa"/>
            <w:vAlign w:val="center"/>
          </w:tcPr>
          <w:p w14:paraId="546D54AD" w14:textId="77777777" w:rsidR="00C3762F" w:rsidRPr="00E00A0D" w:rsidRDefault="00C3762F" w:rsidP="00AA2735">
            <w:pPr>
              <w:jc w:val="center"/>
              <w:rPr>
                <w:ins w:id="7277" w:author="Στάθης Καπ" w:date="2023-02-02T17:05:00Z"/>
                <w:rFonts w:cstheme="minorHAnsi"/>
                <w:sz w:val="18"/>
                <w:szCs w:val="18"/>
              </w:rPr>
            </w:pPr>
            <w:ins w:id="7278" w:author="Στάθης Καπ" w:date="2023-02-02T17:05:00Z">
              <w:r w:rsidRPr="00E00A0D">
                <w:rPr>
                  <w:rFonts w:cstheme="minorHAnsi"/>
                  <w:sz w:val="18"/>
                  <w:szCs w:val="18"/>
                </w:rPr>
                <w:t>visits</w:t>
              </w:r>
            </w:ins>
          </w:p>
        </w:tc>
        <w:tc>
          <w:tcPr>
            <w:tcW w:w="503" w:type="dxa"/>
            <w:vAlign w:val="center"/>
          </w:tcPr>
          <w:p w14:paraId="01565F85" w14:textId="77777777" w:rsidR="00C3762F" w:rsidRPr="00E00A0D" w:rsidRDefault="00C3762F" w:rsidP="00AA2735">
            <w:pPr>
              <w:jc w:val="center"/>
              <w:rPr>
                <w:ins w:id="7279" w:author="Στάθης Καπ" w:date="2023-02-02T17:05:00Z"/>
                <w:rFonts w:cstheme="minorHAnsi"/>
                <w:sz w:val="18"/>
                <w:szCs w:val="18"/>
              </w:rPr>
            </w:pPr>
            <w:ins w:id="7280" w:author="Στάθης Καπ" w:date="2023-02-02T17:05:00Z">
              <w:r w:rsidRPr="00E00A0D">
                <w:rPr>
                  <w:rFonts w:cstheme="minorHAnsi"/>
                  <w:sz w:val="18"/>
                  <w:szCs w:val="18"/>
                </w:rPr>
                <w:t>score</w:t>
              </w:r>
            </w:ins>
          </w:p>
        </w:tc>
        <w:tc>
          <w:tcPr>
            <w:tcW w:w="558" w:type="dxa"/>
            <w:vAlign w:val="center"/>
          </w:tcPr>
          <w:p w14:paraId="699B2FA8" w14:textId="77777777" w:rsidR="00C3762F" w:rsidRPr="00E00A0D" w:rsidRDefault="00C3762F" w:rsidP="00AA2735">
            <w:pPr>
              <w:jc w:val="center"/>
              <w:rPr>
                <w:ins w:id="7281" w:author="Στάθης Καπ" w:date="2023-02-02T17:05:00Z"/>
                <w:rFonts w:cstheme="minorHAnsi"/>
                <w:sz w:val="18"/>
                <w:szCs w:val="18"/>
              </w:rPr>
            </w:pPr>
            <w:ins w:id="7282" w:author="Στάθης Καπ" w:date="2023-02-02T17:05:00Z">
              <w:r w:rsidRPr="00E00A0D">
                <w:rPr>
                  <w:rFonts w:cstheme="minorHAnsi"/>
                  <w:sz w:val="18"/>
                  <w:szCs w:val="18"/>
                </w:rPr>
                <w:t>CPU(s)</w:t>
              </w:r>
            </w:ins>
          </w:p>
        </w:tc>
        <w:tc>
          <w:tcPr>
            <w:tcW w:w="438" w:type="dxa"/>
            <w:vAlign w:val="center"/>
          </w:tcPr>
          <w:p w14:paraId="01801EAC" w14:textId="77777777" w:rsidR="00C3762F" w:rsidRPr="00E00A0D" w:rsidRDefault="00C3762F" w:rsidP="00AA2735">
            <w:pPr>
              <w:jc w:val="center"/>
              <w:rPr>
                <w:ins w:id="7283" w:author="Στάθης Καπ" w:date="2023-02-02T17:05:00Z"/>
                <w:rFonts w:cstheme="minorHAnsi"/>
                <w:sz w:val="18"/>
                <w:szCs w:val="18"/>
              </w:rPr>
            </w:pPr>
            <w:ins w:id="7284" w:author="Στάθης Καπ" w:date="2023-02-02T17:05:00Z">
              <w:r w:rsidRPr="00E00A0D">
                <w:rPr>
                  <w:rFonts w:cstheme="minorHAnsi"/>
                  <w:sz w:val="18"/>
                  <w:szCs w:val="18"/>
                </w:rPr>
                <w:t>visits</w:t>
              </w:r>
            </w:ins>
          </w:p>
        </w:tc>
        <w:tc>
          <w:tcPr>
            <w:tcW w:w="503" w:type="dxa"/>
            <w:vAlign w:val="center"/>
          </w:tcPr>
          <w:p w14:paraId="2B2554DF" w14:textId="77777777" w:rsidR="00C3762F" w:rsidRPr="00E00A0D" w:rsidRDefault="00C3762F" w:rsidP="00AA2735">
            <w:pPr>
              <w:jc w:val="center"/>
              <w:rPr>
                <w:ins w:id="7285" w:author="Στάθης Καπ" w:date="2023-02-02T17:05:00Z"/>
                <w:rFonts w:cstheme="minorHAnsi"/>
                <w:sz w:val="18"/>
                <w:szCs w:val="18"/>
              </w:rPr>
            </w:pPr>
            <w:ins w:id="7286" w:author="Στάθης Καπ" w:date="2023-02-02T17:05:00Z">
              <w:r w:rsidRPr="00E00A0D">
                <w:rPr>
                  <w:rFonts w:cstheme="minorHAnsi"/>
                  <w:sz w:val="18"/>
                  <w:szCs w:val="18"/>
                </w:rPr>
                <w:t>score</w:t>
              </w:r>
            </w:ins>
          </w:p>
        </w:tc>
        <w:tc>
          <w:tcPr>
            <w:tcW w:w="558" w:type="dxa"/>
            <w:vAlign w:val="center"/>
          </w:tcPr>
          <w:p w14:paraId="5235C52E" w14:textId="77777777" w:rsidR="00C3762F" w:rsidRPr="00E00A0D" w:rsidRDefault="00C3762F" w:rsidP="00AA2735">
            <w:pPr>
              <w:jc w:val="center"/>
              <w:rPr>
                <w:ins w:id="7287" w:author="Στάθης Καπ" w:date="2023-02-02T17:05:00Z"/>
                <w:rFonts w:cstheme="minorHAnsi"/>
                <w:sz w:val="18"/>
                <w:szCs w:val="18"/>
              </w:rPr>
            </w:pPr>
            <w:ins w:id="7288" w:author="Στάθης Καπ" w:date="2023-02-02T17:05:00Z">
              <w:r w:rsidRPr="00E00A0D">
                <w:rPr>
                  <w:rFonts w:cstheme="minorHAnsi"/>
                  <w:sz w:val="18"/>
                  <w:szCs w:val="18"/>
                </w:rPr>
                <w:t>CPU(s)</w:t>
              </w:r>
            </w:ins>
          </w:p>
        </w:tc>
        <w:tc>
          <w:tcPr>
            <w:tcW w:w="438" w:type="dxa"/>
            <w:vAlign w:val="center"/>
          </w:tcPr>
          <w:p w14:paraId="73DA56B4" w14:textId="77777777" w:rsidR="00C3762F" w:rsidRPr="00E00A0D" w:rsidRDefault="00C3762F" w:rsidP="00AA2735">
            <w:pPr>
              <w:jc w:val="center"/>
              <w:rPr>
                <w:ins w:id="7289" w:author="Στάθης Καπ" w:date="2023-02-02T17:05:00Z"/>
                <w:rFonts w:cstheme="minorHAnsi"/>
                <w:sz w:val="18"/>
                <w:szCs w:val="18"/>
              </w:rPr>
            </w:pPr>
            <w:ins w:id="7290" w:author="Στάθης Καπ" w:date="2023-02-02T17:05:00Z">
              <w:r w:rsidRPr="00E00A0D">
                <w:rPr>
                  <w:rFonts w:cstheme="minorHAnsi"/>
                  <w:sz w:val="18"/>
                  <w:szCs w:val="18"/>
                </w:rPr>
                <w:t>visits</w:t>
              </w:r>
            </w:ins>
          </w:p>
        </w:tc>
        <w:tc>
          <w:tcPr>
            <w:tcW w:w="456" w:type="dxa"/>
            <w:vAlign w:val="center"/>
          </w:tcPr>
          <w:p w14:paraId="1A3D2995" w14:textId="77777777" w:rsidR="00C3762F" w:rsidRPr="00E00A0D" w:rsidRDefault="00C3762F" w:rsidP="00AA2735">
            <w:pPr>
              <w:jc w:val="center"/>
              <w:rPr>
                <w:ins w:id="7291" w:author="Στάθης Καπ" w:date="2023-02-02T17:05:00Z"/>
                <w:rFonts w:cstheme="minorHAnsi"/>
                <w:sz w:val="18"/>
                <w:szCs w:val="18"/>
              </w:rPr>
            </w:pPr>
            <w:ins w:id="7292" w:author="Στάθης Καπ" w:date="2023-02-02T17:05:00Z">
              <w:r w:rsidRPr="00E00A0D">
                <w:rPr>
                  <w:rFonts w:cstheme="minorHAnsi"/>
                  <w:sz w:val="18"/>
                  <w:szCs w:val="18"/>
                </w:rPr>
                <w:t>score</w:t>
              </w:r>
            </w:ins>
          </w:p>
        </w:tc>
        <w:tc>
          <w:tcPr>
            <w:tcW w:w="548" w:type="dxa"/>
            <w:vAlign w:val="center"/>
          </w:tcPr>
          <w:p w14:paraId="37710C13" w14:textId="77777777" w:rsidR="00C3762F" w:rsidRPr="00E00A0D" w:rsidRDefault="00C3762F" w:rsidP="00AA2735">
            <w:pPr>
              <w:jc w:val="center"/>
              <w:rPr>
                <w:ins w:id="7293" w:author="Στάθης Καπ" w:date="2023-02-02T17:05:00Z"/>
                <w:rFonts w:cstheme="minorHAnsi"/>
                <w:sz w:val="18"/>
                <w:szCs w:val="18"/>
              </w:rPr>
            </w:pPr>
            <w:ins w:id="7294" w:author="Στάθης Καπ" w:date="2023-02-02T17:05:00Z">
              <w:r w:rsidRPr="00E00A0D">
                <w:rPr>
                  <w:rFonts w:cstheme="minorHAnsi"/>
                  <w:sz w:val="18"/>
                  <w:szCs w:val="18"/>
                </w:rPr>
                <w:t>CPU(s)</w:t>
              </w:r>
            </w:ins>
          </w:p>
        </w:tc>
        <w:tc>
          <w:tcPr>
            <w:tcW w:w="428" w:type="dxa"/>
            <w:vAlign w:val="center"/>
          </w:tcPr>
          <w:p w14:paraId="06E911AB" w14:textId="77777777" w:rsidR="00C3762F" w:rsidRPr="00E00A0D" w:rsidRDefault="00C3762F" w:rsidP="00AA2735">
            <w:pPr>
              <w:jc w:val="center"/>
              <w:rPr>
                <w:ins w:id="7295" w:author="Στάθης Καπ" w:date="2023-02-02T17:05:00Z"/>
                <w:rFonts w:cstheme="minorHAnsi"/>
                <w:sz w:val="18"/>
                <w:szCs w:val="18"/>
              </w:rPr>
            </w:pPr>
            <w:ins w:id="7296" w:author="Στάθης Καπ" w:date="2023-02-02T17:05:00Z">
              <w:r w:rsidRPr="00E00A0D">
                <w:rPr>
                  <w:rFonts w:cstheme="minorHAnsi"/>
                  <w:sz w:val="18"/>
                  <w:szCs w:val="18"/>
                </w:rPr>
                <w:t>visits</w:t>
              </w:r>
            </w:ins>
          </w:p>
        </w:tc>
      </w:tr>
      <w:tr w:rsidR="00C77D20" w:rsidRPr="00AB438A" w14:paraId="28BFA402" w14:textId="77777777" w:rsidTr="00C77D20">
        <w:trPr>
          <w:trHeight w:val="247"/>
          <w:ins w:id="7297" w:author="Στάθης Καπ" w:date="2023-02-02T17:05:00Z"/>
        </w:trPr>
        <w:tc>
          <w:tcPr>
            <w:tcW w:w="409" w:type="dxa"/>
            <w:vAlign w:val="center"/>
          </w:tcPr>
          <w:p w14:paraId="552F87CA" w14:textId="77777777" w:rsidR="00C77D20" w:rsidRPr="006E0881" w:rsidRDefault="00C77D20" w:rsidP="00C77D20">
            <w:pPr>
              <w:jc w:val="center"/>
              <w:rPr>
                <w:ins w:id="7298" w:author="Στάθης Καπ" w:date="2023-02-02T17:05:00Z"/>
                <w:sz w:val="18"/>
                <w:szCs w:val="18"/>
              </w:rPr>
            </w:pPr>
            <w:ins w:id="7299" w:author="Στάθης Καπ" w:date="2023-02-02T17:05:00Z">
              <w:r>
                <w:rPr>
                  <w:sz w:val="18"/>
                  <w:szCs w:val="18"/>
                </w:rPr>
                <w:t>Pr01</w:t>
              </w:r>
            </w:ins>
          </w:p>
        </w:tc>
        <w:tc>
          <w:tcPr>
            <w:tcW w:w="466" w:type="dxa"/>
          </w:tcPr>
          <w:p w14:paraId="1B792D39" w14:textId="1F17419C" w:rsidR="00C77D20" w:rsidRPr="006F307C" w:rsidRDefault="00C77D20" w:rsidP="00C77D20">
            <w:pPr>
              <w:jc w:val="center"/>
              <w:rPr>
                <w:ins w:id="7300" w:author="Στάθης Καπ" w:date="2023-02-02T17:05:00Z"/>
                <w:rFonts w:cstheme="minorHAnsi"/>
                <w:sz w:val="18"/>
                <w:szCs w:val="18"/>
              </w:rPr>
            </w:pPr>
            <w:ins w:id="7301" w:author="Στάθης Καπ" w:date="2023-02-02T17:09:00Z">
              <w:r w:rsidRPr="006F307C">
                <w:rPr>
                  <w:rFonts w:cstheme="minorHAnsi"/>
                  <w:sz w:val="18"/>
                  <w:szCs w:val="18"/>
                  <w:rPrChange w:id="7302" w:author="Στάθης Καπ" w:date="2023-02-02T17:25:00Z">
                    <w:rPr/>
                  </w:rPrChange>
                </w:rPr>
                <w:t>606</w:t>
              </w:r>
            </w:ins>
          </w:p>
        </w:tc>
        <w:tc>
          <w:tcPr>
            <w:tcW w:w="799" w:type="dxa"/>
          </w:tcPr>
          <w:p w14:paraId="12C89935" w14:textId="5A3CC022" w:rsidR="00C77D20" w:rsidRPr="006F307C" w:rsidRDefault="00C77D20" w:rsidP="00C77D20">
            <w:pPr>
              <w:jc w:val="center"/>
              <w:rPr>
                <w:ins w:id="7303" w:author="Στάθης Καπ" w:date="2023-02-02T17:05:00Z"/>
                <w:rFonts w:cstheme="minorHAnsi"/>
                <w:sz w:val="18"/>
                <w:szCs w:val="18"/>
              </w:rPr>
            </w:pPr>
            <w:ins w:id="7304" w:author="Στάθης Καπ" w:date="2023-02-02T17:09:00Z">
              <w:r w:rsidRPr="006F307C">
                <w:rPr>
                  <w:rFonts w:cstheme="minorHAnsi"/>
                  <w:sz w:val="18"/>
                  <w:szCs w:val="18"/>
                  <w:rPrChange w:id="7305" w:author="Στάθης Καπ" w:date="2023-02-02T17:25:00Z">
                    <w:rPr/>
                  </w:rPrChange>
                </w:rPr>
                <w:t>0.053</w:t>
              </w:r>
            </w:ins>
          </w:p>
        </w:tc>
        <w:tc>
          <w:tcPr>
            <w:tcW w:w="438" w:type="dxa"/>
          </w:tcPr>
          <w:p w14:paraId="34AA5441" w14:textId="67A3B69C" w:rsidR="00C77D20" w:rsidRPr="006F307C" w:rsidRDefault="00C77D20" w:rsidP="00C77D20">
            <w:pPr>
              <w:jc w:val="center"/>
              <w:rPr>
                <w:ins w:id="7306" w:author="Στάθης Καπ" w:date="2023-02-02T17:05:00Z"/>
                <w:rFonts w:cstheme="minorHAnsi"/>
                <w:sz w:val="18"/>
                <w:szCs w:val="18"/>
              </w:rPr>
            </w:pPr>
            <w:ins w:id="7307" w:author="Στάθης Καπ" w:date="2023-02-02T17:09:00Z">
              <w:r w:rsidRPr="006F307C">
                <w:rPr>
                  <w:rFonts w:cstheme="minorHAnsi"/>
                  <w:sz w:val="18"/>
                  <w:szCs w:val="18"/>
                  <w:rPrChange w:id="7308" w:author="Στάθης Καπ" w:date="2023-02-02T17:25:00Z">
                    <w:rPr/>
                  </w:rPrChange>
                </w:rPr>
                <w:t>46</w:t>
              </w:r>
            </w:ins>
          </w:p>
        </w:tc>
        <w:tc>
          <w:tcPr>
            <w:tcW w:w="503" w:type="dxa"/>
          </w:tcPr>
          <w:p w14:paraId="056F1ED4" w14:textId="2B1D391C" w:rsidR="00C77D20" w:rsidRPr="006F307C" w:rsidRDefault="00C77D20" w:rsidP="00C77D20">
            <w:pPr>
              <w:jc w:val="center"/>
              <w:rPr>
                <w:ins w:id="7309" w:author="Στάθης Καπ" w:date="2023-02-02T17:05:00Z"/>
                <w:rFonts w:cstheme="minorHAnsi"/>
                <w:sz w:val="18"/>
                <w:szCs w:val="18"/>
              </w:rPr>
            </w:pPr>
            <w:ins w:id="7310" w:author="Στάθης Καπ" w:date="2023-02-02T17:22:00Z">
              <w:r w:rsidRPr="006F307C">
                <w:rPr>
                  <w:rFonts w:cstheme="minorHAnsi"/>
                  <w:sz w:val="18"/>
                  <w:szCs w:val="18"/>
                  <w:rPrChange w:id="7311" w:author="Στάθης Καπ" w:date="2023-02-02T17:25:00Z">
                    <w:rPr/>
                  </w:rPrChange>
                </w:rPr>
                <w:t>596</w:t>
              </w:r>
            </w:ins>
          </w:p>
        </w:tc>
        <w:tc>
          <w:tcPr>
            <w:tcW w:w="558" w:type="dxa"/>
          </w:tcPr>
          <w:p w14:paraId="12FE5CFF" w14:textId="1B24B45A" w:rsidR="00C77D20" w:rsidRPr="006F307C" w:rsidRDefault="00C77D20" w:rsidP="00C77D20">
            <w:pPr>
              <w:jc w:val="center"/>
              <w:rPr>
                <w:ins w:id="7312" w:author="Στάθης Καπ" w:date="2023-02-02T17:05:00Z"/>
                <w:rFonts w:cstheme="minorHAnsi"/>
                <w:sz w:val="18"/>
                <w:szCs w:val="18"/>
              </w:rPr>
            </w:pPr>
            <w:ins w:id="7313" w:author="Στάθης Καπ" w:date="2023-02-02T17:22:00Z">
              <w:r w:rsidRPr="006F307C">
                <w:rPr>
                  <w:rFonts w:cstheme="minorHAnsi"/>
                  <w:sz w:val="18"/>
                  <w:szCs w:val="18"/>
                  <w:rPrChange w:id="7314" w:author="Στάθης Καπ" w:date="2023-02-02T17:25:00Z">
                    <w:rPr/>
                  </w:rPrChange>
                </w:rPr>
                <w:t>0.061</w:t>
              </w:r>
            </w:ins>
          </w:p>
        </w:tc>
        <w:tc>
          <w:tcPr>
            <w:tcW w:w="438" w:type="dxa"/>
          </w:tcPr>
          <w:p w14:paraId="43425C08" w14:textId="6A27979E" w:rsidR="00C77D20" w:rsidRPr="006F307C" w:rsidRDefault="00C77D20" w:rsidP="00C77D20">
            <w:pPr>
              <w:jc w:val="center"/>
              <w:rPr>
                <w:ins w:id="7315" w:author="Στάθης Καπ" w:date="2023-02-02T17:05:00Z"/>
                <w:rFonts w:cstheme="minorHAnsi"/>
                <w:sz w:val="18"/>
                <w:szCs w:val="18"/>
              </w:rPr>
            </w:pPr>
            <w:ins w:id="7316" w:author="Στάθης Καπ" w:date="2023-02-02T17:22:00Z">
              <w:r w:rsidRPr="006F307C">
                <w:rPr>
                  <w:rFonts w:cstheme="minorHAnsi"/>
                  <w:sz w:val="18"/>
                  <w:szCs w:val="18"/>
                  <w:rPrChange w:id="7317" w:author="Στάθης Καπ" w:date="2023-02-02T17:25:00Z">
                    <w:rPr/>
                  </w:rPrChange>
                </w:rPr>
                <w:t>45</w:t>
              </w:r>
            </w:ins>
          </w:p>
        </w:tc>
        <w:tc>
          <w:tcPr>
            <w:tcW w:w="503" w:type="dxa"/>
          </w:tcPr>
          <w:p w14:paraId="63D17DFD" w14:textId="400FA360" w:rsidR="00C77D20" w:rsidRPr="006F307C" w:rsidRDefault="00C77D20" w:rsidP="00C77D20">
            <w:pPr>
              <w:jc w:val="center"/>
              <w:rPr>
                <w:ins w:id="7318" w:author="Στάθης Καπ" w:date="2023-02-02T17:05:00Z"/>
                <w:rFonts w:cstheme="minorHAnsi"/>
                <w:sz w:val="18"/>
                <w:szCs w:val="18"/>
              </w:rPr>
            </w:pPr>
            <w:ins w:id="7319" w:author="Στάθης Καπ" w:date="2023-02-02T17:11:00Z">
              <w:r w:rsidRPr="006F307C">
                <w:rPr>
                  <w:rFonts w:cstheme="minorHAnsi"/>
                  <w:sz w:val="18"/>
                  <w:szCs w:val="18"/>
                  <w:rPrChange w:id="7320" w:author="Στάθης Καπ" w:date="2023-02-02T17:25:00Z">
                    <w:rPr/>
                  </w:rPrChange>
                </w:rPr>
                <w:t>569</w:t>
              </w:r>
            </w:ins>
          </w:p>
        </w:tc>
        <w:tc>
          <w:tcPr>
            <w:tcW w:w="558" w:type="dxa"/>
          </w:tcPr>
          <w:p w14:paraId="76DB4001" w14:textId="32FB6D92" w:rsidR="00C77D20" w:rsidRPr="006F307C" w:rsidRDefault="00C77D20" w:rsidP="00C77D20">
            <w:pPr>
              <w:jc w:val="center"/>
              <w:rPr>
                <w:ins w:id="7321" w:author="Στάθης Καπ" w:date="2023-02-02T17:05:00Z"/>
                <w:rFonts w:cstheme="minorHAnsi"/>
                <w:sz w:val="18"/>
                <w:szCs w:val="18"/>
              </w:rPr>
            </w:pPr>
            <w:ins w:id="7322" w:author="Στάθης Καπ" w:date="2023-02-02T17:11:00Z">
              <w:r w:rsidRPr="006F307C">
                <w:rPr>
                  <w:rFonts w:cstheme="minorHAnsi"/>
                  <w:sz w:val="18"/>
                  <w:szCs w:val="18"/>
                  <w:rPrChange w:id="7323" w:author="Στάθης Καπ" w:date="2023-02-02T17:25:00Z">
                    <w:rPr/>
                  </w:rPrChange>
                </w:rPr>
                <w:t>0.075</w:t>
              </w:r>
            </w:ins>
          </w:p>
        </w:tc>
        <w:tc>
          <w:tcPr>
            <w:tcW w:w="438" w:type="dxa"/>
          </w:tcPr>
          <w:p w14:paraId="5433522F" w14:textId="72A74FC1" w:rsidR="00C77D20" w:rsidRPr="006F307C" w:rsidRDefault="00C77D20" w:rsidP="00C77D20">
            <w:pPr>
              <w:jc w:val="center"/>
              <w:rPr>
                <w:ins w:id="7324" w:author="Στάθης Καπ" w:date="2023-02-02T17:05:00Z"/>
                <w:rFonts w:cstheme="minorHAnsi"/>
                <w:sz w:val="18"/>
                <w:szCs w:val="18"/>
              </w:rPr>
            </w:pPr>
            <w:ins w:id="7325" w:author="Στάθης Καπ" w:date="2023-02-02T17:11:00Z">
              <w:r w:rsidRPr="006F307C">
                <w:rPr>
                  <w:rFonts w:cstheme="minorHAnsi"/>
                  <w:sz w:val="18"/>
                  <w:szCs w:val="18"/>
                  <w:rPrChange w:id="7326" w:author="Στάθης Καπ" w:date="2023-02-02T17:25:00Z">
                    <w:rPr/>
                  </w:rPrChange>
                </w:rPr>
                <w:t>43</w:t>
              </w:r>
            </w:ins>
          </w:p>
        </w:tc>
        <w:tc>
          <w:tcPr>
            <w:tcW w:w="503" w:type="dxa"/>
          </w:tcPr>
          <w:p w14:paraId="4FE4BD99" w14:textId="0FC9CA01" w:rsidR="00C77D20" w:rsidRPr="006F307C" w:rsidRDefault="00C77D20" w:rsidP="00C77D20">
            <w:pPr>
              <w:jc w:val="center"/>
              <w:rPr>
                <w:ins w:id="7327" w:author="Στάθης Καπ" w:date="2023-02-02T17:05:00Z"/>
                <w:rFonts w:cstheme="minorHAnsi"/>
                <w:sz w:val="18"/>
                <w:szCs w:val="18"/>
              </w:rPr>
            </w:pPr>
            <w:ins w:id="7328" w:author="Στάθης Καπ" w:date="2023-02-02T17:23:00Z">
              <w:r w:rsidRPr="006F307C">
                <w:rPr>
                  <w:rFonts w:cstheme="minorHAnsi"/>
                  <w:sz w:val="18"/>
                  <w:szCs w:val="18"/>
                  <w:rPrChange w:id="7329" w:author="Στάθης Καπ" w:date="2023-02-02T17:25:00Z">
                    <w:rPr/>
                  </w:rPrChange>
                </w:rPr>
                <w:t>551</w:t>
              </w:r>
            </w:ins>
          </w:p>
        </w:tc>
        <w:tc>
          <w:tcPr>
            <w:tcW w:w="558" w:type="dxa"/>
          </w:tcPr>
          <w:p w14:paraId="154A7F56" w14:textId="4B5736AB" w:rsidR="00C77D20" w:rsidRPr="006F307C" w:rsidRDefault="00C77D20" w:rsidP="00C77D20">
            <w:pPr>
              <w:jc w:val="center"/>
              <w:rPr>
                <w:ins w:id="7330" w:author="Στάθης Καπ" w:date="2023-02-02T17:05:00Z"/>
                <w:rFonts w:cstheme="minorHAnsi"/>
                <w:sz w:val="18"/>
                <w:szCs w:val="18"/>
              </w:rPr>
            </w:pPr>
            <w:ins w:id="7331" w:author="Στάθης Καπ" w:date="2023-02-02T17:23:00Z">
              <w:r w:rsidRPr="006F307C">
                <w:rPr>
                  <w:rFonts w:cstheme="minorHAnsi"/>
                  <w:sz w:val="18"/>
                  <w:szCs w:val="18"/>
                  <w:rPrChange w:id="7332" w:author="Στάθης Καπ" w:date="2023-02-02T17:25:00Z">
                    <w:rPr/>
                  </w:rPrChange>
                </w:rPr>
                <w:t>0.082</w:t>
              </w:r>
            </w:ins>
          </w:p>
        </w:tc>
        <w:tc>
          <w:tcPr>
            <w:tcW w:w="438" w:type="dxa"/>
          </w:tcPr>
          <w:p w14:paraId="6603B72B" w14:textId="6BD921B3" w:rsidR="00C77D20" w:rsidRPr="006F307C" w:rsidRDefault="00C77D20" w:rsidP="00C77D20">
            <w:pPr>
              <w:jc w:val="center"/>
              <w:rPr>
                <w:ins w:id="7333" w:author="Στάθης Καπ" w:date="2023-02-02T17:05:00Z"/>
                <w:rFonts w:cstheme="minorHAnsi"/>
                <w:sz w:val="18"/>
                <w:szCs w:val="18"/>
              </w:rPr>
            </w:pPr>
            <w:ins w:id="7334" w:author="Στάθης Καπ" w:date="2023-02-02T17:23:00Z">
              <w:r w:rsidRPr="006F307C">
                <w:rPr>
                  <w:rFonts w:cstheme="minorHAnsi"/>
                  <w:sz w:val="18"/>
                  <w:szCs w:val="18"/>
                  <w:rPrChange w:id="7335" w:author="Στάθης Καπ" w:date="2023-02-02T17:25:00Z">
                    <w:rPr/>
                  </w:rPrChange>
                </w:rPr>
                <w:t>41</w:t>
              </w:r>
            </w:ins>
          </w:p>
        </w:tc>
        <w:tc>
          <w:tcPr>
            <w:tcW w:w="503" w:type="dxa"/>
          </w:tcPr>
          <w:p w14:paraId="3796DDEA" w14:textId="45198A93" w:rsidR="00C77D20" w:rsidRPr="006F307C" w:rsidRDefault="00C77D20" w:rsidP="00C77D20">
            <w:pPr>
              <w:jc w:val="center"/>
              <w:rPr>
                <w:ins w:id="7336" w:author="Στάθης Καπ" w:date="2023-02-02T17:05:00Z"/>
                <w:rFonts w:cstheme="minorHAnsi"/>
                <w:sz w:val="18"/>
                <w:szCs w:val="18"/>
              </w:rPr>
            </w:pPr>
            <w:ins w:id="7337" w:author="Στάθης Καπ" w:date="2023-02-02T17:19:00Z">
              <w:r w:rsidRPr="006F307C">
                <w:rPr>
                  <w:rFonts w:cstheme="minorHAnsi"/>
                  <w:sz w:val="18"/>
                  <w:szCs w:val="18"/>
                  <w:rPrChange w:id="7338" w:author="Στάθης Καπ" w:date="2023-02-02T17:25:00Z">
                    <w:rPr/>
                  </w:rPrChange>
                </w:rPr>
                <w:t>562</w:t>
              </w:r>
            </w:ins>
          </w:p>
        </w:tc>
        <w:tc>
          <w:tcPr>
            <w:tcW w:w="558" w:type="dxa"/>
          </w:tcPr>
          <w:p w14:paraId="31CC2610" w14:textId="7FE5F048" w:rsidR="00C77D20" w:rsidRPr="006F307C" w:rsidRDefault="00C77D20" w:rsidP="00C77D20">
            <w:pPr>
              <w:jc w:val="center"/>
              <w:rPr>
                <w:ins w:id="7339" w:author="Στάθης Καπ" w:date="2023-02-02T17:05:00Z"/>
                <w:rFonts w:cstheme="minorHAnsi"/>
                <w:sz w:val="18"/>
                <w:szCs w:val="18"/>
              </w:rPr>
            </w:pPr>
            <w:ins w:id="7340" w:author="Στάθης Καπ" w:date="2023-02-02T17:19:00Z">
              <w:r w:rsidRPr="006F307C">
                <w:rPr>
                  <w:rFonts w:cstheme="minorHAnsi"/>
                  <w:sz w:val="18"/>
                  <w:szCs w:val="18"/>
                  <w:rPrChange w:id="7341" w:author="Στάθης Καπ" w:date="2023-02-02T17:25:00Z">
                    <w:rPr/>
                  </w:rPrChange>
                </w:rPr>
                <w:t>0.081</w:t>
              </w:r>
            </w:ins>
          </w:p>
        </w:tc>
        <w:tc>
          <w:tcPr>
            <w:tcW w:w="438" w:type="dxa"/>
          </w:tcPr>
          <w:p w14:paraId="7FDCF54C" w14:textId="333FF3EA" w:rsidR="00C77D20" w:rsidRPr="006F307C" w:rsidRDefault="00C77D20" w:rsidP="00C77D20">
            <w:pPr>
              <w:jc w:val="center"/>
              <w:rPr>
                <w:ins w:id="7342" w:author="Στάθης Καπ" w:date="2023-02-02T17:05:00Z"/>
                <w:rFonts w:cstheme="minorHAnsi"/>
                <w:sz w:val="18"/>
                <w:szCs w:val="18"/>
              </w:rPr>
            </w:pPr>
            <w:ins w:id="7343" w:author="Στάθης Καπ" w:date="2023-02-02T17:19:00Z">
              <w:r w:rsidRPr="006F307C">
                <w:rPr>
                  <w:rFonts w:cstheme="minorHAnsi"/>
                  <w:sz w:val="18"/>
                  <w:szCs w:val="18"/>
                  <w:rPrChange w:id="7344" w:author="Στάθης Καπ" w:date="2023-02-02T17:25:00Z">
                    <w:rPr/>
                  </w:rPrChange>
                </w:rPr>
                <w:t>45</w:t>
              </w:r>
            </w:ins>
          </w:p>
        </w:tc>
        <w:tc>
          <w:tcPr>
            <w:tcW w:w="456" w:type="dxa"/>
          </w:tcPr>
          <w:p w14:paraId="5ABB5B5F" w14:textId="47CD3CE2" w:rsidR="00C77D20" w:rsidRPr="006F307C" w:rsidRDefault="00C77D20" w:rsidP="00C77D20">
            <w:pPr>
              <w:jc w:val="center"/>
              <w:rPr>
                <w:ins w:id="7345" w:author="Στάθης Καπ" w:date="2023-02-02T17:05:00Z"/>
                <w:rFonts w:cstheme="minorHAnsi"/>
                <w:sz w:val="18"/>
                <w:szCs w:val="18"/>
              </w:rPr>
            </w:pPr>
            <w:ins w:id="7346" w:author="Στάθης Καπ" w:date="2023-02-02T17:24:00Z">
              <w:r w:rsidRPr="006F307C">
                <w:rPr>
                  <w:rFonts w:cstheme="minorHAnsi"/>
                  <w:sz w:val="18"/>
                  <w:szCs w:val="18"/>
                  <w:rPrChange w:id="7347" w:author="Στάθης Καπ" w:date="2023-02-02T17:25:00Z">
                    <w:rPr/>
                  </w:rPrChange>
                </w:rPr>
                <w:t>521</w:t>
              </w:r>
            </w:ins>
          </w:p>
        </w:tc>
        <w:tc>
          <w:tcPr>
            <w:tcW w:w="548" w:type="dxa"/>
          </w:tcPr>
          <w:p w14:paraId="60AD219A" w14:textId="27A59613" w:rsidR="00C77D20" w:rsidRPr="006F307C" w:rsidRDefault="00C77D20" w:rsidP="00C77D20">
            <w:pPr>
              <w:jc w:val="center"/>
              <w:rPr>
                <w:ins w:id="7348" w:author="Στάθης Καπ" w:date="2023-02-02T17:05:00Z"/>
                <w:rFonts w:cstheme="minorHAnsi"/>
                <w:sz w:val="18"/>
                <w:szCs w:val="18"/>
              </w:rPr>
            </w:pPr>
            <w:ins w:id="7349" w:author="Στάθης Καπ" w:date="2023-02-02T17:24:00Z">
              <w:r w:rsidRPr="006F307C">
                <w:rPr>
                  <w:rFonts w:cstheme="minorHAnsi"/>
                  <w:sz w:val="18"/>
                  <w:szCs w:val="18"/>
                  <w:rPrChange w:id="7350" w:author="Στάθης Καπ" w:date="2023-02-02T17:25:00Z">
                    <w:rPr/>
                  </w:rPrChange>
                </w:rPr>
                <w:t>0.082</w:t>
              </w:r>
            </w:ins>
          </w:p>
        </w:tc>
        <w:tc>
          <w:tcPr>
            <w:tcW w:w="428" w:type="dxa"/>
          </w:tcPr>
          <w:p w14:paraId="6CEF05D5" w14:textId="167B26EE" w:rsidR="00C77D20" w:rsidRPr="006F307C" w:rsidRDefault="00C77D20" w:rsidP="00C77D20">
            <w:pPr>
              <w:jc w:val="center"/>
              <w:rPr>
                <w:ins w:id="7351" w:author="Στάθης Καπ" w:date="2023-02-02T17:05:00Z"/>
                <w:rFonts w:cstheme="minorHAnsi"/>
                <w:sz w:val="18"/>
                <w:szCs w:val="18"/>
              </w:rPr>
            </w:pPr>
            <w:ins w:id="7352" w:author="Στάθης Καπ" w:date="2023-02-02T17:24:00Z">
              <w:r w:rsidRPr="006F307C">
                <w:rPr>
                  <w:rFonts w:cstheme="minorHAnsi"/>
                  <w:sz w:val="18"/>
                  <w:szCs w:val="18"/>
                  <w:rPrChange w:id="7353" w:author="Στάθης Καπ" w:date="2023-02-02T17:25:00Z">
                    <w:rPr/>
                  </w:rPrChange>
                </w:rPr>
                <w:t>40</w:t>
              </w:r>
            </w:ins>
          </w:p>
        </w:tc>
      </w:tr>
      <w:tr w:rsidR="00C77D20" w:rsidRPr="00AB438A" w14:paraId="1AF2C09B" w14:textId="77777777" w:rsidTr="00C77D20">
        <w:trPr>
          <w:trHeight w:val="264"/>
          <w:ins w:id="7354" w:author="Στάθης Καπ" w:date="2023-02-02T17:05:00Z"/>
        </w:trPr>
        <w:tc>
          <w:tcPr>
            <w:tcW w:w="409" w:type="dxa"/>
            <w:vAlign w:val="center"/>
          </w:tcPr>
          <w:p w14:paraId="5B039C4B" w14:textId="77777777" w:rsidR="00C77D20" w:rsidRPr="006E0881" w:rsidRDefault="00C77D20" w:rsidP="00C77D20">
            <w:pPr>
              <w:jc w:val="center"/>
              <w:rPr>
                <w:ins w:id="7355" w:author="Στάθης Καπ" w:date="2023-02-02T17:05:00Z"/>
                <w:sz w:val="18"/>
                <w:szCs w:val="18"/>
              </w:rPr>
            </w:pPr>
            <w:ins w:id="7356" w:author="Στάθης Καπ" w:date="2023-02-02T17:05:00Z">
              <w:r>
                <w:rPr>
                  <w:sz w:val="18"/>
                  <w:szCs w:val="18"/>
                </w:rPr>
                <w:t>Pr02</w:t>
              </w:r>
            </w:ins>
          </w:p>
        </w:tc>
        <w:tc>
          <w:tcPr>
            <w:tcW w:w="466" w:type="dxa"/>
          </w:tcPr>
          <w:p w14:paraId="348FD299" w14:textId="0EA16BD9" w:rsidR="00C77D20" w:rsidRPr="006F307C" w:rsidRDefault="00C77D20" w:rsidP="00C77D20">
            <w:pPr>
              <w:jc w:val="center"/>
              <w:rPr>
                <w:ins w:id="7357" w:author="Στάθης Καπ" w:date="2023-02-02T17:05:00Z"/>
                <w:rFonts w:cstheme="minorHAnsi"/>
                <w:sz w:val="18"/>
                <w:szCs w:val="18"/>
              </w:rPr>
            </w:pPr>
            <w:ins w:id="7358" w:author="Στάθης Καπ" w:date="2023-02-02T17:09:00Z">
              <w:r w:rsidRPr="006F307C">
                <w:rPr>
                  <w:rFonts w:cstheme="minorHAnsi"/>
                  <w:sz w:val="18"/>
                  <w:szCs w:val="18"/>
                  <w:rPrChange w:id="7359" w:author="Στάθης Καπ" w:date="2023-02-02T17:25:00Z">
                    <w:rPr/>
                  </w:rPrChange>
                </w:rPr>
                <w:t>985</w:t>
              </w:r>
            </w:ins>
          </w:p>
        </w:tc>
        <w:tc>
          <w:tcPr>
            <w:tcW w:w="799" w:type="dxa"/>
          </w:tcPr>
          <w:p w14:paraId="0C8EF9E6" w14:textId="61B309E5" w:rsidR="00C77D20" w:rsidRPr="006F307C" w:rsidRDefault="00C77D20" w:rsidP="00C77D20">
            <w:pPr>
              <w:jc w:val="center"/>
              <w:rPr>
                <w:ins w:id="7360" w:author="Στάθης Καπ" w:date="2023-02-02T17:05:00Z"/>
                <w:rFonts w:cstheme="minorHAnsi"/>
                <w:sz w:val="18"/>
                <w:szCs w:val="18"/>
              </w:rPr>
            </w:pPr>
            <w:ins w:id="7361" w:author="Στάθης Καπ" w:date="2023-02-02T17:09:00Z">
              <w:r w:rsidRPr="006F307C">
                <w:rPr>
                  <w:rFonts w:cstheme="minorHAnsi"/>
                  <w:sz w:val="18"/>
                  <w:szCs w:val="18"/>
                  <w:rPrChange w:id="7362" w:author="Στάθης Καπ" w:date="2023-02-02T17:25:00Z">
                    <w:rPr/>
                  </w:rPrChange>
                </w:rPr>
                <w:t>0.303</w:t>
              </w:r>
            </w:ins>
          </w:p>
        </w:tc>
        <w:tc>
          <w:tcPr>
            <w:tcW w:w="438" w:type="dxa"/>
          </w:tcPr>
          <w:p w14:paraId="64159683" w14:textId="2C8F7A86" w:rsidR="00C77D20" w:rsidRPr="006F307C" w:rsidRDefault="00C77D20" w:rsidP="00C77D20">
            <w:pPr>
              <w:jc w:val="center"/>
              <w:rPr>
                <w:ins w:id="7363" w:author="Στάθης Καπ" w:date="2023-02-02T17:05:00Z"/>
                <w:rFonts w:cstheme="minorHAnsi"/>
                <w:sz w:val="18"/>
                <w:szCs w:val="18"/>
              </w:rPr>
            </w:pPr>
            <w:ins w:id="7364" w:author="Στάθης Καπ" w:date="2023-02-02T17:09:00Z">
              <w:r w:rsidRPr="006F307C">
                <w:rPr>
                  <w:rFonts w:cstheme="minorHAnsi"/>
                  <w:sz w:val="18"/>
                  <w:szCs w:val="18"/>
                  <w:rPrChange w:id="7365" w:author="Στάθης Καπ" w:date="2023-02-02T17:25:00Z">
                    <w:rPr/>
                  </w:rPrChange>
                </w:rPr>
                <w:t>73</w:t>
              </w:r>
            </w:ins>
          </w:p>
        </w:tc>
        <w:tc>
          <w:tcPr>
            <w:tcW w:w="503" w:type="dxa"/>
          </w:tcPr>
          <w:p w14:paraId="2B3C1501" w14:textId="0BF067B6" w:rsidR="00C77D20" w:rsidRPr="006F307C" w:rsidRDefault="00C77D20" w:rsidP="00C77D20">
            <w:pPr>
              <w:jc w:val="center"/>
              <w:rPr>
                <w:ins w:id="7366" w:author="Στάθης Καπ" w:date="2023-02-02T17:05:00Z"/>
                <w:rFonts w:cstheme="minorHAnsi"/>
                <w:sz w:val="18"/>
                <w:szCs w:val="18"/>
              </w:rPr>
            </w:pPr>
            <w:ins w:id="7367" w:author="Στάθης Καπ" w:date="2023-02-02T17:22:00Z">
              <w:r w:rsidRPr="006F307C">
                <w:rPr>
                  <w:rFonts w:cstheme="minorHAnsi"/>
                  <w:sz w:val="18"/>
                  <w:szCs w:val="18"/>
                  <w:rPrChange w:id="7368" w:author="Στάθης Καπ" w:date="2023-02-02T17:25:00Z">
                    <w:rPr/>
                  </w:rPrChange>
                </w:rPr>
                <w:t>955</w:t>
              </w:r>
            </w:ins>
          </w:p>
        </w:tc>
        <w:tc>
          <w:tcPr>
            <w:tcW w:w="558" w:type="dxa"/>
          </w:tcPr>
          <w:p w14:paraId="3AFE930B" w14:textId="20C76665" w:rsidR="00C77D20" w:rsidRPr="006F307C" w:rsidRDefault="00C77D20" w:rsidP="00C77D20">
            <w:pPr>
              <w:jc w:val="center"/>
              <w:rPr>
                <w:ins w:id="7369" w:author="Στάθης Καπ" w:date="2023-02-02T17:05:00Z"/>
                <w:rFonts w:cstheme="minorHAnsi"/>
                <w:sz w:val="18"/>
                <w:szCs w:val="18"/>
              </w:rPr>
            </w:pPr>
            <w:ins w:id="7370" w:author="Στάθης Καπ" w:date="2023-02-02T17:22:00Z">
              <w:r w:rsidRPr="006F307C">
                <w:rPr>
                  <w:rFonts w:cstheme="minorHAnsi"/>
                  <w:sz w:val="18"/>
                  <w:szCs w:val="18"/>
                  <w:rPrChange w:id="7371" w:author="Στάθης Καπ" w:date="2023-02-02T17:25:00Z">
                    <w:rPr/>
                  </w:rPrChange>
                </w:rPr>
                <w:t>0.227</w:t>
              </w:r>
            </w:ins>
          </w:p>
        </w:tc>
        <w:tc>
          <w:tcPr>
            <w:tcW w:w="438" w:type="dxa"/>
          </w:tcPr>
          <w:p w14:paraId="535BD201" w14:textId="1CAFE9CA" w:rsidR="00C77D20" w:rsidRPr="006F307C" w:rsidRDefault="00C77D20" w:rsidP="00C77D20">
            <w:pPr>
              <w:jc w:val="center"/>
              <w:rPr>
                <w:ins w:id="7372" w:author="Στάθης Καπ" w:date="2023-02-02T17:05:00Z"/>
                <w:rFonts w:cstheme="minorHAnsi"/>
                <w:sz w:val="18"/>
                <w:szCs w:val="18"/>
              </w:rPr>
            </w:pPr>
            <w:ins w:id="7373" w:author="Στάθης Καπ" w:date="2023-02-02T17:22:00Z">
              <w:r w:rsidRPr="006F307C">
                <w:rPr>
                  <w:rFonts w:cstheme="minorHAnsi"/>
                  <w:sz w:val="18"/>
                  <w:szCs w:val="18"/>
                  <w:rPrChange w:id="7374" w:author="Στάθης Καπ" w:date="2023-02-02T17:25:00Z">
                    <w:rPr/>
                  </w:rPrChange>
                </w:rPr>
                <w:t>68</w:t>
              </w:r>
            </w:ins>
          </w:p>
        </w:tc>
        <w:tc>
          <w:tcPr>
            <w:tcW w:w="503" w:type="dxa"/>
          </w:tcPr>
          <w:p w14:paraId="0494555F" w14:textId="17AB9787" w:rsidR="00C77D20" w:rsidRPr="006F307C" w:rsidRDefault="00C77D20" w:rsidP="00C77D20">
            <w:pPr>
              <w:jc w:val="center"/>
              <w:rPr>
                <w:ins w:id="7375" w:author="Στάθης Καπ" w:date="2023-02-02T17:05:00Z"/>
                <w:rFonts w:cstheme="minorHAnsi"/>
                <w:sz w:val="18"/>
                <w:szCs w:val="18"/>
              </w:rPr>
            </w:pPr>
            <w:ins w:id="7376" w:author="Στάθης Καπ" w:date="2023-02-02T17:11:00Z">
              <w:r w:rsidRPr="006F307C">
                <w:rPr>
                  <w:rFonts w:cstheme="minorHAnsi"/>
                  <w:sz w:val="18"/>
                  <w:szCs w:val="18"/>
                  <w:rPrChange w:id="7377" w:author="Στάθης Καπ" w:date="2023-02-02T17:25:00Z">
                    <w:rPr/>
                  </w:rPrChange>
                </w:rPr>
                <w:t>931</w:t>
              </w:r>
            </w:ins>
          </w:p>
        </w:tc>
        <w:tc>
          <w:tcPr>
            <w:tcW w:w="558" w:type="dxa"/>
          </w:tcPr>
          <w:p w14:paraId="499BCB4B" w14:textId="2CE0C5A0" w:rsidR="00C77D20" w:rsidRPr="006F307C" w:rsidRDefault="00C77D20" w:rsidP="00C77D20">
            <w:pPr>
              <w:jc w:val="center"/>
              <w:rPr>
                <w:ins w:id="7378" w:author="Στάθης Καπ" w:date="2023-02-02T17:05:00Z"/>
                <w:rFonts w:cstheme="minorHAnsi"/>
                <w:sz w:val="18"/>
                <w:szCs w:val="18"/>
              </w:rPr>
            </w:pPr>
            <w:ins w:id="7379" w:author="Στάθης Καπ" w:date="2023-02-02T17:11:00Z">
              <w:r w:rsidRPr="006F307C">
                <w:rPr>
                  <w:rFonts w:cstheme="minorHAnsi"/>
                  <w:sz w:val="18"/>
                  <w:szCs w:val="18"/>
                  <w:rPrChange w:id="7380" w:author="Στάθης Καπ" w:date="2023-02-02T17:25:00Z">
                    <w:rPr/>
                  </w:rPrChange>
                </w:rPr>
                <w:t>0.182</w:t>
              </w:r>
            </w:ins>
          </w:p>
        </w:tc>
        <w:tc>
          <w:tcPr>
            <w:tcW w:w="438" w:type="dxa"/>
          </w:tcPr>
          <w:p w14:paraId="78D2D568" w14:textId="460A4BB7" w:rsidR="00C77D20" w:rsidRPr="006F307C" w:rsidRDefault="00C77D20" w:rsidP="00C77D20">
            <w:pPr>
              <w:jc w:val="center"/>
              <w:rPr>
                <w:ins w:id="7381" w:author="Στάθης Καπ" w:date="2023-02-02T17:05:00Z"/>
                <w:rFonts w:cstheme="minorHAnsi"/>
                <w:sz w:val="18"/>
                <w:szCs w:val="18"/>
              </w:rPr>
            </w:pPr>
            <w:ins w:id="7382" w:author="Στάθης Καπ" w:date="2023-02-02T17:11:00Z">
              <w:r w:rsidRPr="006F307C">
                <w:rPr>
                  <w:rFonts w:cstheme="minorHAnsi"/>
                  <w:sz w:val="18"/>
                  <w:szCs w:val="18"/>
                  <w:rPrChange w:id="7383" w:author="Στάθης Καπ" w:date="2023-02-02T17:25:00Z">
                    <w:rPr/>
                  </w:rPrChange>
                </w:rPr>
                <w:t>68</w:t>
              </w:r>
            </w:ins>
          </w:p>
        </w:tc>
        <w:tc>
          <w:tcPr>
            <w:tcW w:w="503" w:type="dxa"/>
          </w:tcPr>
          <w:p w14:paraId="4B51FCD4" w14:textId="03EEB93B" w:rsidR="00C77D20" w:rsidRPr="006F307C" w:rsidRDefault="00C77D20" w:rsidP="00C77D20">
            <w:pPr>
              <w:jc w:val="center"/>
              <w:rPr>
                <w:ins w:id="7384" w:author="Στάθης Καπ" w:date="2023-02-02T17:05:00Z"/>
                <w:rFonts w:cstheme="minorHAnsi"/>
                <w:sz w:val="18"/>
                <w:szCs w:val="18"/>
              </w:rPr>
            </w:pPr>
            <w:ins w:id="7385" w:author="Στάθης Καπ" w:date="2023-02-02T17:23:00Z">
              <w:r w:rsidRPr="006F307C">
                <w:rPr>
                  <w:rFonts w:cstheme="minorHAnsi"/>
                  <w:sz w:val="18"/>
                  <w:szCs w:val="18"/>
                  <w:rPrChange w:id="7386" w:author="Στάθης Καπ" w:date="2023-02-02T17:25:00Z">
                    <w:rPr/>
                  </w:rPrChange>
                </w:rPr>
                <w:t>958</w:t>
              </w:r>
            </w:ins>
          </w:p>
        </w:tc>
        <w:tc>
          <w:tcPr>
            <w:tcW w:w="558" w:type="dxa"/>
          </w:tcPr>
          <w:p w14:paraId="235D2935" w14:textId="7844C0CE" w:rsidR="00C77D20" w:rsidRPr="006F307C" w:rsidRDefault="00C77D20" w:rsidP="00C77D20">
            <w:pPr>
              <w:jc w:val="center"/>
              <w:rPr>
                <w:ins w:id="7387" w:author="Στάθης Καπ" w:date="2023-02-02T17:05:00Z"/>
                <w:rFonts w:cstheme="minorHAnsi"/>
                <w:sz w:val="18"/>
                <w:szCs w:val="18"/>
              </w:rPr>
            </w:pPr>
            <w:ins w:id="7388" w:author="Στάθης Καπ" w:date="2023-02-02T17:23:00Z">
              <w:r w:rsidRPr="006F307C">
                <w:rPr>
                  <w:rFonts w:cstheme="minorHAnsi"/>
                  <w:sz w:val="18"/>
                  <w:szCs w:val="18"/>
                  <w:rPrChange w:id="7389" w:author="Στάθης Καπ" w:date="2023-02-02T17:25:00Z">
                    <w:rPr/>
                  </w:rPrChange>
                </w:rPr>
                <w:t>0.183</w:t>
              </w:r>
            </w:ins>
          </w:p>
        </w:tc>
        <w:tc>
          <w:tcPr>
            <w:tcW w:w="438" w:type="dxa"/>
          </w:tcPr>
          <w:p w14:paraId="4802A813" w14:textId="00A59DC5" w:rsidR="00C77D20" w:rsidRPr="006F307C" w:rsidRDefault="00C77D20" w:rsidP="00C77D20">
            <w:pPr>
              <w:jc w:val="center"/>
              <w:rPr>
                <w:ins w:id="7390" w:author="Στάθης Καπ" w:date="2023-02-02T17:05:00Z"/>
                <w:rFonts w:cstheme="minorHAnsi"/>
                <w:sz w:val="18"/>
                <w:szCs w:val="18"/>
              </w:rPr>
            </w:pPr>
            <w:ins w:id="7391" w:author="Στάθης Καπ" w:date="2023-02-02T17:23:00Z">
              <w:r w:rsidRPr="006F307C">
                <w:rPr>
                  <w:rFonts w:cstheme="minorHAnsi"/>
                  <w:sz w:val="18"/>
                  <w:szCs w:val="18"/>
                  <w:rPrChange w:id="7392" w:author="Στάθης Καπ" w:date="2023-02-02T17:25:00Z">
                    <w:rPr/>
                  </w:rPrChange>
                </w:rPr>
                <w:t>65</w:t>
              </w:r>
            </w:ins>
          </w:p>
        </w:tc>
        <w:tc>
          <w:tcPr>
            <w:tcW w:w="503" w:type="dxa"/>
          </w:tcPr>
          <w:p w14:paraId="28F6C83B" w14:textId="377D384B" w:rsidR="00C77D20" w:rsidRPr="006F307C" w:rsidRDefault="00C77D20" w:rsidP="00C77D20">
            <w:pPr>
              <w:jc w:val="center"/>
              <w:rPr>
                <w:ins w:id="7393" w:author="Στάθης Καπ" w:date="2023-02-02T17:05:00Z"/>
                <w:rFonts w:cstheme="minorHAnsi"/>
                <w:sz w:val="18"/>
                <w:szCs w:val="18"/>
              </w:rPr>
            </w:pPr>
            <w:ins w:id="7394" w:author="Στάθης Καπ" w:date="2023-02-02T17:19:00Z">
              <w:r w:rsidRPr="006F307C">
                <w:rPr>
                  <w:rFonts w:cstheme="minorHAnsi"/>
                  <w:sz w:val="18"/>
                  <w:szCs w:val="18"/>
                  <w:rPrChange w:id="7395" w:author="Στάθης Καπ" w:date="2023-02-02T17:25:00Z">
                    <w:rPr/>
                  </w:rPrChange>
                </w:rPr>
                <w:t>894</w:t>
              </w:r>
            </w:ins>
          </w:p>
        </w:tc>
        <w:tc>
          <w:tcPr>
            <w:tcW w:w="558" w:type="dxa"/>
          </w:tcPr>
          <w:p w14:paraId="1E6C456B" w14:textId="59E55861" w:rsidR="00C77D20" w:rsidRPr="006F307C" w:rsidRDefault="00C77D20" w:rsidP="00C77D20">
            <w:pPr>
              <w:jc w:val="center"/>
              <w:rPr>
                <w:ins w:id="7396" w:author="Στάθης Καπ" w:date="2023-02-02T17:05:00Z"/>
                <w:rFonts w:cstheme="minorHAnsi"/>
                <w:sz w:val="18"/>
                <w:szCs w:val="18"/>
              </w:rPr>
            </w:pPr>
            <w:ins w:id="7397" w:author="Στάθης Καπ" w:date="2023-02-02T17:19:00Z">
              <w:r w:rsidRPr="006F307C">
                <w:rPr>
                  <w:rFonts w:cstheme="minorHAnsi"/>
                  <w:sz w:val="18"/>
                  <w:szCs w:val="18"/>
                  <w:rPrChange w:id="7398" w:author="Στάθης Καπ" w:date="2023-02-02T17:25:00Z">
                    <w:rPr/>
                  </w:rPrChange>
                </w:rPr>
                <w:t>0.224</w:t>
              </w:r>
            </w:ins>
          </w:p>
        </w:tc>
        <w:tc>
          <w:tcPr>
            <w:tcW w:w="438" w:type="dxa"/>
          </w:tcPr>
          <w:p w14:paraId="3AAFE660" w14:textId="4E7C77D9" w:rsidR="00C77D20" w:rsidRPr="006F307C" w:rsidRDefault="00C77D20" w:rsidP="00C77D20">
            <w:pPr>
              <w:jc w:val="center"/>
              <w:rPr>
                <w:ins w:id="7399" w:author="Στάθης Καπ" w:date="2023-02-02T17:05:00Z"/>
                <w:rFonts w:cstheme="minorHAnsi"/>
                <w:sz w:val="18"/>
                <w:szCs w:val="18"/>
              </w:rPr>
            </w:pPr>
            <w:ins w:id="7400" w:author="Στάθης Καπ" w:date="2023-02-02T17:19:00Z">
              <w:r w:rsidRPr="006F307C">
                <w:rPr>
                  <w:rFonts w:cstheme="minorHAnsi"/>
                  <w:sz w:val="18"/>
                  <w:szCs w:val="18"/>
                  <w:rPrChange w:id="7401" w:author="Στάθης Καπ" w:date="2023-02-02T17:25:00Z">
                    <w:rPr/>
                  </w:rPrChange>
                </w:rPr>
                <w:t>62</w:t>
              </w:r>
            </w:ins>
          </w:p>
        </w:tc>
        <w:tc>
          <w:tcPr>
            <w:tcW w:w="456" w:type="dxa"/>
          </w:tcPr>
          <w:p w14:paraId="0925B5D0" w14:textId="0D912BA4" w:rsidR="00C77D20" w:rsidRPr="006F307C" w:rsidRDefault="00C77D20" w:rsidP="00C77D20">
            <w:pPr>
              <w:jc w:val="center"/>
              <w:rPr>
                <w:ins w:id="7402" w:author="Στάθης Καπ" w:date="2023-02-02T17:05:00Z"/>
                <w:rFonts w:cstheme="minorHAnsi"/>
                <w:sz w:val="18"/>
                <w:szCs w:val="18"/>
              </w:rPr>
            </w:pPr>
            <w:ins w:id="7403" w:author="Στάθης Καπ" w:date="2023-02-02T17:24:00Z">
              <w:r w:rsidRPr="006F307C">
                <w:rPr>
                  <w:rFonts w:cstheme="minorHAnsi"/>
                  <w:sz w:val="18"/>
                  <w:szCs w:val="18"/>
                  <w:rPrChange w:id="7404" w:author="Στάθης Καπ" w:date="2023-02-02T17:25:00Z">
                    <w:rPr/>
                  </w:rPrChange>
                </w:rPr>
                <w:t>873</w:t>
              </w:r>
            </w:ins>
          </w:p>
        </w:tc>
        <w:tc>
          <w:tcPr>
            <w:tcW w:w="548" w:type="dxa"/>
          </w:tcPr>
          <w:p w14:paraId="06BCA43D" w14:textId="1543E861" w:rsidR="00C77D20" w:rsidRPr="006F307C" w:rsidRDefault="00C77D20" w:rsidP="00C77D20">
            <w:pPr>
              <w:jc w:val="center"/>
              <w:rPr>
                <w:ins w:id="7405" w:author="Στάθης Καπ" w:date="2023-02-02T17:05:00Z"/>
                <w:rFonts w:cstheme="minorHAnsi"/>
                <w:sz w:val="18"/>
                <w:szCs w:val="18"/>
              </w:rPr>
            </w:pPr>
            <w:ins w:id="7406" w:author="Στάθης Καπ" w:date="2023-02-02T17:24:00Z">
              <w:r w:rsidRPr="006F307C">
                <w:rPr>
                  <w:rFonts w:cstheme="minorHAnsi"/>
                  <w:sz w:val="18"/>
                  <w:szCs w:val="18"/>
                  <w:rPrChange w:id="7407" w:author="Στάθης Καπ" w:date="2023-02-02T17:25:00Z">
                    <w:rPr/>
                  </w:rPrChange>
                </w:rPr>
                <w:t>0.173</w:t>
              </w:r>
            </w:ins>
          </w:p>
        </w:tc>
        <w:tc>
          <w:tcPr>
            <w:tcW w:w="428" w:type="dxa"/>
          </w:tcPr>
          <w:p w14:paraId="0DF56A11" w14:textId="693694BF" w:rsidR="00C77D20" w:rsidRPr="006F307C" w:rsidRDefault="00C77D20" w:rsidP="00C77D20">
            <w:pPr>
              <w:jc w:val="center"/>
              <w:rPr>
                <w:ins w:id="7408" w:author="Στάθης Καπ" w:date="2023-02-02T17:05:00Z"/>
                <w:rFonts w:cstheme="minorHAnsi"/>
                <w:sz w:val="18"/>
                <w:szCs w:val="18"/>
              </w:rPr>
            </w:pPr>
            <w:ins w:id="7409" w:author="Στάθης Καπ" w:date="2023-02-02T17:24:00Z">
              <w:r w:rsidRPr="006F307C">
                <w:rPr>
                  <w:rFonts w:cstheme="minorHAnsi"/>
                  <w:sz w:val="18"/>
                  <w:szCs w:val="18"/>
                  <w:rPrChange w:id="7410" w:author="Στάθης Καπ" w:date="2023-02-02T17:25:00Z">
                    <w:rPr/>
                  </w:rPrChange>
                </w:rPr>
                <w:t>59</w:t>
              </w:r>
            </w:ins>
          </w:p>
        </w:tc>
      </w:tr>
      <w:tr w:rsidR="00C77D20" w:rsidRPr="00AB438A" w14:paraId="7E3243CE" w14:textId="77777777" w:rsidTr="00C77D20">
        <w:trPr>
          <w:trHeight w:val="247"/>
          <w:ins w:id="7411" w:author="Στάθης Καπ" w:date="2023-02-02T17:05:00Z"/>
        </w:trPr>
        <w:tc>
          <w:tcPr>
            <w:tcW w:w="409" w:type="dxa"/>
            <w:vAlign w:val="center"/>
          </w:tcPr>
          <w:p w14:paraId="6DD3B726" w14:textId="77777777" w:rsidR="00C77D20" w:rsidRPr="006E0881" w:rsidRDefault="00C77D20" w:rsidP="00C77D20">
            <w:pPr>
              <w:jc w:val="center"/>
              <w:rPr>
                <w:ins w:id="7412" w:author="Στάθης Καπ" w:date="2023-02-02T17:05:00Z"/>
                <w:sz w:val="18"/>
                <w:szCs w:val="18"/>
              </w:rPr>
            </w:pPr>
            <w:ins w:id="7413" w:author="Στάθης Καπ" w:date="2023-02-02T17:05:00Z">
              <w:r>
                <w:rPr>
                  <w:sz w:val="18"/>
                  <w:szCs w:val="18"/>
                </w:rPr>
                <w:t>Pr03</w:t>
              </w:r>
            </w:ins>
          </w:p>
        </w:tc>
        <w:tc>
          <w:tcPr>
            <w:tcW w:w="466" w:type="dxa"/>
          </w:tcPr>
          <w:p w14:paraId="6E261986" w14:textId="175C227A" w:rsidR="00C77D20" w:rsidRPr="006F307C" w:rsidRDefault="00C77D20" w:rsidP="00C77D20">
            <w:pPr>
              <w:jc w:val="center"/>
              <w:rPr>
                <w:ins w:id="7414" w:author="Στάθης Καπ" w:date="2023-02-02T17:05:00Z"/>
                <w:rFonts w:cstheme="minorHAnsi"/>
                <w:sz w:val="18"/>
                <w:szCs w:val="18"/>
              </w:rPr>
            </w:pPr>
            <w:ins w:id="7415" w:author="Στάθης Καπ" w:date="2023-02-02T17:09:00Z">
              <w:r w:rsidRPr="006F307C">
                <w:rPr>
                  <w:rFonts w:cstheme="minorHAnsi"/>
                  <w:sz w:val="18"/>
                  <w:szCs w:val="18"/>
                  <w:rPrChange w:id="7416" w:author="Στάθης Καπ" w:date="2023-02-02T17:25:00Z">
                    <w:rPr/>
                  </w:rPrChange>
                </w:rPr>
                <w:t>1049</w:t>
              </w:r>
            </w:ins>
          </w:p>
        </w:tc>
        <w:tc>
          <w:tcPr>
            <w:tcW w:w="799" w:type="dxa"/>
          </w:tcPr>
          <w:p w14:paraId="46AE1919" w14:textId="44A353D9" w:rsidR="00C77D20" w:rsidRPr="006F307C" w:rsidRDefault="00C77D20" w:rsidP="00C77D20">
            <w:pPr>
              <w:jc w:val="center"/>
              <w:rPr>
                <w:ins w:id="7417" w:author="Στάθης Καπ" w:date="2023-02-02T17:05:00Z"/>
                <w:rFonts w:cstheme="minorHAnsi"/>
                <w:sz w:val="18"/>
                <w:szCs w:val="18"/>
              </w:rPr>
            </w:pPr>
            <w:ins w:id="7418" w:author="Στάθης Καπ" w:date="2023-02-02T17:09:00Z">
              <w:r w:rsidRPr="006F307C">
                <w:rPr>
                  <w:rFonts w:cstheme="minorHAnsi"/>
                  <w:sz w:val="18"/>
                  <w:szCs w:val="18"/>
                  <w:rPrChange w:id="7419" w:author="Στάθης Καπ" w:date="2023-02-02T17:25:00Z">
                    <w:rPr/>
                  </w:rPrChange>
                </w:rPr>
                <w:t>0.489</w:t>
              </w:r>
            </w:ins>
          </w:p>
        </w:tc>
        <w:tc>
          <w:tcPr>
            <w:tcW w:w="438" w:type="dxa"/>
          </w:tcPr>
          <w:p w14:paraId="2005B1D2" w14:textId="48D48825" w:rsidR="00C77D20" w:rsidRPr="006F307C" w:rsidRDefault="00C77D20" w:rsidP="00C77D20">
            <w:pPr>
              <w:jc w:val="center"/>
              <w:rPr>
                <w:ins w:id="7420" w:author="Στάθης Καπ" w:date="2023-02-02T17:05:00Z"/>
                <w:rFonts w:cstheme="minorHAnsi"/>
                <w:sz w:val="18"/>
                <w:szCs w:val="18"/>
              </w:rPr>
            </w:pPr>
            <w:ins w:id="7421" w:author="Στάθης Καπ" w:date="2023-02-02T17:09:00Z">
              <w:r w:rsidRPr="006F307C">
                <w:rPr>
                  <w:rFonts w:cstheme="minorHAnsi"/>
                  <w:sz w:val="18"/>
                  <w:szCs w:val="18"/>
                  <w:rPrChange w:id="7422" w:author="Στάθης Καπ" w:date="2023-02-02T17:25:00Z">
                    <w:rPr/>
                  </w:rPrChange>
                </w:rPr>
                <w:t>74</w:t>
              </w:r>
            </w:ins>
          </w:p>
        </w:tc>
        <w:tc>
          <w:tcPr>
            <w:tcW w:w="503" w:type="dxa"/>
          </w:tcPr>
          <w:p w14:paraId="158381AF" w14:textId="23A8AD98" w:rsidR="00C77D20" w:rsidRPr="006F307C" w:rsidRDefault="00C77D20" w:rsidP="00C77D20">
            <w:pPr>
              <w:jc w:val="center"/>
              <w:rPr>
                <w:ins w:id="7423" w:author="Στάθης Καπ" w:date="2023-02-02T17:05:00Z"/>
                <w:rFonts w:cstheme="minorHAnsi"/>
                <w:sz w:val="18"/>
                <w:szCs w:val="18"/>
              </w:rPr>
            </w:pPr>
            <w:ins w:id="7424" w:author="Στάθης Καπ" w:date="2023-02-02T17:22:00Z">
              <w:r w:rsidRPr="006F307C">
                <w:rPr>
                  <w:rFonts w:cstheme="minorHAnsi"/>
                  <w:sz w:val="18"/>
                  <w:szCs w:val="18"/>
                  <w:rPrChange w:id="7425" w:author="Στάθης Καπ" w:date="2023-02-02T17:25:00Z">
                    <w:rPr/>
                  </w:rPrChange>
                </w:rPr>
                <w:t>1042</w:t>
              </w:r>
            </w:ins>
          </w:p>
        </w:tc>
        <w:tc>
          <w:tcPr>
            <w:tcW w:w="558" w:type="dxa"/>
          </w:tcPr>
          <w:p w14:paraId="7112D97C" w14:textId="19187770" w:rsidR="00C77D20" w:rsidRPr="006F307C" w:rsidRDefault="00C77D20" w:rsidP="00C77D20">
            <w:pPr>
              <w:jc w:val="center"/>
              <w:rPr>
                <w:ins w:id="7426" w:author="Στάθης Καπ" w:date="2023-02-02T17:05:00Z"/>
                <w:rFonts w:cstheme="minorHAnsi"/>
                <w:sz w:val="18"/>
                <w:szCs w:val="18"/>
              </w:rPr>
            </w:pPr>
            <w:ins w:id="7427" w:author="Στάθης Καπ" w:date="2023-02-02T17:22:00Z">
              <w:r w:rsidRPr="006F307C">
                <w:rPr>
                  <w:rFonts w:cstheme="minorHAnsi"/>
                  <w:sz w:val="18"/>
                  <w:szCs w:val="18"/>
                  <w:rPrChange w:id="7428" w:author="Στάθης Καπ" w:date="2023-02-02T17:25:00Z">
                    <w:rPr/>
                  </w:rPrChange>
                </w:rPr>
                <w:t>0.411</w:t>
              </w:r>
            </w:ins>
          </w:p>
        </w:tc>
        <w:tc>
          <w:tcPr>
            <w:tcW w:w="438" w:type="dxa"/>
          </w:tcPr>
          <w:p w14:paraId="7B2E4BC0" w14:textId="5AAAC7A5" w:rsidR="00C77D20" w:rsidRPr="006F307C" w:rsidRDefault="00C77D20" w:rsidP="00C77D20">
            <w:pPr>
              <w:jc w:val="center"/>
              <w:rPr>
                <w:ins w:id="7429" w:author="Στάθης Καπ" w:date="2023-02-02T17:05:00Z"/>
                <w:rFonts w:cstheme="minorHAnsi"/>
                <w:sz w:val="18"/>
                <w:szCs w:val="18"/>
              </w:rPr>
            </w:pPr>
            <w:ins w:id="7430" w:author="Στάθης Καπ" w:date="2023-02-02T17:22:00Z">
              <w:r w:rsidRPr="006F307C">
                <w:rPr>
                  <w:rFonts w:cstheme="minorHAnsi"/>
                  <w:sz w:val="18"/>
                  <w:szCs w:val="18"/>
                  <w:rPrChange w:id="7431" w:author="Στάθης Καπ" w:date="2023-02-02T17:25:00Z">
                    <w:rPr/>
                  </w:rPrChange>
                </w:rPr>
                <w:t>74</w:t>
              </w:r>
            </w:ins>
          </w:p>
        </w:tc>
        <w:tc>
          <w:tcPr>
            <w:tcW w:w="503" w:type="dxa"/>
          </w:tcPr>
          <w:p w14:paraId="3A1CFF8F" w14:textId="140774FD" w:rsidR="00C77D20" w:rsidRPr="006F307C" w:rsidRDefault="00C77D20" w:rsidP="00C77D20">
            <w:pPr>
              <w:jc w:val="center"/>
              <w:rPr>
                <w:ins w:id="7432" w:author="Στάθης Καπ" w:date="2023-02-02T17:05:00Z"/>
                <w:rFonts w:cstheme="minorHAnsi"/>
                <w:sz w:val="18"/>
                <w:szCs w:val="18"/>
              </w:rPr>
            </w:pPr>
            <w:ins w:id="7433" w:author="Στάθης Καπ" w:date="2023-02-02T17:11:00Z">
              <w:r w:rsidRPr="006F307C">
                <w:rPr>
                  <w:rFonts w:cstheme="minorHAnsi"/>
                  <w:sz w:val="18"/>
                  <w:szCs w:val="18"/>
                  <w:rPrChange w:id="7434" w:author="Στάθης Καπ" w:date="2023-02-02T17:25:00Z">
                    <w:rPr/>
                  </w:rPrChange>
                </w:rPr>
                <w:t>1002</w:t>
              </w:r>
            </w:ins>
          </w:p>
        </w:tc>
        <w:tc>
          <w:tcPr>
            <w:tcW w:w="558" w:type="dxa"/>
          </w:tcPr>
          <w:p w14:paraId="0584DFB4" w14:textId="7D1FC8A7" w:rsidR="00C77D20" w:rsidRPr="006F307C" w:rsidRDefault="00C77D20" w:rsidP="00C77D20">
            <w:pPr>
              <w:jc w:val="center"/>
              <w:rPr>
                <w:ins w:id="7435" w:author="Στάθης Καπ" w:date="2023-02-02T17:05:00Z"/>
                <w:rFonts w:cstheme="minorHAnsi"/>
                <w:sz w:val="18"/>
                <w:szCs w:val="18"/>
              </w:rPr>
            </w:pPr>
            <w:ins w:id="7436" w:author="Στάθης Καπ" w:date="2023-02-02T17:11:00Z">
              <w:r w:rsidRPr="006F307C">
                <w:rPr>
                  <w:rFonts w:cstheme="minorHAnsi"/>
                  <w:sz w:val="18"/>
                  <w:szCs w:val="18"/>
                  <w:rPrChange w:id="7437" w:author="Στάθης Καπ" w:date="2023-02-02T17:25:00Z">
                    <w:rPr/>
                  </w:rPrChange>
                </w:rPr>
                <w:t>0.357</w:t>
              </w:r>
            </w:ins>
          </w:p>
        </w:tc>
        <w:tc>
          <w:tcPr>
            <w:tcW w:w="438" w:type="dxa"/>
          </w:tcPr>
          <w:p w14:paraId="5586AC32" w14:textId="47619818" w:rsidR="00C77D20" w:rsidRPr="006F307C" w:rsidRDefault="00C77D20" w:rsidP="00C77D20">
            <w:pPr>
              <w:jc w:val="center"/>
              <w:rPr>
                <w:ins w:id="7438" w:author="Στάθης Καπ" w:date="2023-02-02T17:05:00Z"/>
                <w:rFonts w:cstheme="minorHAnsi"/>
                <w:sz w:val="18"/>
                <w:szCs w:val="18"/>
              </w:rPr>
            </w:pPr>
            <w:ins w:id="7439" w:author="Στάθης Καπ" w:date="2023-02-02T17:11:00Z">
              <w:r w:rsidRPr="006F307C">
                <w:rPr>
                  <w:rFonts w:cstheme="minorHAnsi"/>
                  <w:sz w:val="18"/>
                  <w:szCs w:val="18"/>
                  <w:rPrChange w:id="7440" w:author="Στάθης Καπ" w:date="2023-02-02T17:25:00Z">
                    <w:rPr/>
                  </w:rPrChange>
                </w:rPr>
                <w:t>66</w:t>
              </w:r>
            </w:ins>
          </w:p>
        </w:tc>
        <w:tc>
          <w:tcPr>
            <w:tcW w:w="503" w:type="dxa"/>
          </w:tcPr>
          <w:p w14:paraId="2A88CFA9" w14:textId="6CA236A7" w:rsidR="00C77D20" w:rsidRPr="006F307C" w:rsidRDefault="00C77D20" w:rsidP="00C77D20">
            <w:pPr>
              <w:jc w:val="center"/>
              <w:rPr>
                <w:ins w:id="7441" w:author="Στάθης Καπ" w:date="2023-02-02T17:05:00Z"/>
                <w:rFonts w:cstheme="minorHAnsi"/>
                <w:sz w:val="18"/>
                <w:szCs w:val="18"/>
              </w:rPr>
            </w:pPr>
            <w:ins w:id="7442" w:author="Στάθης Καπ" w:date="2023-02-02T17:23:00Z">
              <w:r w:rsidRPr="006F307C">
                <w:rPr>
                  <w:rFonts w:cstheme="minorHAnsi"/>
                  <w:sz w:val="18"/>
                  <w:szCs w:val="18"/>
                  <w:rPrChange w:id="7443" w:author="Στάθης Καπ" w:date="2023-02-02T17:25:00Z">
                    <w:rPr/>
                  </w:rPrChange>
                </w:rPr>
                <w:t>968</w:t>
              </w:r>
            </w:ins>
          </w:p>
        </w:tc>
        <w:tc>
          <w:tcPr>
            <w:tcW w:w="558" w:type="dxa"/>
          </w:tcPr>
          <w:p w14:paraId="5D934389" w14:textId="26178554" w:rsidR="00C77D20" w:rsidRPr="006F307C" w:rsidRDefault="00C77D20" w:rsidP="00C77D20">
            <w:pPr>
              <w:jc w:val="center"/>
              <w:rPr>
                <w:ins w:id="7444" w:author="Στάθης Καπ" w:date="2023-02-02T17:05:00Z"/>
                <w:rFonts w:cstheme="minorHAnsi"/>
                <w:sz w:val="18"/>
                <w:szCs w:val="18"/>
              </w:rPr>
            </w:pPr>
            <w:ins w:id="7445" w:author="Στάθης Καπ" w:date="2023-02-02T17:23:00Z">
              <w:r w:rsidRPr="006F307C">
                <w:rPr>
                  <w:rFonts w:cstheme="minorHAnsi"/>
                  <w:sz w:val="18"/>
                  <w:szCs w:val="18"/>
                  <w:rPrChange w:id="7446" w:author="Στάθης Καπ" w:date="2023-02-02T17:25:00Z">
                    <w:rPr/>
                  </w:rPrChange>
                </w:rPr>
                <w:t>0.363</w:t>
              </w:r>
            </w:ins>
          </w:p>
        </w:tc>
        <w:tc>
          <w:tcPr>
            <w:tcW w:w="438" w:type="dxa"/>
          </w:tcPr>
          <w:p w14:paraId="7592C0FF" w14:textId="6F62B2AB" w:rsidR="00C77D20" w:rsidRPr="006F307C" w:rsidRDefault="00C77D20" w:rsidP="00C77D20">
            <w:pPr>
              <w:jc w:val="center"/>
              <w:rPr>
                <w:ins w:id="7447" w:author="Στάθης Καπ" w:date="2023-02-02T17:05:00Z"/>
                <w:rFonts w:cstheme="minorHAnsi"/>
                <w:sz w:val="18"/>
                <w:szCs w:val="18"/>
              </w:rPr>
            </w:pPr>
            <w:ins w:id="7448" w:author="Στάθης Καπ" w:date="2023-02-02T17:23:00Z">
              <w:r w:rsidRPr="006F307C">
                <w:rPr>
                  <w:rFonts w:cstheme="minorHAnsi"/>
                  <w:sz w:val="18"/>
                  <w:szCs w:val="18"/>
                  <w:rPrChange w:id="7449" w:author="Στάθης Καπ" w:date="2023-02-02T17:25:00Z">
                    <w:rPr/>
                  </w:rPrChange>
                </w:rPr>
                <w:t>65</w:t>
              </w:r>
            </w:ins>
          </w:p>
        </w:tc>
        <w:tc>
          <w:tcPr>
            <w:tcW w:w="503" w:type="dxa"/>
          </w:tcPr>
          <w:p w14:paraId="1A02FBDD" w14:textId="180EAE47" w:rsidR="00C77D20" w:rsidRPr="006F307C" w:rsidRDefault="00C77D20" w:rsidP="00C77D20">
            <w:pPr>
              <w:jc w:val="center"/>
              <w:rPr>
                <w:ins w:id="7450" w:author="Στάθης Καπ" w:date="2023-02-02T17:05:00Z"/>
                <w:rFonts w:cstheme="minorHAnsi"/>
                <w:sz w:val="18"/>
                <w:szCs w:val="18"/>
              </w:rPr>
            </w:pPr>
            <w:ins w:id="7451" w:author="Στάθης Καπ" w:date="2023-02-02T17:19:00Z">
              <w:r w:rsidRPr="006F307C">
                <w:rPr>
                  <w:rFonts w:cstheme="minorHAnsi"/>
                  <w:sz w:val="18"/>
                  <w:szCs w:val="18"/>
                  <w:rPrChange w:id="7452" w:author="Στάθης Καπ" w:date="2023-02-02T17:25:00Z">
                    <w:rPr/>
                  </w:rPrChange>
                </w:rPr>
                <w:t>952</w:t>
              </w:r>
            </w:ins>
          </w:p>
        </w:tc>
        <w:tc>
          <w:tcPr>
            <w:tcW w:w="558" w:type="dxa"/>
          </w:tcPr>
          <w:p w14:paraId="7F84FF42" w14:textId="0640A998" w:rsidR="00C77D20" w:rsidRPr="006F307C" w:rsidRDefault="00C77D20" w:rsidP="00C77D20">
            <w:pPr>
              <w:jc w:val="center"/>
              <w:rPr>
                <w:ins w:id="7453" w:author="Στάθης Καπ" w:date="2023-02-02T17:05:00Z"/>
                <w:rFonts w:cstheme="minorHAnsi"/>
                <w:sz w:val="18"/>
                <w:szCs w:val="18"/>
              </w:rPr>
            </w:pPr>
            <w:ins w:id="7454" w:author="Στάθης Καπ" w:date="2023-02-02T17:19:00Z">
              <w:r w:rsidRPr="006F307C">
                <w:rPr>
                  <w:rFonts w:cstheme="minorHAnsi"/>
                  <w:sz w:val="18"/>
                  <w:szCs w:val="18"/>
                  <w:rPrChange w:id="7455" w:author="Στάθης Καπ" w:date="2023-02-02T17:25:00Z">
                    <w:rPr/>
                  </w:rPrChange>
                </w:rPr>
                <w:t>0.426</w:t>
              </w:r>
            </w:ins>
          </w:p>
        </w:tc>
        <w:tc>
          <w:tcPr>
            <w:tcW w:w="438" w:type="dxa"/>
          </w:tcPr>
          <w:p w14:paraId="2C418D1A" w14:textId="79B6F0DA" w:rsidR="00C77D20" w:rsidRPr="006F307C" w:rsidRDefault="00C77D20" w:rsidP="00C77D20">
            <w:pPr>
              <w:jc w:val="center"/>
              <w:rPr>
                <w:ins w:id="7456" w:author="Στάθης Καπ" w:date="2023-02-02T17:05:00Z"/>
                <w:rFonts w:cstheme="minorHAnsi"/>
                <w:sz w:val="18"/>
                <w:szCs w:val="18"/>
              </w:rPr>
            </w:pPr>
            <w:ins w:id="7457" w:author="Στάθης Καπ" w:date="2023-02-02T17:19:00Z">
              <w:r w:rsidRPr="006F307C">
                <w:rPr>
                  <w:rFonts w:cstheme="minorHAnsi"/>
                  <w:sz w:val="18"/>
                  <w:szCs w:val="18"/>
                  <w:rPrChange w:id="7458" w:author="Στάθης Καπ" w:date="2023-02-02T17:25:00Z">
                    <w:rPr/>
                  </w:rPrChange>
                </w:rPr>
                <w:t>65</w:t>
              </w:r>
            </w:ins>
          </w:p>
        </w:tc>
        <w:tc>
          <w:tcPr>
            <w:tcW w:w="456" w:type="dxa"/>
          </w:tcPr>
          <w:p w14:paraId="69CED750" w14:textId="6DF55679" w:rsidR="00C77D20" w:rsidRPr="006F307C" w:rsidRDefault="00C77D20" w:rsidP="00C77D20">
            <w:pPr>
              <w:jc w:val="center"/>
              <w:rPr>
                <w:ins w:id="7459" w:author="Στάθης Καπ" w:date="2023-02-02T17:05:00Z"/>
                <w:rFonts w:cstheme="minorHAnsi"/>
                <w:sz w:val="18"/>
                <w:szCs w:val="18"/>
              </w:rPr>
            </w:pPr>
            <w:ins w:id="7460" w:author="Στάθης Καπ" w:date="2023-02-02T17:24:00Z">
              <w:r w:rsidRPr="006F307C">
                <w:rPr>
                  <w:rFonts w:cstheme="minorHAnsi"/>
                  <w:sz w:val="18"/>
                  <w:szCs w:val="18"/>
                  <w:rPrChange w:id="7461" w:author="Στάθης Καπ" w:date="2023-02-02T17:25:00Z">
                    <w:rPr/>
                  </w:rPrChange>
                </w:rPr>
                <w:t>937</w:t>
              </w:r>
            </w:ins>
          </w:p>
        </w:tc>
        <w:tc>
          <w:tcPr>
            <w:tcW w:w="548" w:type="dxa"/>
          </w:tcPr>
          <w:p w14:paraId="3F271318" w14:textId="78036028" w:rsidR="00C77D20" w:rsidRPr="006F307C" w:rsidRDefault="00C77D20" w:rsidP="00C77D20">
            <w:pPr>
              <w:jc w:val="center"/>
              <w:rPr>
                <w:ins w:id="7462" w:author="Στάθης Καπ" w:date="2023-02-02T17:05:00Z"/>
                <w:rFonts w:cstheme="minorHAnsi"/>
                <w:sz w:val="18"/>
                <w:szCs w:val="18"/>
              </w:rPr>
            </w:pPr>
            <w:ins w:id="7463" w:author="Στάθης Καπ" w:date="2023-02-02T17:24:00Z">
              <w:r w:rsidRPr="006F307C">
                <w:rPr>
                  <w:rFonts w:cstheme="minorHAnsi"/>
                  <w:sz w:val="18"/>
                  <w:szCs w:val="18"/>
                  <w:rPrChange w:id="7464" w:author="Στάθης Καπ" w:date="2023-02-02T17:25:00Z">
                    <w:rPr/>
                  </w:rPrChange>
                </w:rPr>
                <w:t>0.351</w:t>
              </w:r>
            </w:ins>
          </w:p>
        </w:tc>
        <w:tc>
          <w:tcPr>
            <w:tcW w:w="428" w:type="dxa"/>
          </w:tcPr>
          <w:p w14:paraId="5914634C" w14:textId="348CD6A4" w:rsidR="00C77D20" w:rsidRPr="006F307C" w:rsidRDefault="00C77D20" w:rsidP="00C77D20">
            <w:pPr>
              <w:jc w:val="center"/>
              <w:rPr>
                <w:ins w:id="7465" w:author="Στάθης Καπ" w:date="2023-02-02T17:05:00Z"/>
                <w:rFonts w:cstheme="minorHAnsi"/>
                <w:sz w:val="18"/>
                <w:szCs w:val="18"/>
              </w:rPr>
            </w:pPr>
            <w:ins w:id="7466" w:author="Στάθης Καπ" w:date="2023-02-02T17:24:00Z">
              <w:r w:rsidRPr="006F307C">
                <w:rPr>
                  <w:rFonts w:cstheme="minorHAnsi"/>
                  <w:sz w:val="18"/>
                  <w:szCs w:val="18"/>
                  <w:rPrChange w:id="7467" w:author="Στάθης Καπ" w:date="2023-02-02T17:25:00Z">
                    <w:rPr/>
                  </w:rPrChange>
                </w:rPr>
                <w:t>64</w:t>
              </w:r>
            </w:ins>
          </w:p>
        </w:tc>
      </w:tr>
      <w:tr w:rsidR="00C77D20" w:rsidRPr="00AB438A" w14:paraId="57C0E988" w14:textId="77777777" w:rsidTr="00C77D20">
        <w:trPr>
          <w:trHeight w:val="247"/>
          <w:ins w:id="7468" w:author="Στάθης Καπ" w:date="2023-02-02T17:05:00Z"/>
        </w:trPr>
        <w:tc>
          <w:tcPr>
            <w:tcW w:w="409" w:type="dxa"/>
            <w:vAlign w:val="center"/>
          </w:tcPr>
          <w:p w14:paraId="696036EF" w14:textId="77777777" w:rsidR="00C77D20" w:rsidRPr="006E0881" w:rsidRDefault="00C77D20" w:rsidP="00C77D20">
            <w:pPr>
              <w:jc w:val="center"/>
              <w:rPr>
                <w:ins w:id="7469" w:author="Στάθης Καπ" w:date="2023-02-02T17:05:00Z"/>
                <w:sz w:val="18"/>
                <w:szCs w:val="18"/>
              </w:rPr>
            </w:pPr>
            <w:ins w:id="7470" w:author="Στάθης Καπ" w:date="2023-02-02T17:05:00Z">
              <w:r>
                <w:rPr>
                  <w:sz w:val="18"/>
                  <w:szCs w:val="18"/>
                </w:rPr>
                <w:t>Pr04</w:t>
              </w:r>
            </w:ins>
          </w:p>
        </w:tc>
        <w:tc>
          <w:tcPr>
            <w:tcW w:w="466" w:type="dxa"/>
          </w:tcPr>
          <w:p w14:paraId="2B286DD4" w14:textId="1C77C4E4" w:rsidR="00C77D20" w:rsidRPr="006F307C" w:rsidRDefault="00C77D20" w:rsidP="00C77D20">
            <w:pPr>
              <w:jc w:val="center"/>
              <w:rPr>
                <w:ins w:id="7471" w:author="Στάθης Καπ" w:date="2023-02-02T17:05:00Z"/>
                <w:rFonts w:cstheme="minorHAnsi"/>
                <w:sz w:val="18"/>
                <w:szCs w:val="18"/>
              </w:rPr>
            </w:pPr>
            <w:ins w:id="7472" w:author="Στάθης Καπ" w:date="2023-02-02T17:09:00Z">
              <w:r w:rsidRPr="006F307C">
                <w:rPr>
                  <w:rFonts w:cstheme="minorHAnsi"/>
                  <w:sz w:val="18"/>
                  <w:szCs w:val="18"/>
                  <w:rPrChange w:id="7473" w:author="Στάθης Καπ" w:date="2023-02-02T17:25:00Z">
                    <w:rPr/>
                  </w:rPrChange>
                </w:rPr>
                <w:t>1357</w:t>
              </w:r>
            </w:ins>
          </w:p>
        </w:tc>
        <w:tc>
          <w:tcPr>
            <w:tcW w:w="799" w:type="dxa"/>
          </w:tcPr>
          <w:p w14:paraId="490A3349" w14:textId="39C92350" w:rsidR="00C77D20" w:rsidRPr="006F307C" w:rsidRDefault="00C77D20" w:rsidP="00C77D20">
            <w:pPr>
              <w:jc w:val="center"/>
              <w:rPr>
                <w:ins w:id="7474" w:author="Στάθης Καπ" w:date="2023-02-02T17:05:00Z"/>
                <w:rFonts w:cstheme="minorHAnsi"/>
                <w:sz w:val="18"/>
                <w:szCs w:val="18"/>
              </w:rPr>
            </w:pPr>
            <w:ins w:id="7475" w:author="Στάθης Καπ" w:date="2023-02-02T17:09:00Z">
              <w:r w:rsidRPr="006F307C">
                <w:rPr>
                  <w:rFonts w:cstheme="minorHAnsi"/>
                  <w:sz w:val="18"/>
                  <w:szCs w:val="18"/>
                  <w:rPrChange w:id="7476" w:author="Στάθης Καπ" w:date="2023-02-02T17:25:00Z">
                    <w:rPr/>
                  </w:rPrChange>
                </w:rPr>
                <w:t>0.943</w:t>
              </w:r>
            </w:ins>
          </w:p>
        </w:tc>
        <w:tc>
          <w:tcPr>
            <w:tcW w:w="438" w:type="dxa"/>
          </w:tcPr>
          <w:p w14:paraId="275E461F" w14:textId="745C8EA6" w:rsidR="00C77D20" w:rsidRPr="006F307C" w:rsidRDefault="00C77D20" w:rsidP="00C77D20">
            <w:pPr>
              <w:jc w:val="center"/>
              <w:rPr>
                <w:ins w:id="7477" w:author="Στάθης Καπ" w:date="2023-02-02T17:05:00Z"/>
                <w:rFonts w:cstheme="minorHAnsi"/>
                <w:sz w:val="18"/>
                <w:szCs w:val="18"/>
              </w:rPr>
            </w:pPr>
            <w:ins w:id="7478" w:author="Στάθης Καπ" w:date="2023-02-02T17:09:00Z">
              <w:r w:rsidRPr="006F307C">
                <w:rPr>
                  <w:rFonts w:cstheme="minorHAnsi"/>
                  <w:sz w:val="18"/>
                  <w:szCs w:val="18"/>
                  <w:rPrChange w:id="7479" w:author="Στάθης Καπ" w:date="2023-02-02T17:25:00Z">
                    <w:rPr/>
                  </w:rPrChange>
                </w:rPr>
                <w:t>80</w:t>
              </w:r>
            </w:ins>
          </w:p>
        </w:tc>
        <w:tc>
          <w:tcPr>
            <w:tcW w:w="503" w:type="dxa"/>
          </w:tcPr>
          <w:p w14:paraId="66B4DB7E" w14:textId="64B9FB7A" w:rsidR="00C77D20" w:rsidRPr="006F307C" w:rsidRDefault="00C77D20" w:rsidP="00C77D20">
            <w:pPr>
              <w:jc w:val="center"/>
              <w:rPr>
                <w:ins w:id="7480" w:author="Στάθης Καπ" w:date="2023-02-02T17:05:00Z"/>
                <w:rFonts w:cstheme="minorHAnsi"/>
                <w:sz w:val="18"/>
                <w:szCs w:val="18"/>
              </w:rPr>
            </w:pPr>
            <w:ins w:id="7481" w:author="Στάθης Καπ" w:date="2023-02-02T17:22:00Z">
              <w:r w:rsidRPr="006F307C">
                <w:rPr>
                  <w:rFonts w:cstheme="minorHAnsi"/>
                  <w:sz w:val="18"/>
                  <w:szCs w:val="18"/>
                  <w:rPrChange w:id="7482" w:author="Στάθης Καπ" w:date="2023-02-02T17:25:00Z">
                    <w:rPr/>
                  </w:rPrChange>
                </w:rPr>
                <w:t>1388</w:t>
              </w:r>
            </w:ins>
          </w:p>
        </w:tc>
        <w:tc>
          <w:tcPr>
            <w:tcW w:w="558" w:type="dxa"/>
          </w:tcPr>
          <w:p w14:paraId="43554E82" w14:textId="4DF15ECC" w:rsidR="00C77D20" w:rsidRPr="006F307C" w:rsidRDefault="00C77D20" w:rsidP="00C77D20">
            <w:pPr>
              <w:jc w:val="center"/>
              <w:rPr>
                <w:ins w:id="7483" w:author="Στάθης Καπ" w:date="2023-02-02T17:05:00Z"/>
                <w:rFonts w:cstheme="minorHAnsi"/>
                <w:sz w:val="18"/>
                <w:szCs w:val="18"/>
              </w:rPr>
            </w:pPr>
            <w:ins w:id="7484" w:author="Στάθης Καπ" w:date="2023-02-02T17:22:00Z">
              <w:r w:rsidRPr="006F307C">
                <w:rPr>
                  <w:rFonts w:cstheme="minorHAnsi"/>
                  <w:sz w:val="18"/>
                  <w:szCs w:val="18"/>
                  <w:rPrChange w:id="7485" w:author="Στάθης Καπ" w:date="2023-02-02T17:25:00Z">
                    <w:rPr/>
                  </w:rPrChange>
                </w:rPr>
                <w:t>1.105</w:t>
              </w:r>
            </w:ins>
          </w:p>
        </w:tc>
        <w:tc>
          <w:tcPr>
            <w:tcW w:w="438" w:type="dxa"/>
          </w:tcPr>
          <w:p w14:paraId="3AB1B3FC" w14:textId="3FCE8C08" w:rsidR="00C77D20" w:rsidRPr="006F307C" w:rsidRDefault="00C77D20" w:rsidP="00C77D20">
            <w:pPr>
              <w:jc w:val="center"/>
              <w:rPr>
                <w:ins w:id="7486" w:author="Στάθης Καπ" w:date="2023-02-02T17:05:00Z"/>
                <w:rFonts w:cstheme="minorHAnsi"/>
                <w:sz w:val="18"/>
                <w:szCs w:val="18"/>
              </w:rPr>
            </w:pPr>
            <w:ins w:id="7487" w:author="Στάθης Καπ" w:date="2023-02-02T17:22:00Z">
              <w:r w:rsidRPr="006F307C">
                <w:rPr>
                  <w:rFonts w:cstheme="minorHAnsi"/>
                  <w:sz w:val="18"/>
                  <w:szCs w:val="18"/>
                  <w:rPrChange w:id="7488" w:author="Στάθης Καπ" w:date="2023-02-02T17:25:00Z">
                    <w:rPr/>
                  </w:rPrChange>
                </w:rPr>
                <w:t>92</w:t>
              </w:r>
            </w:ins>
          </w:p>
        </w:tc>
        <w:tc>
          <w:tcPr>
            <w:tcW w:w="503" w:type="dxa"/>
          </w:tcPr>
          <w:p w14:paraId="4E528D75" w14:textId="06149A14" w:rsidR="00C77D20" w:rsidRPr="006F307C" w:rsidRDefault="00C77D20" w:rsidP="00C77D20">
            <w:pPr>
              <w:jc w:val="center"/>
              <w:rPr>
                <w:ins w:id="7489" w:author="Στάθης Καπ" w:date="2023-02-02T17:05:00Z"/>
                <w:rFonts w:cstheme="minorHAnsi"/>
                <w:sz w:val="18"/>
                <w:szCs w:val="18"/>
              </w:rPr>
            </w:pPr>
            <w:ins w:id="7490" w:author="Στάθης Καπ" w:date="2023-02-02T17:11:00Z">
              <w:r w:rsidRPr="006F307C">
                <w:rPr>
                  <w:rFonts w:cstheme="minorHAnsi"/>
                  <w:sz w:val="18"/>
                  <w:szCs w:val="18"/>
                  <w:rPrChange w:id="7491" w:author="Στάθης Καπ" w:date="2023-02-02T17:25:00Z">
                    <w:rPr/>
                  </w:rPrChange>
                </w:rPr>
                <w:t>1378</w:t>
              </w:r>
            </w:ins>
          </w:p>
        </w:tc>
        <w:tc>
          <w:tcPr>
            <w:tcW w:w="558" w:type="dxa"/>
          </w:tcPr>
          <w:p w14:paraId="5009A336" w14:textId="5F679E12" w:rsidR="00C77D20" w:rsidRPr="006F307C" w:rsidRDefault="00C77D20" w:rsidP="00C77D20">
            <w:pPr>
              <w:jc w:val="center"/>
              <w:rPr>
                <w:ins w:id="7492" w:author="Στάθης Καπ" w:date="2023-02-02T17:05:00Z"/>
                <w:rFonts w:cstheme="minorHAnsi"/>
                <w:sz w:val="18"/>
                <w:szCs w:val="18"/>
              </w:rPr>
            </w:pPr>
            <w:ins w:id="7493" w:author="Στάθης Καπ" w:date="2023-02-02T17:11:00Z">
              <w:r w:rsidRPr="006F307C">
                <w:rPr>
                  <w:rFonts w:cstheme="minorHAnsi"/>
                  <w:sz w:val="18"/>
                  <w:szCs w:val="18"/>
                  <w:rPrChange w:id="7494" w:author="Στάθης Καπ" w:date="2023-02-02T17:25:00Z">
                    <w:rPr/>
                  </w:rPrChange>
                </w:rPr>
                <w:t>0.917</w:t>
              </w:r>
            </w:ins>
          </w:p>
        </w:tc>
        <w:tc>
          <w:tcPr>
            <w:tcW w:w="438" w:type="dxa"/>
          </w:tcPr>
          <w:p w14:paraId="1CC72310" w14:textId="25280A35" w:rsidR="00C77D20" w:rsidRPr="006F307C" w:rsidRDefault="00C77D20" w:rsidP="00C77D20">
            <w:pPr>
              <w:jc w:val="center"/>
              <w:rPr>
                <w:ins w:id="7495" w:author="Στάθης Καπ" w:date="2023-02-02T17:05:00Z"/>
                <w:rFonts w:cstheme="minorHAnsi"/>
                <w:sz w:val="18"/>
                <w:szCs w:val="18"/>
              </w:rPr>
            </w:pPr>
            <w:ins w:id="7496" w:author="Στάθης Καπ" w:date="2023-02-02T17:11:00Z">
              <w:r w:rsidRPr="006F307C">
                <w:rPr>
                  <w:rFonts w:cstheme="minorHAnsi"/>
                  <w:sz w:val="18"/>
                  <w:szCs w:val="18"/>
                  <w:rPrChange w:id="7497" w:author="Στάθης Καπ" w:date="2023-02-02T17:25:00Z">
                    <w:rPr/>
                  </w:rPrChange>
                </w:rPr>
                <w:t>87</w:t>
              </w:r>
            </w:ins>
          </w:p>
        </w:tc>
        <w:tc>
          <w:tcPr>
            <w:tcW w:w="503" w:type="dxa"/>
          </w:tcPr>
          <w:p w14:paraId="1E98EB7D" w14:textId="386D2B14" w:rsidR="00C77D20" w:rsidRPr="006F307C" w:rsidRDefault="00C77D20" w:rsidP="00C77D20">
            <w:pPr>
              <w:jc w:val="center"/>
              <w:rPr>
                <w:ins w:id="7498" w:author="Στάθης Καπ" w:date="2023-02-02T17:05:00Z"/>
                <w:rFonts w:cstheme="minorHAnsi"/>
                <w:sz w:val="18"/>
                <w:szCs w:val="18"/>
              </w:rPr>
            </w:pPr>
            <w:ins w:id="7499" w:author="Στάθης Καπ" w:date="2023-02-02T17:23:00Z">
              <w:r w:rsidRPr="006F307C">
                <w:rPr>
                  <w:rFonts w:cstheme="minorHAnsi"/>
                  <w:sz w:val="18"/>
                  <w:szCs w:val="18"/>
                  <w:rPrChange w:id="7500" w:author="Στάθης Καπ" w:date="2023-02-02T17:25:00Z">
                    <w:rPr/>
                  </w:rPrChange>
                </w:rPr>
                <w:t>1322</w:t>
              </w:r>
            </w:ins>
          </w:p>
        </w:tc>
        <w:tc>
          <w:tcPr>
            <w:tcW w:w="558" w:type="dxa"/>
          </w:tcPr>
          <w:p w14:paraId="6B8EE99B" w14:textId="4F1A79E7" w:rsidR="00C77D20" w:rsidRPr="006F307C" w:rsidRDefault="00C77D20" w:rsidP="00C77D20">
            <w:pPr>
              <w:jc w:val="center"/>
              <w:rPr>
                <w:ins w:id="7501" w:author="Στάθης Καπ" w:date="2023-02-02T17:05:00Z"/>
                <w:rFonts w:cstheme="minorHAnsi"/>
                <w:sz w:val="18"/>
                <w:szCs w:val="18"/>
              </w:rPr>
            </w:pPr>
            <w:ins w:id="7502" w:author="Στάθης Καπ" w:date="2023-02-02T17:23:00Z">
              <w:r w:rsidRPr="006F307C">
                <w:rPr>
                  <w:rFonts w:cstheme="minorHAnsi"/>
                  <w:sz w:val="18"/>
                  <w:szCs w:val="18"/>
                  <w:rPrChange w:id="7503" w:author="Στάθης Καπ" w:date="2023-02-02T17:25:00Z">
                    <w:rPr/>
                  </w:rPrChange>
                </w:rPr>
                <w:t>0.605</w:t>
              </w:r>
            </w:ins>
          </w:p>
        </w:tc>
        <w:tc>
          <w:tcPr>
            <w:tcW w:w="438" w:type="dxa"/>
          </w:tcPr>
          <w:p w14:paraId="64A4DF49" w14:textId="45C37260" w:rsidR="00C77D20" w:rsidRPr="006F307C" w:rsidRDefault="00C77D20" w:rsidP="00C77D20">
            <w:pPr>
              <w:jc w:val="center"/>
              <w:rPr>
                <w:ins w:id="7504" w:author="Στάθης Καπ" w:date="2023-02-02T17:05:00Z"/>
                <w:rFonts w:cstheme="minorHAnsi"/>
                <w:sz w:val="18"/>
                <w:szCs w:val="18"/>
              </w:rPr>
            </w:pPr>
            <w:ins w:id="7505" w:author="Στάθης Καπ" w:date="2023-02-02T17:23:00Z">
              <w:r w:rsidRPr="006F307C">
                <w:rPr>
                  <w:rFonts w:cstheme="minorHAnsi"/>
                  <w:sz w:val="18"/>
                  <w:szCs w:val="18"/>
                  <w:rPrChange w:id="7506" w:author="Στάθης Καπ" w:date="2023-02-02T17:25:00Z">
                    <w:rPr/>
                  </w:rPrChange>
                </w:rPr>
                <w:t>81</w:t>
              </w:r>
            </w:ins>
          </w:p>
        </w:tc>
        <w:tc>
          <w:tcPr>
            <w:tcW w:w="503" w:type="dxa"/>
          </w:tcPr>
          <w:p w14:paraId="2416D6A7" w14:textId="7A42C3B8" w:rsidR="00C77D20" w:rsidRPr="006F307C" w:rsidRDefault="00C77D20" w:rsidP="00C77D20">
            <w:pPr>
              <w:jc w:val="center"/>
              <w:rPr>
                <w:ins w:id="7507" w:author="Στάθης Καπ" w:date="2023-02-02T17:05:00Z"/>
                <w:rFonts w:cstheme="minorHAnsi"/>
                <w:sz w:val="18"/>
                <w:szCs w:val="18"/>
              </w:rPr>
            </w:pPr>
            <w:ins w:id="7508" w:author="Στάθης Καπ" w:date="2023-02-02T17:19:00Z">
              <w:r w:rsidRPr="006F307C">
                <w:rPr>
                  <w:rFonts w:cstheme="minorHAnsi"/>
                  <w:sz w:val="18"/>
                  <w:szCs w:val="18"/>
                  <w:rPrChange w:id="7509" w:author="Στάθης Καπ" w:date="2023-02-02T17:25:00Z">
                    <w:rPr/>
                  </w:rPrChange>
                </w:rPr>
                <w:t>1371</w:t>
              </w:r>
            </w:ins>
          </w:p>
        </w:tc>
        <w:tc>
          <w:tcPr>
            <w:tcW w:w="558" w:type="dxa"/>
          </w:tcPr>
          <w:p w14:paraId="1B35840F" w14:textId="6E5B52AA" w:rsidR="00C77D20" w:rsidRPr="006F307C" w:rsidRDefault="00C77D20" w:rsidP="00C77D20">
            <w:pPr>
              <w:jc w:val="center"/>
              <w:rPr>
                <w:ins w:id="7510" w:author="Στάθης Καπ" w:date="2023-02-02T17:05:00Z"/>
                <w:rFonts w:cstheme="minorHAnsi"/>
                <w:sz w:val="18"/>
                <w:szCs w:val="18"/>
              </w:rPr>
            </w:pPr>
            <w:ins w:id="7511" w:author="Στάθης Καπ" w:date="2023-02-02T17:19:00Z">
              <w:r w:rsidRPr="006F307C">
                <w:rPr>
                  <w:rFonts w:cstheme="minorHAnsi"/>
                  <w:sz w:val="18"/>
                  <w:szCs w:val="18"/>
                  <w:rPrChange w:id="7512" w:author="Στάθης Καπ" w:date="2023-02-02T17:25:00Z">
                    <w:rPr/>
                  </w:rPrChange>
                </w:rPr>
                <w:t>0.506</w:t>
              </w:r>
            </w:ins>
          </w:p>
        </w:tc>
        <w:tc>
          <w:tcPr>
            <w:tcW w:w="438" w:type="dxa"/>
          </w:tcPr>
          <w:p w14:paraId="6F18008C" w14:textId="407F4875" w:rsidR="00C77D20" w:rsidRPr="006F307C" w:rsidRDefault="00C77D20" w:rsidP="00C77D20">
            <w:pPr>
              <w:jc w:val="center"/>
              <w:rPr>
                <w:ins w:id="7513" w:author="Στάθης Καπ" w:date="2023-02-02T17:05:00Z"/>
                <w:rFonts w:cstheme="minorHAnsi"/>
                <w:sz w:val="18"/>
                <w:szCs w:val="18"/>
              </w:rPr>
            </w:pPr>
            <w:ins w:id="7514" w:author="Στάθης Καπ" w:date="2023-02-02T17:19:00Z">
              <w:r w:rsidRPr="006F307C">
                <w:rPr>
                  <w:rFonts w:cstheme="minorHAnsi"/>
                  <w:sz w:val="18"/>
                  <w:szCs w:val="18"/>
                  <w:rPrChange w:id="7515" w:author="Στάθης Καπ" w:date="2023-02-02T17:25:00Z">
                    <w:rPr/>
                  </w:rPrChange>
                </w:rPr>
                <w:t>84</w:t>
              </w:r>
            </w:ins>
          </w:p>
        </w:tc>
        <w:tc>
          <w:tcPr>
            <w:tcW w:w="456" w:type="dxa"/>
          </w:tcPr>
          <w:p w14:paraId="06D9F78B" w14:textId="1A133203" w:rsidR="00C77D20" w:rsidRPr="006F307C" w:rsidRDefault="00C77D20" w:rsidP="00C77D20">
            <w:pPr>
              <w:jc w:val="center"/>
              <w:rPr>
                <w:ins w:id="7516" w:author="Στάθης Καπ" w:date="2023-02-02T17:05:00Z"/>
                <w:rFonts w:cstheme="minorHAnsi"/>
                <w:sz w:val="18"/>
                <w:szCs w:val="18"/>
              </w:rPr>
            </w:pPr>
            <w:ins w:id="7517" w:author="Στάθης Καπ" w:date="2023-02-02T17:24:00Z">
              <w:r w:rsidRPr="006F307C">
                <w:rPr>
                  <w:rFonts w:cstheme="minorHAnsi"/>
                  <w:sz w:val="18"/>
                  <w:szCs w:val="18"/>
                  <w:rPrChange w:id="7518" w:author="Στάθης Καπ" w:date="2023-02-02T17:25:00Z">
                    <w:rPr/>
                  </w:rPrChange>
                </w:rPr>
                <w:t>1336</w:t>
              </w:r>
            </w:ins>
          </w:p>
        </w:tc>
        <w:tc>
          <w:tcPr>
            <w:tcW w:w="548" w:type="dxa"/>
          </w:tcPr>
          <w:p w14:paraId="72FA4C8F" w14:textId="6D726E29" w:rsidR="00C77D20" w:rsidRPr="006F307C" w:rsidRDefault="00C77D20" w:rsidP="00C77D20">
            <w:pPr>
              <w:jc w:val="center"/>
              <w:rPr>
                <w:ins w:id="7519" w:author="Στάθης Καπ" w:date="2023-02-02T17:05:00Z"/>
                <w:rFonts w:cstheme="minorHAnsi"/>
                <w:sz w:val="18"/>
                <w:szCs w:val="18"/>
              </w:rPr>
            </w:pPr>
            <w:ins w:id="7520" w:author="Στάθης Καπ" w:date="2023-02-02T17:24:00Z">
              <w:r w:rsidRPr="006F307C">
                <w:rPr>
                  <w:rFonts w:cstheme="minorHAnsi"/>
                  <w:sz w:val="18"/>
                  <w:szCs w:val="18"/>
                  <w:rPrChange w:id="7521" w:author="Στάθης Καπ" w:date="2023-02-02T17:25:00Z">
                    <w:rPr/>
                  </w:rPrChange>
                </w:rPr>
                <w:t>0.71</w:t>
              </w:r>
            </w:ins>
          </w:p>
        </w:tc>
        <w:tc>
          <w:tcPr>
            <w:tcW w:w="428" w:type="dxa"/>
          </w:tcPr>
          <w:p w14:paraId="07580B94" w14:textId="59F90943" w:rsidR="00C77D20" w:rsidRPr="006F307C" w:rsidRDefault="00C77D20" w:rsidP="00C77D20">
            <w:pPr>
              <w:jc w:val="center"/>
              <w:rPr>
                <w:ins w:id="7522" w:author="Στάθης Καπ" w:date="2023-02-02T17:05:00Z"/>
                <w:rFonts w:cstheme="minorHAnsi"/>
                <w:sz w:val="18"/>
                <w:szCs w:val="18"/>
              </w:rPr>
            </w:pPr>
            <w:ins w:id="7523" w:author="Στάθης Καπ" w:date="2023-02-02T17:24:00Z">
              <w:r w:rsidRPr="006F307C">
                <w:rPr>
                  <w:rFonts w:cstheme="minorHAnsi"/>
                  <w:sz w:val="18"/>
                  <w:szCs w:val="18"/>
                  <w:rPrChange w:id="7524" w:author="Στάθης Καπ" w:date="2023-02-02T17:25:00Z">
                    <w:rPr/>
                  </w:rPrChange>
                </w:rPr>
                <w:t>90</w:t>
              </w:r>
            </w:ins>
          </w:p>
        </w:tc>
      </w:tr>
      <w:tr w:rsidR="00C77D20" w:rsidRPr="00AB438A" w14:paraId="6343DDD1" w14:textId="77777777" w:rsidTr="00C77D20">
        <w:trPr>
          <w:trHeight w:val="264"/>
          <w:ins w:id="7525" w:author="Στάθης Καπ" w:date="2023-02-02T17:05:00Z"/>
        </w:trPr>
        <w:tc>
          <w:tcPr>
            <w:tcW w:w="409" w:type="dxa"/>
            <w:vAlign w:val="center"/>
          </w:tcPr>
          <w:p w14:paraId="1ECBEC29" w14:textId="77777777" w:rsidR="00C77D20" w:rsidRPr="006E0881" w:rsidRDefault="00C77D20" w:rsidP="00C77D20">
            <w:pPr>
              <w:jc w:val="center"/>
              <w:rPr>
                <w:ins w:id="7526" w:author="Στάθης Καπ" w:date="2023-02-02T17:05:00Z"/>
                <w:sz w:val="18"/>
                <w:szCs w:val="18"/>
              </w:rPr>
            </w:pPr>
            <w:ins w:id="7527" w:author="Στάθης Καπ" w:date="2023-02-02T17:05:00Z">
              <w:r>
                <w:rPr>
                  <w:sz w:val="18"/>
                  <w:szCs w:val="18"/>
                </w:rPr>
                <w:t>Pr05</w:t>
              </w:r>
            </w:ins>
          </w:p>
        </w:tc>
        <w:tc>
          <w:tcPr>
            <w:tcW w:w="466" w:type="dxa"/>
          </w:tcPr>
          <w:p w14:paraId="102FAE00" w14:textId="1DD9674D" w:rsidR="00C77D20" w:rsidRPr="006F307C" w:rsidRDefault="00C77D20" w:rsidP="00C77D20">
            <w:pPr>
              <w:jc w:val="center"/>
              <w:rPr>
                <w:ins w:id="7528" w:author="Στάθης Καπ" w:date="2023-02-02T17:05:00Z"/>
                <w:rFonts w:cstheme="minorHAnsi"/>
                <w:sz w:val="18"/>
                <w:szCs w:val="18"/>
              </w:rPr>
            </w:pPr>
            <w:ins w:id="7529" w:author="Στάθης Καπ" w:date="2023-02-02T17:09:00Z">
              <w:r w:rsidRPr="006F307C">
                <w:rPr>
                  <w:rFonts w:cstheme="minorHAnsi"/>
                  <w:sz w:val="18"/>
                  <w:szCs w:val="18"/>
                  <w:rPrChange w:id="7530" w:author="Στάθης Καπ" w:date="2023-02-02T17:25:00Z">
                    <w:rPr/>
                  </w:rPrChange>
                </w:rPr>
                <w:t>1591</w:t>
              </w:r>
            </w:ins>
          </w:p>
        </w:tc>
        <w:tc>
          <w:tcPr>
            <w:tcW w:w="799" w:type="dxa"/>
          </w:tcPr>
          <w:p w14:paraId="1032E5F5" w14:textId="385CA527" w:rsidR="00C77D20" w:rsidRPr="006F307C" w:rsidRDefault="00C77D20" w:rsidP="00C77D20">
            <w:pPr>
              <w:jc w:val="center"/>
              <w:rPr>
                <w:ins w:id="7531" w:author="Στάθης Καπ" w:date="2023-02-02T17:05:00Z"/>
                <w:rFonts w:cstheme="minorHAnsi"/>
                <w:sz w:val="18"/>
                <w:szCs w:val="18"/>
              </w:rPr>
            </w:pPr>
            <w:ins w:id="7532" w:author="Στάθης Καπ" w:date="2023-02-02T17:09:00Z">
              <w:r w:rsidRPr="006F307C">
                <w:rPr>
                  <w:rFonts w:cstheme="minorHAnsi"/>
                  <w:sz w:val="18"/>
                  <w:szCs w:val="18"/>
                  <w:rPrChange w:id="7533" w:author="Στάθης Καπ" w:date="2023-02-02T17:25:00Z">
                    <w:rPr/>
                  </w:rPrChange>
                </w:rPr>
                <w:t>1.016</w:t>
              </w:r>
            </w:ins>
          </w:p>
        </w:tc>
        <w:tc>
          <w:tcPr>
            <w:tcW w:w="438" w:type="dxa"/>
          </w:tcPr>
          <w:p w14:paraId="0BACA513" w14:textId="55389B23" w:rsidR="00C77D20" w:rsidRPr="006F307C" w:rsidRDefault="00C77D20" w:rsidP="00C77D20">
            <w:pPr>
              <w:jc w:val="center"/>
              <w:rPr>
                <w:ins w:id="7534" w:author="Στάθης Καπ" w:date="2023-02-02T17:05:00Z"/>
                <w:rFonts w:cstheme="minorHAnsi"/>
                <w:sz w:val="18"/>
                <w:szCs w:val="18"/>
              </w:rPr>
            </w:pPr>
            <w:ins w:id="7535" w:author="Στάθης Καπ" w:date="2023-02-02T17:09:00Z">
              <w:r w:rsidRPr="006F307C">
                <w:rPr>
                  <w:rFonts w:cstheme="minorHAnsi"/>
                  <w:sz w:val="18"/>
                  <w:szCs w:val="18"/>
                  <w:rPrChange w:id="7536" w:author="Στάθης Καπ" w:date="2023-02-02T17:25:00Z">
                    <w:rPr/>
                  </w:rPrChange>
                </w:rPr>
                <w:t>99</w:t>
              </w:r>
            </w:ins>
          </w:p>
        </w:tc>
        <w:tc>
          <w:tcPr>
            <w:tcW w:w="503" w:type="dxa"/>
          </w:tcPr>
          <w:p w14:paraId="79457ECC" w14:textId="71DED32A" w:rsidR="00C77D20" w:rsidRPr="006F307C" w:rsidRDefault="00C77D20" w:rsidP="00C77D20">
            <w:pPr>
              <w:jc w:val="center"/>
              <w:rPr>
                <w:ins w:id="7537" w:author="Στάθης Καπ" w:date="2023-02-02T17:05:00Z"/>
                <w:rFonts w:cstheme="minorHAnsi"/>
                <w:sz w:val="18"/>
                <w:szCs w:val="18"/>
              </w:rPr>
            </w:pPr>
            <w:ins w:id="7538" w:author="Στάθης Καπ" w:date="2023-02-02T17:22:00Z">
              <w:r w:rsidRPr="006F307C">
                <w:rPr>
                  <w:rFonts w:cstheme="minorHAnsi"/>
                  <w:sz w:val="18"/>
                  <w:szCs w:val="18"/>
                  <w:rPrChange w:id="7539" w:author="Στάθης Καπ" w:date="2023-02-02T17:25:00Z">
                    <w:rPr/>
                  </w:rPrChange>
                </w:rPr>
                <w:t>1588</w:t>
              </w:r>
            </w:ins>
          </w:p>
        </w:tc>
        <w:tc>
          <w:tcPr>
            <w:tcW w:w="558" w:type="dxa"/>
          </w:tcPr>
          <w:p w14:paraId="7A1E6173" w14:textId="0C57DE4F" w:rsidR="00C77D20" w:rsidRPr="006F307C" w:rsidRDefault="00C77D20" w:rsidP="00C77D20">
            <w:pPr>
              <w:jc w:val="center"/>
              <w:rPr>
                <w:ins w:id="7540" w:author="Στάθης Καπ" w:date="2023-02-02T17:05:00Z"/>
                <w:rFonts w:cstheme="minorHAnsi"/>
                <w:sz w:val="18"/>
                <w:szCs w:val="18"/>
              </w:rPr>
            </w:pPr>
            <w:ins w:id="7541" w:author="Στάθης Καπ" w:date="2023-02-02T17:22:00Z">
              <w:r w:rsidRPr="006F307C">
                <w:rPr>
                  <w:rFonts w:cstheme="minorHAnsi"/>
                  <w:sz w:val="18"/>
                  <w:szCs w:val="18"/>
                  <w:rPrChange w:id="7542" w:author="Στάθης Καπ" w:date="2023-02-02T17:25:00Z">
                    <w:rPr/>
                  </w:rPrChange>
                </w:rPr>
                <w:t>1.062</w:t>
              </w:r>
            </w:ins>
          </w:p>
        </w:tc>
        <w:tc>
          <w:tcPr>
            <w:tcW w:w="438" w:type="dxa"/>
          </w:tcPr>
          <w:p w14:paraId="7A8D7707" w14:textId="21F82D7B" w:rsidR="00C77D20" w:rsidRPr="006F307C" w:rsidRDefault="00C77D20" w:rsidP="00C77D20">
            <w:pPr>
              <w:jc w:val="center"/>
              <w:rPr>
                <w:ins w:id="7543" w:author="Στάθης Καπ" w:date="2023-02-02T17:05:00Z"/>
                <w:rFonts w:cstheme="minorHAnsi"/>
                <w:sz w:val="18"/>
                <w:szCs w:val="18"/>
              </w:rPr>
            </w:pPr>
            <w:ins w:id="7544" w:author="Στάθης Καπ" w:date="2023-02-02T17:22:00Z">
              <w:r w:rsidRPr="006F307C">
                <w:rPr>
                  <w:rFonts w:cstheme="minorHAnsi"/>
                  <w:sz w:val="18"/>
                  <w:szCs w:val="18"/>
                  <w:rPrChange w:id="7545" w:author="Στάθης Καπ" w:date="2023-02-02T17:25:00Z">
                    <w:rPr/>
                  </w:rPrChange>
                </w:rPr>
                <w:t>96</w:t>
              </w:r>
            </w:ins>
          </w:p>
        </w:tc>
        <w:tc>
          <w:tcPr>
            <w:tcW w:w="503" w:type="dxa"/>
          </w:tcPr>
          <w:p w14:paraId="201C4A4C" w14:textId="0C1C5BCA" w:rsidR="00C77D20" w:rsidRPr="006F307C" w:rsidRDefault="00C77D20" w:rsidP="00C77D20">
            <w:pPr>
              <w:jc w:val="center"/>
              <w:rPr>
                <w:ins w:id="7546" w:author="Στάθης Καπ" w:date="2023-02-02T17:05:00Z"/>
                <w:rFonts w:cstheme="minorHAnsi"/>
                <w:sz w:val="18"/>
                <w:szCs w:val="18"/>
              </w:rPr>
            </w:pPr>
            <w:ins w:id="7547" w:author="Στάθης Καπ" w:date="2023-02-02T17:11:00Z">
              <w:r w:rsidRPr="006F307C">
                <w:rPr>
                  <w:rFonts w:cstheme="minorHAnsi"/>
                  <w:sz w:val="18"/>
                  <w:szCs w:val="18"/>
                  <w:rPrChange w:id="7548" w:author="Στάθης Καπ" w:date="2023-02-02T17:25:00Z">
                    <w:rPr/>
                  </w:rPrChange>
                </w:rPr>
                <w:t>1576</w:t>
              </w:r>
            </w:ins>
          </w:p>
        </w:tc>
        <w:tc>
          <w:tcPr>
            <w:tcW w:w="558" w:type="dxa"/>
          </w:tcPr>
          <w:p w14:paraId="785AF7BC" w14:textId="36FA0144" w:rsidR="00C77D20" w:rsidRPr="006F307C" w:rsidRDefault="00C77D20" w:rsidP="00C77D20">
            <w:pPr>
              <w:jc w:val="center"/>
              <w:rPr>
                <w:ins w:id="7549" w:author="Στάθης Καπ" w:date="2023-02-02T17:05:00Z"/>
                <w:rFonts w:cstheme="minorHAnsi"/>
                <w:sz w:val="18"/>
                <w:szCs w:val="18"/>
              </w:rPr>
            </w:pPr>
            <w:ins w:id="7550" w:author="Στάθης Καπ" w:date="2023-02-02T17:11:00Z">
              <w:r w:rsidRPr="006F307C">
                <w:rPr>
                  <w:rFonts w:cstheme="minorHAnsi"/>
                  <w:sz w:val="18"/>
                  <w:szCs w:val="18"/>
                  <w:rPrChange w:id="7551" w:author="Στάθης Καπ" w:date="2023-02-02T17:25:00Z">
                    <w:rPr/>
                  </w:rPrChange>
                </w:rPr>
                <w:t>1.003</w:t>
              </w:r>
            </w:ins>
          </w:p>
        </w:tc>
        <w:tc>
          <w:tcPr>
            <w:tcW w:w="438" w:type="dxa"/>
          </w:tcPr>
          <w:p w14:paraId="54DED4FE" w14:textId="300F5FFA" w:rsidR="00C77D20" w:rsidRPr="006F307C" w:rsidRDefault="00C77D20" w:rsidP="00C77D20">
            <w:pPr>
              <w:jc w:val="center"/>
              <w:rPr>
                <w:ins w:id="7552" w:author="Στάθης Καπ" w:date="2023-02-02T17:05:00Z"/>
                <w:rFonts w:cstheme="minorHAnsi"/>
                <w:sz w:val="18"/>
                <w:szCs w:val="18"/>
              </w:rPr>
            </w:pPr>
            <w:ins w:id="7553" w:author="Στάθης Καπ" w:date="2023-02-02T17:11:00Z">
              <w:r w:rsidRPr="006F307C">
                <w:rPr>
                  <w:rFonts w:cstheme="minorHAnsi"/>
                  <w:sz w:val="18"/>
                  <w:szCs w:val="18"/>
                  <w:rPrChange w:id="7554" w:author="Στάθης Καπ" w:date="2023-02-02T17:25:00Z">
                    <w:rPr/>
                  </w:rPrChange>
                </w:rPr>
                <w:t>99</w:t>
              </w:r>
            </w:ins>
          </w:p>
        </w:tc>
        <w:tc>
          <w:tcPr>
            <w:tcW w:w="503" w:type="dxa"/>
          </w:tcPr>
          <w:p w14:paraId="039DEB1F" w14:textId="7607B672" w:rsidR="00C77D20" w:rsidRPr="006F307C" w:rsidRDefault="00C77D20" w:rsidP="00C77D20">
            <w:pPr>
              <w:jc w:val="center"/>
              <w:rPr>
                <w:ins w:id="7555" w:author="Στάθης Καπ" w:date="2023-02-02T17:05:00Z"/>
                <w:rFonts w:cstheme="minorHAnsi"/>
                <w:sz w:val="18"/>
                <w:szCs w:val="18"/>
              </w:rPr>
            </w:pPr>
            <w:ins w:id="7556" w:author="Στάθης Καπ" w:date="2023-02-02T17:23:00Z">
              <w:r w:rsidRPr="006F307C">
                <w:rPr>
                  <w:rFonts w:cstheme="minorHAnsi"/>
                  <w:sz w:val="18"/>
                  <w:szCs w:val="18"/>
                  <w:rPrChange w:id="7557" w:author="Στάθης Καπ" w:date="2023-02-02T17:25:00Z">
                    <w:rPr/>
                  </w:rPrChange>
                </w:rPr>
                <w:t>1490</w:t>
              </w:r>
            </w:ins>
          </w:p>
        </w:tc>
        <w:tc>
          <w:tcPr>
            <w:tcW w:w="558" w:type="dxa"/>
          </w:tcPr>
          <w:p w14:paraId="5C51A561" w14:textId="20EF30FF" w:rsidR="00C77D20" w:rsidRPr="006F307C" w:rsidRDefault="00C77D20" w:rsidP="00C77D20">
            <w:pPr>
              <w:jc w:val="center"/>
              <w:rPr>
                <w:ins w:id="7558" w:author="Στάθης Καπ" w:date="2023-02-02T17:05:00Z"/>
                <w:rFonts w:cstheme="minorHAnsi"/>
                <w:sz w:val="18"/>
                <w:szCs w:val="18"/>
              </w:rPr>
            </w:pPr>
            <w:ins w:id="7559" w:author="Στάθης Καπ" w:date="2023-02-02T17:23:00Z">
              <w:r w:rsidRPr="006F307C">
                <w:rPr>
                  <w:rFonts w:cstheme="minorHAnsi"/>
                  <w:sz w:val="18"/>
                  <w:szCs w:val="18"/>
                  <w:rPrChange w:id="7560" w:author="Στάθης Καπ" w:date="2023-02-02T17:25:00Z">
                    <w:rPr/>
                  </w:rPrChange>
                </w:rPr>
                <w:t>0.907</w:t>
              </w:r>
            </w:ins>
          </w:p>
        </w:tc>
        <w:tc>
          <w:tcPr>
            <w:tcW w:w="438" w:type="dxa"/>
          </w:tcPr>
          <w:p w14:paraId="43425F04" w14:textId="13376A9A" w:rsidR="00C77D20" w:rsidRPr="006F307C" w:rsidRDefault="00C77D20" w:rsidP="00C77D20">
            <w:pPr>
              <w:jc w:val="center"/>
              <w:rPr>
                <w:ins w:id="7561" w:author="Στάθης Καπ" w:date="2023-02-02T17:05:00Z"/>
                <w:rFonts w:cstheme="minorHAnsi"/>
                <w:sz w:val="18"/>
                <w:szCs w:val="18"/>
              </w:rPr>
            </w:pPr>
            <w:ins w:id="7562" w:author="Στάθης Καπ" w:date="2023-02-02T17:23:00Z">
              <w:r w:rsidRPr="006F307C">
                <w:rPr>
                  <w:rFonts w:cstheme="minorHAnsi"/>
                  <w:sz w:val="18"/>
                  <w:szCs w:val="18"/>
                  <w:rPrChange w:id="7563" w:author="Στάθης Καπ" w:date="2023-02-02T17:25:00Z">
                    <w:rPr/>
                  </w:rPrChange>
                </w:rPr>
                <w:t>92</w:t>
              </w:r>
            </w:ins>
          </w:p>
        </w:tc>
        <w:tc>
          <w:tcPr>
            <w:tcW w:w="503" w:type="dxa"/>
          </w:tcPr>
          <w:p w14:paraId="6444020E" w14:textId="6E0B7E5A" w:rsidR="00C77D20" w:rsidRPr="006F307C" w:rsidRDefault="00C77D20" w:rsidP="00C77D20">
            <w:pPr>
              <w:jc w:val="center"/>
              <w:rPr>
                <w:ins w:id="7564" w:author="Στάθης Καπ" w:date="2023-02-02T17:05:00Z"/>
                <w:rFonts w:cstheme="minorHAnsi"/>
                <w:sz w:val="18"/>
                <w:szCs w:val="18"/>
              </w:rPr>
            </w:pPr>
            <w:ins w:id="7565" w:author="Στάθης Καπ" w:date="2023-02-02T17:19:00Z">
              <w:r w:rsidRPr="006F307C">
                <w:rPr>
                  <w:rFonts w:cstheme="minorHAnsi"/>
                  <w:sz w:val="18"/>
                  <w:szCs w:val="18"/>
                  <w:rPrChange w:id="7566" w:author="Στάθης Καπ" w:date="2023-02-02T17:25:00Z">
                    <w:rPr/>
                  </w:rPrChange>
                </w:rPr>
                <w:t>1482</w:t>
              </w:r>
            </w:ins>
          </w:p>
        </w:tc>
        <w:tc>
          <w:tcPr>
            <w:tcW w:w="558" w:type="dxa"/>
          </w:tcPr>
          <w:p w14:paraId="200FB89E" w14:textId="49FB3855" w:rsidR="00C77D20" w:rsidRPr="006F307C" w:rsidRDefault="00C77D20" w:rsidP="00C77D20">
            <w:pPr>
              <w:jc w:val="center"/>
              <w:rPr>
                <w:ins w:id="7567" w:author="Στάθης Καπ" w:date="2023-02-02T17:05:00Z"/>
                <w:rFonts w:cstheme="minorHAnsi"/>
                <w:sz w:val="18"/>
                <w:szCs w:val="18"/>
              </w:rPr>
            </w:pPr>
            <w:ins w:id="7568" w:author="Στάθης Καπ" w:date="2023-02-02T17:19:00Z">
              <w:r w:rsidRPr="006F307C">
                <w:rPr>
                  <w:rFonts w:cstheme="minorHAnsi"/>
                  <w:sz w:val="18"/>
                  <w:szCs w:val="18"/>
                  <w:rPrChange w:id="7569" w:author="Στάθης Καπ" w:date="2023-02-02T17:25:00Z">
                    <w:rPr/>
                  </w:rPrChange>
                </w:rPr>
                <w:t>0.795</w:t>
              </w:r>
            </w:ins>
          </w:p>
        </w:tc>
        <w:tc>
          <w:tcPr>
            <w:tcW w:w="438" w:type="dxa"/>
          </w:tcPr>
          <w:p w14:paraId="162A3D99" w14:textId="45ACF59C" w:rsidR="00C77D20" w:rsidRPr="006F307C" w:rsidRDefault="00C77D20" w:rsidP="00C77D20">
            <w:pPr>
              <w:jc w:val="center"/>
              <w:rPr>
                <w:ins w:id="7570" w:author="Στάθης Καπ" w:date="2023-02-02T17:05:00Z"/>
                <w:rFonts w:cstheme="minorHAnsi"/>
                <w:sz w:val="18"/>
                <w:szCs w:val="18"/>
              </w:rPr>
            </w:pPr>
            <w:ins w:id="7571" w:author="Στάθης Καπ" w:date="2023-02-02T17:19:00Z">
              <w:r w:rsidRPr="006F307C">
                <w:rPr>
                  <w:rFonts w:cstheme="minorHAnsi"/>
                  <w:sz w:val="18"/>
                  <w:szCs w:val="18"/>
                  <w:rPrChange w:id="7572" w:author="Στάθης Καπ" w:date="2023-02-02T17:25:00Z">
                    <w:rPr/>
                  </w:rPrChange>
                </w:rPr>
                <w:t>90</w:t>
              </w:r>
            </w:ins>
          </w:p>
        </w:tc>
        <w:tc>
          <w:tcPr>
            <w:tcW w:w="456" w:type="dxa"/>
          </w:tcPr>
          <w:p w14:paraId="6D89D2E6" w14:textId="41E53E9C" w:rsidR="00C77D20" w:rsidRPr="006F307C" w:rsidRDefault="00C77D20" w:rsidP="00C77D20">
            <w:pPr>
              <w:jc w:val="center"/>
              <w:rPr>
                <w:ins w:id="7573" w:author="Στάθης Καπ" w:date="2023-02-02T17:05:00Z"/>
                <w:rFonts w:cstheme="minorHAnsi"/>
                <w:sz w:val="18"/>
                <w:szCs w:val="18"/>
              </w:rPr>
            </w:pPr>
            <w:ins w:id="7574" w:author="Στάθης Καπ" w:date="2023-02-02T17:24:00Z">
              <w:r w:rsidRPr="006F307C">
                <w:rPr>
                  <w:rFonts w:cstheme="minorHAnsi"/>
                  <w:sz w:val="18"/>
                  <w:szCs w:val="18"/>
                  <w:rPrChange w:id="7575" w:author="Στάθης Καπ" w:date="2023-02-02T17:25:00Z">
                    <w:rPr/>
                  </w:rPrChange>
                </w:rPr>
                <w:t>1438</w:t>
              </w:r>
            </w:ins>
          </w:p>
        </w:tc>
        <w:tc>
          <w:tcPr>
            <w:tcW w:w="548" w:type="dxa"/>
          </w:tcPr>
          <w:p w14:paraId="5B6CA3DC" w14:textId="129FB666" w:rsidR="00C77D20" w:rsidRPr="006F307C" w:rsidRDefault="00C77D20" w:rsidP="00C77D20">
            <w:pPr>
              <w:jc w:val="center"/>
              <w:rPr>
                <w:ins w:id="7576" w:author="Στάθης Καπ" w:date="2023-02-02T17:05:00Z"/>
                <w:rFonts w:cstheme="minorHAnsi"/>
                <w:sz w:val="18"/>
                <w:szCs w:val="18"/>
              </w:rPr>
            </w:pPr>
            <w:ins w:id="7577" w:author="Στάθης Καπ" w:date="2023-02-02T17:24:00Z">
              <w:r w:rsidRPr="006F307C">
                <w:rPr>
                  <w:rFonts w:cstheme="minorHAnsi"/>
                  <w:sz w:val="18"/>
                  <w:szCs w:val="18"/>
                  <w:rPrChange w:id="7578" w:author="Στάθης Καπ" w:date="2023-02-02T17:25:00Z">
                    <w:rPr/>
                  </w:rPrChange>
                </w:rPr>
                <w:t>0.722</w:t>
              </w:r>
            </w:ins>
          </w:p>
        </w:tc>
        <w:tc>
          <w:tcPr>
            <w:tcW w:w="428" w:type="dxa"/>
          </w:tcPr>
          <w:p w14:paraId="71D714BF" w14:textId="142524B9" w:rsidR="00C77D20" w:rsidRPr="006F307C" w:rsidRDefault="00C77D20" w:rsidP="00C77D20">
            <w:pPr>
              <w:jc w:val="center"/>
              <w:rPr>
                <w:ins w:id="7579" w:author="Στάθης Καπ" w:date="2023-02-02T17:05:00Z"/>
                <w:rFonts w:cstheme="minorHAnsi"/>
                <w:sz w:val="18"/>
                <w:szCs w:val="18"/>
              </w:rPr>
            </w:pPr>
            <w:ins w:id="7580" w:author="Στάθης Καπ" w:date="2023-02-02T17:24:00Z">
              <w:r w:rsidRPr="006F307C">
                <w:rPr>
                  <w:rFonts w:cstheme="minorHAnsi"/>
                  <w:sz w:val="18"/>
                  <w:szCs w:val="18"/>
                  <w:rPrChange w:id="7581" w:author="Στάθης Καπ" w:date="2023-02-02T17:25:00Z">
                    <w:rPr/>
                  </w:rPrChange>
                </w:rPr>
                <w:t>91</w:t>
              </w:r>
            </w:ins>
          </w:p>
        </w:tc>
      </w:tr>
      <w:tr w:rsidR="00C77D20" w:rsidRPr="00AB438A" w14:paraId="5E1A99EB" w14:textId="77777777" w:rsidTr="00C77D20">
        <w:trPr>
          <w:trHeight w:val="247"/>
          <w:ins w:id="7582" w:author="Στάθης Καπ" w:date="2023-02-02T17:05:00Z"/>
        </w:trPr>
        <w:tc>
          <w:tcPr>
            <w:tcW w:w="409" w:type="dxa"/>
            <w:vAlign w:val="center"/>
          </w:tcPr>
          <w:p w14:paraId="3DA193A3" w14:textId="77777777" w:rsidR="00C77D20" w:rsidRPr="006E0881" w:rsidRDefault="00C77D20" w:rsidP="00C77D20">
            <w:pPr>
              <w:jc w:val="center"/>
              <w:rPr>
                <w:ins w:id="7583" w:author="Στάθης Καπ" w:date="2023-02-02T17:05:00Z"/>
                <w:sz w:val="18"/>
                <w:szCs w:val="18"/>
              </w:rPr>
            </w:pPr>
            <w:ins w:id="7584" w:author="Στάθης Καπ" w:date="2023-02-02T17:05:00Z">
              <w:r>
                <w:rPr>
                  <w:sz w:val="18"/>
                  <w:szCs w:val="18"/>
                </w:rPr>
                <w:t>Pr06</w:t>
              </w:r>
            </w:ins>
          </w:p>
        </w:tc>
        <w:tc>
          <w:tcPr>
            <w:tcW w:w="466" w:type="dxa"/>
          </w:tcPr>
          <w:p w14:paraId="7AA99F97" w14:textId="77A482F9" w:rsidR="00C77D20" w:rsidRPr="006F307C" w:rsidRDefault="00C77D20" w:rsidP="00C77D20">
            <w:pPr>
              <w:jc w:val="center"/>
              <w:rPr>
                <w:ins w:id="7585" w:author="Στάθης Καπ" w:date="2023-02-02T17:05:00Z"/>
                <w:rFonts w:cstheme="minorHAnsi"/>
                <w:sz w:val="18"/>
                <w:szCs w:val="18"/>
              </w:rPr>
            </w:pPr>
            <w:ins w:id="7586" w:author="Στάθης Καπ" w:date="2023-02-02T17:09:00Z">
              <w:r w:rsidRPr="006F307C">
                <w:rPr>
                  <w:rFonts w:cstheme="minorHAnsi"/>
                  <w:sz w:val="18"/>
                  <w:szCs w:val="18"/>
                  <w:rPrChange w:id="7587" w:author="Στάθης Καπ" w:date="2023-02-02T17:25:00Z">
                    <w:rPr/>
                  </w:rPrChange>
                </w:rPr>
                <w:t>1674</w:t>
              </w:r>
            </w:ins>
          </w:p>
        </w:tc>
        <w:tc>
          <w:tcPr>
            <w:tcW w:w="799" w:type="dxa"/>
          </w:tcPr>
          <w:p w14:paraId="585C59B7" w14:textId="7D4194EC" w:rsidR="00C77D20" w:rsidRPr="006F307C" w:rsidRDefault="00C77D20" w:rsidP="00C77D20">
            <w:pPr>
              <w:jc w:val="center"/>
              <w:rPr>
                <w:ins w:id="7588" w:author="Στάθης Καπ" w:date="2023-02-02T17:05:00Z"/>
                <w:rFonts w:cstheme="minorHAnsi"/>
                <w:sz w:val="18"/>
                <w:szCs w:val="18"/>
              </w:rPr>
            </w:pPr>
            <w:ins w:id="7589" w:author="Στάθης Καπ" w:date="2023-02-02T17:09:00Z">
              <w:r w:rsidRPr="006F307C">
                <w:rPr>
                  <w:rFonts w:cstheme="minorHAnsi"/>
                  <w:sz w:val="18"/>
                  <w:szCs w:val="18"/>
                  <w:rPrChange w:id="7590" w:author="Στάθης Καπ" w:date="2023-02-02T17:25:00Z">
                    <w:rPr/>
                  </w:rPrChange>
                </w:rPr>
                <w:t>1.546</w:t>
              </w:r>
            </w:ins>
          </w:p>
        </w:tc>
        <w:tc>
          <w:tcPr>
            <w:tcW w:w="438" w:type="dxa"/>
          </w:tcPr>
          <w:p w14:paraId="69EAB70A" w14:textId="57FB1559" w:rsidR="00C77D20" w:rsidRPr="006F307C" w:rsidRDefault="00C77D20" w:rsidP="00C77D20">
            <w:pPr>
              <w:jc w:val="center"/>
              <w:rPr>
                <w:ins w:id="7591" w:author="Στάθης Καπ" w:date="2023-02-02T17:05:00Z"/>
                <w:rFonts w:cstheme="minorHAnsi"/>
                <w:sz w:val="18"/>
                <w:szCs w:val="18"/>
              </w:rPr>
            </w:pPr>
            <w:ins w:id="7592" w:author="Στάθης Καπ" w:date="2023-02-02T17:09:00Z">
              <w:r w:rsidRPr="006F307C">
                <w:rPr>
                  <w:rFonts w:cstheme="minorHAnsi"/>
                  <w:sz w:val="18"/>
                  <w:szCs w:val="18"/>
                  <w:rPrChange w:id="7593" w:author="Στάθης Καπ" w:date="2023-02-02T17:25:00Z">
                    <w:rPr/>
                  </w:rPrChange>
                </w:rPr>
                <w:t>101</w:t>
              </w:r>
            </w:ins>
          </w:p>
        </w:tc>
        <w:tc>
          <w:tcPr>
            <w:tcW w:w="503" w:type="dxa"/>
          </w:tcPr>
          <w:p w14:paraId="6C7CFA9C" w14:textId="48F584AD" w:rsidR="00C77D20" w:rsidRPr="006F307C" w:rsidRDefault="00C77D20" w:rsidP="00C77D20">
            <w:pPr>
              <w:jc w:val="center"/>
              <w:rPr>
                <w:ins w:id="7594" w:author="Στάθης Καπ" w:date="2023-02-02T17:05:00Z"/>
                <w:rFonts w:cstheme="minorHAnsi"/>
                <w:sz w:val="18"/>
                <w:szCs w:val="18"/>
              </w:rPr>
            </w:pPr>
            <w:ins w:id="7595" w:author="Στάθης Καπ" w:date="2023-02-02T17:22:00Z">
              <w:r w:rsidRPr="006F307C">
                <w:rPr>
                  <w:rFonts w:cstheme="minorHAnsi"/>
                  <w:sz w:val="18"/>
                  <w:szCs w:val="18"/>
                  <w:rPrChange w:id="7596" w:author="Στάθης Καπ" w:date="2023-02-02T17:25:00Z">
                    <w:rPr/>
                  </w:rPrChange>
                </w:rPr>
                <w:t>1670</w:t>
              </w:r>
            </w:ins>
          </w:p>
        </w:tc>
        <w:tc>
          <w:tcPr>
            <w:tcW w:w="558" w:type="dxa"/>
          </w:tcPr>
          <w:p w14:paraId="11A715CE" w14:textId="0DEFB525" w:rsidR="00C77D20" w:rsidRPr="006F307C" w:rsidRDefault="00C77D20" w:rsidP="00C77D20">
            <w:pPr>
              <w:jc w:val="center"/>
              <w:rPr>
                <w:ins w:id="7597" w:author="Στάθης Καπ" w:date="2023-02-02T17:05:00Z"/>
                <w:rFonts w:cstheme="minorHAnsi"/>
                <w:sz w:val="18"/>
                <w:szCs w:val="18"/>
              </w:rPr>
            </w:pPr>
            <w:ins w:id="7598" w:author="Στάθης Καπ" w:date="2023-02-02T17:22:00Z">
              <w:r w:rsidRPr="006F307C">
                <w:rPr>
                  <w:rFonts w:cstheme="minorHAnsi"/>
                  <w:sz w:val="18"/>
                  <w:szCs w:val="18"/>
                  <w:rPrChange w:id="7599" w:author="Στάθης Καπ" w:date="2023-02-02T17:25:00Z">
                    <w:rPr/>
                  </w:rPrChange>
                </w:rPr>
                <w:t>2.277</w:t>
              </w:r>
            </w:ins>
          </w:p>
        </w:tc>
        <w:tc>
          <w:tcPr>
            <w:tcW w:w="438" w:type="dxa"/>
          </w:tcPr>
          <w:p w14:paraId="51FC3F4D" w14:textId="40050D2E" w:rsidR="00C77D20" w:rsidRPr="006F307C" w:rsidRDefault="00C77D20" w:rsidP="00C77D20">
            <w:pPr>
              <w:jc w:val="center"/>
              <w:rPr>
                <w:ins w:id="7600" w:author="Στάθης Καπ" w:date="2023-02-02T17:05:00Z"/>
                <w:rFonts w:cstheme="minorHAnsi"/>
                <w:sz w:val="18"/>
                <w:szCs w:val="18"/>
              </w:rPr>
            </w:pPr>
            <w:ins w:id="7601" w:author="Στάθης Καπ" w:date="2023-02-02T17:22:00Z">
              <w:r w:rsidRPr="006F307C">
                <w:rPr>
                  <w:rFonts w:cstheme="minorHAnsi"/>
                  <w:sz w:val="18"/>
                  <w:szCs w:val="18"/>
                  <w:rPrChange w:id="7602" w:author="Στάθης Καπ" w:date="2023-02-02T17:25:00Z">
                    <w:rPr/>
                  </w:rPrChange>
                </w:rPr>
                <w:t>102</w:t>
              </w:r>
            </w:ins>
          </w:p>
        </w:tc>
        <w:tc>
          <w:tcPr>
            <w:tcW w:w="503" w:type="dxa"/>
          </w:tcPr>
          <w:p w14:paraId="5515410B" w14:textId="58E1BE3B" w:rsidR="00C77D20" w:rsidRPr="006F307C" w:rsidRDefault="00C77D20" w:rsidP="00C77D20">
            <w:pPr>
              <w:jc w:val="center"/>
              <w:rPr>
                <w:ins w:id="7603" w:author="Στάθης Καπ" w:date="2023-02-02T17:05:00Z"/>
                <w:rFonts w:cstheme="minorHAnsi"/>
                <w:sz w:val="18"/>
                <w:szCs w:val="18"/>
              </w:rPr>
            </w:pPr>
            <w:ins w:id="7604" w:author="Στάθης Καπ" w:date="2023-02-02T17:11:00Z">
              <w:r w:rsidRPr="006F307C">
                <w:rPr>
                  <w:rFonts w:cstheme="minorHAnsi"/>
                  <w:sz w:val="18"/>
                  <w:szCs w:val="18"/>
                  <w:rPrChange w:id="7605" w:author="Στάθης Καπ" w:date="2023-02-02T17:25:00Z">
                    <w:rPr/>
                  </w:rPrChange>
                </w:rPr>
                <w:t>1636</w:t>
              </w:r>
            </w:ins>
          </w:p>
        </w:tc>
        <w:tc>
          <w:tcPr>
            <w:tcW w:w="558" w:type="dxa"/>
          </w:tcPr>
          <w:p w14:paraId="2B6D1532" w14:textId="674BB10D" w:rsidR="00C77D20" w:rsidRPr="006F307C" w:rsidRDefault="00C77D20" w:rsidP="00C77D20">
            <w:pPr>
              <w:jc w:val="center"/>
              <w:rPr>
                <w:ins w:id="7606" w:author="Στάθης Καπ" w:date="2023-02-02T17:05:00Z"/>
                <w:rFonts w:cstheme="minorHAnsi"/>
                <w:sz w:val="18"/>
                <w:szCs w:val="18"/>
              </w:rPr>
            </w:pPr>
            <w:ins w:id="7607" w:author="Στάθης Καπ" w:date="2023-02-02T17:11:00Z">
              <w:r w:rsidRPr="006F307C">
                <w:rPr>
                  <w:rFonts w:cstheme="minorHAnsi"/>
                  <w:sz w:val="18"/>
                  <w:szCs w:val="18"/>
                  <w:rPrChange w:id="7608" w:author="Στάθης Καπ" w:date="2023-02-02T17:25:00Z">
                    <w:rPr/>
                  </w:rPrChange>
                </w:rPr>
                <w:t>1.286</w:t>
              </w:r>
            </w:ins>
          </w:p>
        </w:tc>
        <w:tc>
          <w:tcPr>
            <w:tcW w:w="438" w:type="dxa"/>
          </w:tcPr>
          <w:p w14:paraId="12D2DC9C" w14:textId="5DD434D6" w:rsidR="00C77D20" w:rsidRPr="006F307C" w:rsidRDefault="00C77D20" w:rsidP="00C77D20">
            <w:pPr>
              <w:jc w:val="center"/>
              <w:rPr>
                <w:ins w:id="7609" w:author="Στάθης Καπ" w:date="2023-02-02T17:05:00Z"/>
                <w:rFonts w:cstheme="minorHAnsi"/>
                <w:sz w:val="18"/>
                <w:szCs w:val="18"/>
              </w:rPr>
            </w:pPr>
            <w:ins w:id="7610" w:author="Στάθης Καπ" w:date="2023-02-02T17:11:00Z">
              <w:r w:rsidRPr="006F307C">
                <w:rPr>
                  <w:rFonts w:cstheme="minorHAnsi"/>
                  <w:sz w:val="18"/>
                  <w:szCs w:val="18"/>
                  <w:rPrChange w:id="7611" w:author="Στάθης Καπ" w:date="2023-02-02T17:25:00Z">
                    <w:rPr/>
                  </w:rPrChange>
                </w:rPr>
                <w:t>97</w:t>
              </w:r>
            </w:ins>
          </w:p>
        </w:tc>
        <w:tc>
          <w:tcPr>
            <w:tcW w:w="503" w:type="dxa"/>
          </w:tcPr>
          <w:p w14:paraId="3E65FE0D" w14:textId="50013FC1" w:rsidR="00C77D20" w:rsidRPr="006F307C" w:rsidRDefault="00C77D20" w:rsidP="00C77D20">
            <w:pPr>
              <w:jc w:val="center"/>
              <w:rPr>
                <w:ins w:id="7612" w:author="Στάθης Καπ" w:date="2023-02-02T17:05:00Z"/>
                <w:rFonts w:cstheme="minorHAnsi"/>
                <w:sz w:val="18"/>
                <w:szCs w:val="18"/>
              </w:rPr>
            </w:pPr>
            <w:ins w:id="7613" w:author="Στάθης Καπ" w:date="2023-02-02T17:23:00Z">
              <w:r w:rsidRPr="006F307C">
                <w:rPr>
                  <w:rFonts w:cstheme="minorHAnsi"/>
                  <w:sz w:val="18"/>
                  <w:szCs w:val="18"/>
                  <w:rPrChange w:id="7614" w:author="Στάθης Καπ" w:date="2023-02-02T17:25:00Z">
                    <w:rPr/>
                  </w:rPrChange>
                </w:rPr>
                <w:t>1575</w:t>
              </w:r>
            </w:ins>
          </w:p>
        </w:tc>
        <w:tc>
          <w:tcPr>
            <w:tcW w:w="558" w:type="dxa"/>
          </w:tcPr>
          <w:p w14:paraId="69D00718" w14:textId="5AF7B697" w:rsidR="00C77D20" w:rsidRPr="006F307C" w:rsidRDefault="00C77D20" w:rsidP="00C77D20">
            <w:pPr>
              <w:jc w:val="center"/>
              <w:rPr>
                <w:ins w:id="7615" w:author="Στάθης Καπ" w:date="2023-02-02T17:05:00Z"/>
                <w:rFonts w:cstheme="minorHAnsi"/>
                <w:sz w:val="18"/>
                <w:szCs w:val="18"/>
              </w:rPr>
            </w:pPr>
            <w:ins w:id="7616" w:author="Στάθης Καπ" w:date="2023-02-02T17:23:00Z">
              <w:r w:rsidRPr="006F307C">
                <w:rPr>
                  <w:rFonts w:cstheme="minorHAnsi"/>
                  <w:sz w:val="18"/>
                  <w:szCs w:val="18"/>
                  <w:rPrChange w:id="7617" w:author="Στάθης Καπ" w:date="2023-02-02T17:25:00Z">
                    <w:rPr/>
                  </w:rPrChange>
                </w:rPr>
                <w:t>0.933</w:t>
              </w:r>
            </w:ins>
          </w:p>
        </w:tc>
        <w:tc>
          <w:tcPr>
            <w:tcW w:w="438" w:type="dxa"/>
          </w:tcPr>
          <w:p w14:paraId="6CAD23C5" w14:textId="6C2492C6" w:rsidR="00C77D20" w:rsidRPr="006F307C" w:rsidRDefault="00C77D20" w:rsidP="00C77D20">
            <w:pPr>
              <w:jc w:val="center"/>
              <w:rPr>
                <w:ins w:id="7618" w:author="Στάθης Καπ" w:date="2023-02-02T17:05:00Z"/>
                <w:rFonts w:cstheme="minorHAnsi"/>
                <w:sz w:val="18"/>
                <w:szCs w:val="18"/>
              </w:rPr>
            </w:pPr>
            <w:ins w:id="7619" w:author="Στάθης Καπ" w:date="2023-02-02T17:23:00Z">
              <w:r w:rsidRPr="006F307C">
                <w:rPr>
                  <w:rFonts w:cstheme="minorHAnsi"/>
                  <w:sz w:val="18"/>
                  <w:szCs w:val="18"/>
                  <w:rPrChange w:id="7620" w:author="Στάθης Καπ" w:date="2023-02-02T17:25:00Z">
                    <w:rPr/>
                  </w:rPrChange>
                </w:rPr>
                <w:t>94</w:t>
              </w:r>
            </w:ins>
          </w:p>
        </w:tc>
        <w:tc>
          <w:tcPr>
            <w:tcW w:w="503" w:type="dxa"/>
          </w:tcPr>
          <w:p w14:paraId="494226AA" w14:textId="17574E9F" w:rsidR="00C77D20" w:rsidRPr="006F307C" w:rsidRDefault="00C77D20" w:rsidP="00C77D20">
            <w:pPr>
              <w:jc w:val="center"/>
              <w:rPr>
                <w:ins w:id="7621" w:author="Στάθης Καπ" w:date="2023-02-02T17:05:00Z"/>
                <w:rFonts w:cstheme="minorHAnsi"/>
                <w:sz w:val="18"/>
                <w:szCs w:val="18"/>
              </w:rPr>
            </w:pPr>
            <w:ins w:id="7622" w:author="Στάθης Καπ" w:date="2023-02-02T17:19:00Z">
              <w:r w:rsidRPr="006F307C">
                <w:rPr>
                  <w:rFonts w:cstheme="minorHAnsi"/>
                  <w:sz w:val="18"/>
                  <w:szCs w:val="18"/>
                  <w:rPrChange w:id="7623" w:author="Στάθης Καπ" w:date="2023-02-02T17:25:00Z">
                    <w:rPr/>
                  </w:rPrChange>
                </w:rPr>
                <w:t>1527</w:t>
              </w:r>
            </w:ins>
          </w:p>
        </w:tc>
        <w:tc>
          <w:tcPr>
            <w:tcW w:w="558" w:type="dxa"/>
          </w:tcPr>
          <w:p w14:paraId="09D22965" w14:textId="0B6FE14A" w:rsidR="00C77D20" w:rsidRPr="006F307C" w:rsidRDefault="00C77D20" w:rsidP="00C77D20">
            <w:pPr>
              <w:jc w:val="center"/>
              <w:rPr>
                <w:ins w:id="7624" w:author="Στάθης Καπ" w:date="2023-02-02T17:05:00Z"/>
                <w:rFonts w:cstheme="minorHAnsi"/>
                <w:sz w:val="18"/>
                <w:szCs w:val="18"/>
              </w:rPr>
            </w:pPr>
            <w:ins w:id="7625" w:author="Στάθης Καπ" w:date="2023-02-02T17:19:00Z">
              <w:r w:rsidRPr="006F307C">
                <w:rPr>
                  <w:rFonts w:cstheme="minorHAnsi"/>
                  <w:sz w:val="18"/>
                  <w:szCs w:val="18"/>
                  <w:rPrChange w:id="7626" w:author="Στάθης Καπ" w:date="2023-02-02T17:25:00Z">
                    <w:rPr/>
                  </w:rPrChange>
                </w:rPr>
                <w:t>1.114</w:t>
              </w:r>
            </w:ins>
          </w:p>
        </w:tc>
        <w:tc>
          <w:tcPr>
            <w:tcW w:w="438" w:type="dxa"/>
          </w:tcPr>
          <w:p w14:paraId="5E8AAECD" w14:textId="5E2277D9" w:rsidR="00C77D20" w:rsidRPr="006F307C" w:rsidRDefault="00C77D20" w:rsidP="00C77D20">
            <w:pPr>
              <w:jc w:val="center"/>
              <w:rPr>
                <w:ins w:id="7627" w:author="Στάθης Καπ" w:date="2023-02-02T17:05:00Z"/>
                <w:rFonts w:cstheme="minorHAnsi"/>
                <w:sz w:val="18"/>
                <w:szCs w:val="18"/>
              </w:rPr>
            </w:pPr>
            <w:ins w:id="7628" w:author="Στάθης Καπ" w:date="2023-02-02T17:19:00Z">
              <w:r w:rsidRPr="006F307C">
                <w:rPr>
                  <w:rFonts w:cstheme="minorHAnsi"/>
                  <w:sz w:val="18"/>
                  <w:szCs w:val="18"/>
                  <w:rPrChange w:id="7629" w:author="Στάθης Καπ" w:date="2023-02-02T17:25:00Z">
                    <w:rPr/>
                  </w:rPrChange>
                </w:rPr>
                <w:t>91</w:t>
              </w:r>
            </w:ins>
          </w:p>
        </w:tc>
        <w:tc>
          <w:tcPr>
            <w:tcW w:w="456" w:type="dxa"/>
          </w:tcPr>
          <w:p w14:paraId="0960E7A3" w14:textId="6FFE937D" w:rsidR="00C77D20" w:rsidRPr="006F307C" w:rsidRDefault="00C77D20" w:rsidP="00C77D20">
            <w:pPr>
              <w:jc w:val="center"/>
              <w:rPr>
                <w:ins w:id="7630" w:author="Στάθης Καπ" w:date="2023-02-02T17:05:00Z"/>
                <w:rFonts w:cstheme="minorHAnsi"/>
                <w:sz w:val="18"/>
                <w:szCs w:val="18"/>
              </w:rPr>
            </w:pPr>
            <w:ins w:id="7631" w:author="Στάθης Καπ" w:date="2023-02-02T17:24:00Z">
              <w:r w:rsidRPr="006F307C">
                <w:rPr>
                  <w:rFonts w:cstheme="minorHAnsi"/>
                  <w:sz w:val="18"/>
                  <w:szCs w:val="18"/>
                  <w:rPrChange w:id="7632" w:author="Στάθης Καπ" w:date="2023-02-02T17:25:00Z">
                    <w:rPr/>
                  </w:rPrChange>
                </w:rPr>
                <w:t>1469</w:t>
              </w:r>
            </w:ins>
          </w:p>
        </w:tc>
        <w:tc>
          <w:tcPr>
            <w:tcW w:w="548" w:type="dxa"/>
          </w:tcPr>
          <w:p w14:paraId="65A300AD" w14:textId="146D0ACA" w:rsidR="00C77D20" w:rsidRPr="006F307C" w:rsidRDefault="00C77D20" w:rsidP="00C77D20">
            <w:pPr>
              <w:jc w:val="center"/>
              <w:rPr>
                <w:ins w:id="7633" w:author="Στάθης Καπ" w:date="2023-02-02T17:05:00Z"/>
                <w:rFonts w:cstheme="minorHAnsi"/>
                <w:sz w:val="18"/>
                <w:szCs w:val="18"/>
              </w:rPr>
            </w:pPr>
            <w:ins w:id="7634" w:author="Στάθης Καπ" w:date="2023-02-02T17:24:00Z">
              <w:r w:rsidRPr="006F307C">
                <w:rPr>
                  <w:rFonts w:cstheme="minorHAnsi"/>
                  <w:sz w:val="18"/>
                  <w:szCs w:val="18"/>
                  <w:rPrChange w:id="7635" w:author="Στάθης Καπ" w:date="2023-02-02T17:25:00Z">
                    <w:rPr/>
                  </w:rPrChange>
                </w:rPr>
                <w:t>0.828</w:t>
              </w:r>
            </w:ins>
          </w:p>
        </w:tc>
        <w:tc>
          <w:tcPr>
            <w:tcW w:w="428" w:type="dxa"/>
          </w:tcPr>
          <w:p w14:paraId="395DC9FC" w14:textId="36439BE9" w:rsidR="00C77D20" w:rsidRPr="006F307C" w:rsidRDefault="00C77D20" w:rsidP="00C77D20">
            <w:pPr>
              <w:jc w:val="center"/>
              <w:rPr>
                <w:ins w:id="7636" w:author="Στάθης Καπ" w:date="2023-02-02T17:05:00Z"/>
                <w:rFonts w:cstheme="minorHAnsi"/>
                <w:sz w:val="18"/>
                <w:szCs w:val="18"/>
              </w:rPr>
            </w:pPr>
            <w:ins w:id="7637" w:author="Στάθης Καπ" w:date="2023-02-02T17:24:00Z">
              <w:r w:rsidRPr="006F307C">
                <w:rPr>
                  <w:rFonts w:cstheme="minorHAnsi"/>
                  <w:sz w:val="18"/>
                  <w:szCs w:val="18"/>
                  <w:rPrChange w:id="7638" w:author="Στάθης Καπ" w:date="2023-02-02T17:25:00Z">
                    <w:rPr/>
                  </w:rPrChange>
                </w:rPr>
                <w:t>90</w:t>
              </w:r>
            </w:ins>
          </w:p>
        </w:tc>
      </w:tr>
      <w:tr w:rsidR="00C77D20" w:rsidRPr="00AB438A" w14:paraId="60C7745A" w14:textId="77777777" w:rsidTr="00C77D20">
        <w:trPr>
          <w:trHeight w:val="247"/>
          <w:ins w:id="7639" w:author="Στάθης Καπ" w:date="2023-02-02T17:05:00Z"/>
        </w:trPr>
        <w:tc>
          <w:tcPr>
            <w:tcW w:w="409" w:type="dxa"/>
            <w:vAlign w:val="center"/>
          </w:tcPr>
          <w:p w14:paraId="3D8FB040" w14:textId="77777777" w:rsidR="00C77D20" w:rsidRPr="006E0881" w:rsidRDefault="00C77D20" w:rsidP="00C77D20">
            <w:pPr>
              <w:jc w:val="center"/>
              <w:rPr>
                <w:ins w:id="7640" w:author="Στάθης Καπ" w:date="2023-02-02T17:05:00Z"/>
                <w:sz w:val="18"/>
                <w:szCs w:val="18"/>
              </w:rPr>
            </w:pPr>
            <w:ins w:id="7641" w:author="Στάθης Καπ" w:date="2023-02-02T17:05:00Z">
              <w:r>
                <w:rPr>
                  <w:sz w:val="18"/>
                  <w:szCs w:val="18"/>
                </w:rPr>
                <w:t>Pr07</w:t>
              </w:r>
            </w:ins>
          </w:p>
        </w:tc>
        <w:tc>
          <w:tcPr>
            <w:tcW w:w="466" w:type="dxa"/>
          </w:tcPr>
          <w:p w14:paraId="4C6965F5" w14:textId="566EDBA9" w:rsidR="00C77D20" w:rsidRPr="006F307C" w:rsidRDefault="00C77D20" w:rsidP="00C77D20">
            <w:pPr>
              <w:jc w:val="center"/>
              <w:rPr>
                <w:ins w:id="7642" w:author="Στάθης Καπ" w:date="2023-02-02T17:05:00Z"/>
                <w:rFonts w:cstheme="minorHAnsi"/>
                <w:sz w:val="18"/>
                <w:szCs w:val="18"/>
              </w:rPr>
            </w:pPr>
            <w:ins w:id="7643" w:author="Στάθης Καπ" w:date="2023-02-02T17:09:00Z">
              <w:r w:rsidRPr="006F307C">
                <w:rPr>
                  <w:rFonts w:cstheme="minorHAnsi"/>
                  <w:sz w:val="18"/>
                  <w:szCs w:val="18"/>
                  <w:rPrChange w:id="7644" w:author="Στάθης Καπ" w:date="2023-02-02T17:25:00Z">
                    <w:rPr/>
                  </w:rPrChange>
                </w:rPr>
                <w:t>784</w:t>
              </w:r>
            </w:ins>
          </w:p>
        </w:tc>
        <w:tc>
          <w:tcPr>
            <w:tcW w:w="799" w:type="dxa"/>
          </w:tcPr>
          <w:p w14:paraId="027958A0" w14:textId="75EDC48C" w:rsidR="00C77D20" w:rsidRPr="006F307C" w:rsidRDefault="00C77D20" w:rsidP="00C77D20">
            <w:pPr>
              <w:jc w:val="center"/>
              <w:rPr>
                <w:ins w:id="7645" w:author="Στάθης Καπ" w:date="2023-02-02T17:05:00Z"/>
                <w:rFonts w:cstheme="minorHAnsi"/>
                <w:sz w:val="18"/>
                <w:szCs w:val="18"/>
              </w:rPr>
            </w:pPr>
            <w:ins w:id="7646" w:author="Στάθης Καπ" w:date="2023-02-02T17:09:00Z">
              <w:r w:rsidRPr="006F307C">
                <w:rPr>
                  <w:rFonts w:cstheme="minorHAnsi"/>
                  <w:sz w:val="18"/>
                  <w:szCs w:val="18"/>
                  <w:rPrChange w:id="7647" w:author="Στάθης Καπ" w:date="2023-02-02T17:25:00Z">
                    <w:rPr/>
                  </w:rPrChange>
                </w:rPr>
                <w:t>0.15</w:t>
              </w:r>
            </w:ins>
          </w:p>
        </w:tc>
        <w:tc>
          <w:tcPr>
            <w:tcW w:w="438" w:type="dxa"/>
          </w:tcPr>
          <w:p w14:paraId="0449A5D4" w14:textId="3D9A2D1D" w:rsidR="00C77D20" w:rsidRPr="006F307C" w:rsidRDefault="00C77D20" w:rsidP="00C77D20">
            <w:pPr>
              <w:jc w:val="center"/>
              <w:rPr>
                <w:ins w:id="7648" w:author="Στάθης Καπ" w:date="2023-02-02T17:05:00Z"/>
                <w:rFonts w:cstheme="minorHAnsi"/>
                <w:sz w:val="18"/>
                <w:szCs w:val="18"/>
              </w:rPr>
            </w:pPr>
            <w:ins w:id="7649" w:author="Στάθης Καπ" w:date="2023-02-02T17:09:00Z">
              <w:r w:rsidRPr="006F307C">
                <w:rPr>
                  <w:rFonts w:cstheme="minorHAnsi"/>
                  <w:sz w:val="18"/>
                  <w:szCs w:val="18"/>
                  <w:rPrChange w:id="7650" w:author="Στάθης Καπ" w:date="2023-02-02T17:25:00Z">
                    <w:rPr/>
                  </w:rPrChange>
                </w:rPr>
                <w:t>55</w:t>
              </w:r>
            </w:ins>
          </w:p>
        </w:tc>
        <w:tc>
          <w:tcPr>
            <w:tcW w:w="503" w:type="dxa"/>
          </w:tcPr>
          <w:p w14:paraId="186B763C" w14:textId="1CD77528" w:rsidR="00C77D20" w:rsidRPr="006F307C" w:rsidRDefault="00C77D20" w:rsidP="00C77D20">
            <w:pPr>
              <w:jc w:val="center"/>
              <w:rPr>
                <w:ins w:id="7651" w:author="Στάθης Καπ" w:date="2023-02-02T17:05:00Z"/>
                <w:rFonts w:cstheme="minorHAnsi"/>
                <w:sz w:val="18"/>
                <w:szCs w:val="18"/>
              </w:rPr>
            </w:pPr>
            <w:ins w:id="7652" w:author="Στάθης Καπ" w:date="2023-02-02T17:22:00Z">
              <w:r w:rsidRPr="006F307C">
                <w:rPr>
                  <w:rFonts w:cstheme="minorHAnsi"/>
                  <w:sz w:val="18"/>
                  <w:szCs w:val="18"/>
                  <w:rPrChange w:id="7653" w:author="Στάθης Καπ" w:date="2023-02-02T17:25:00Z">
                    <w:rPr/>
                  </w:rPrChange>
                </w:rPr>
                <w:t>779</w:t>
              </w:r>
            </w:ins>
          </w:p>
        </w:tc>
        <w:tc>
          <w:tcPr>
            <w:tcW w:w="558" w:type="dxa"/>
          </w:tcPr>
          <w:p w14:paraId="6DA39973" w14:textId="10B63209" w:rsidR="00C77D20" w:rsidRPr="006F307C" w:rsidRDefault="00C77D20" w:rsidP="00C77D20">
            <w:pPr>
              <w:jc w:val="center"/>
              <w:rPr>
                <w:ins w:id="7654" w:author="Στάθης Καπ" w:date="2023-02-02T17:05:00Z"/>
                <w:rFonts w:cstheme="minorHAnsi"/>
                <w:sz w:val="18"/>
                <w:szCs w:val="18"/>
              </w:rPr>
            </w:pPr>
            <w:ins w:id="7655" w:author="Στάθης Καπ" w:date="2023-02-02T17:22:00Z">
              <w:r w:rsidRPr="006F307C">
                <w:rPr>
                  <w:rFonts w:cstheme="minorHAnsi"/>
                  <w:sz w:val="18"/>
                  <w:szCs w:val="18"/>
                  <w:rPrChange w:id="7656" w:author="Στάθης Καπ" w:date="2023-02-02T17:25:00Z">
                    <w:rPr/>
                  </w:rPrChange>
                </w:rPr>
                <w:t>0.12</w:t>
              </w:r>
            </w:ins>
          </w:p>
        </w:tc>
        <w:tc>
          <w:tcPr>
            <w:tcW w:w="438" w:type="dxa"/>
          </w:tcPr>
          <w:p w14:paraId="3842D48A" w14:textId="38AA4715" w:rsidR="00C77D20" w:rsidRPr="006F307C" w:rsidRDefault="00C77D20" w:rsidP="00C77D20">
            <w:pPr>
              <w:jc w:val="center"/>
              <w:rPr>
                <w:ins w:id="7657" w:author="Στάθης Καπ" w:date="2023-02-02T17:05:00Z"/>
                <w:rFonts w:cstheme="minorHAnsi"/>
                <w:sz w:val="18"/>
                <w:szCs w:val="18"/>
              </w:rPr>
            </w:pPr>
            <w:ins w:id="7658" w:author="Στάθης Καπ" w:date="2023-02-02T17:22:00Z">
              <w:r w:rsidRPr="006F307C">
                <w:rPr>
                  <w:rFonts w:cstheme="minorHAnsi"/>
                  <w:sz w:val="18"/>
                  <w:szCs w:val="18"/>
                  <w:rPrChange w:id="7659" w:author="Στάθης Καπ" w:date="2023-02-02T17:25:00Z">
                    <w:rPr/>
                  </w:rPrChange>
                </w:rPr>
                <w:t>54</w:t>
              </w:r>
            </w:ins>
          </w:p>
        </w:tc>
        <w:tc>
          <w:tcPr>
            <w:tcW w:w="503" w:type="dxa"/>
          </w:tcPr>
          <w:p w14:paraId="76E088D2" w14:textId="30FBCBE9" w:rsidR="00C77D20" w:rsidRPr="006F307C" w:rsidRDefault="00C77D20" w:rsidP="00C77D20">
            <w:pPr>
              <w:jc w:val="center"/>
              <w:rPr>
                <w:ins w:id="7660" w:author="Στάθης Καπ" w:date="2023-02-02T17:05:00Z"/>
                <w:rFonts w:cstheme="minorHAnsi"/>
                <w:sz w:val="18"/>
                <w:szCs w:val="18"/>
              </w:rPr>
            </w:pPr>
            <w:ins w:id="7661" w:author="Στάθης Καπ" w:date="2023-02-02T17:11:00Z">
              <w:r w:rsidRPr="006F307C">
                <w:rPr>
                  <w:rFonts w:cstheme="minorHAnsi"/>
                  <w:sz w:val="18"/>
                  <w:szCs w:val="18"/>
                  <w:rPrChange w:id="7662" w:author="Στάθης Καπ" w:date="2023-02-02T17:25:00Z">
                    <w:rPr/>
                  </w:rPrChange>
                </w:rPr>
                <w:t>754</w:t>
              </w:r>
            </w:ins>
          </w:p>
        </w:tc>
        <w:tc>
          <w:tcPr>
            <w:tcW w:w="558" w:type="dxa"/>
          </w:tcPr>
          <w:p w14:paraId="1EEDE690" w14:textId="46CA7F23" w:rsidR="00C77D20" w:rsidRPr="006F307C" w:rsidRDefault="00C77D20" w:rsidP="00C77D20">
            <w:pPr>
              <w:jc w:val="center"/>
              <w:rPr>
                <w:ins w:id="7663" w:author="Στάθης Καπ" w:date="2023-02-02T17:05:00Z"/>
                <w:rFonts w:cstheme="minorHAnsi"/>
                <w:sz w:val="18"/>
                <w:szCs w:val="18"/>
              </w:rPr>
            </w:pPr>
            <w:ins w:id="7664" w:author="Στάθης Καπ" w:date="2023-02-02T17:11:00Z">
              <w:r w:rsidRPr="006F307C">
                <w:rPr>
                  <w:rFonts w:cstheme="minorHAnsi"/>
                  <w:sz w:val="18"/>
                  <w:szCs w:val="18"/>
                  <w:rPrChange w:id="7665" w:author="Στάθης Καπ" w:date="2023-02-02T17:25:00Z">
                    <w:rPr/>
                  </w:rPrChange>
                </w:rPr>
                <w:t>0.123</w:t>
              </w:r>
            </w:ins>
          </w:p>
        </w:tc>
        <w:tc>
          <w:tcPr>
            <w:tcW w:w="438" w:type="dxa"/>
          </w:tcPr>
          <w:p w14:paraId="27B2E8F9" w14:textId="617C4538" w:rsidR="00C77D20" w:rsidRPr="006F307C" w:rsidRDefault="00C77D20" w:rsidP="00C77D20">
            <w:pPr>
              <w:jc w:val="center"/>
              <w:rPr>
                <w:ins w:id="7666" w:author="Στάθης Καπ" w:date="2023-02-02T17:05:00Z"/>
                <w:rFonts w:cstheme="minorHAnsi"/>
                <w:sz w:val="18"/>
                <w:szCs w:val="18"/>
              </w:rPr>
            </w:pPr>
            <w:ins w:id="7667" w:author="Στάθης Καπ" w:date="2023-02-02T17:11:00Z">
              <w:r w:rsidRPr="006F307C">
                <w:rPr>
                  <w:rFonts w:cstheme="minorHAnsi"/>
                  <w:sz w:val="18"/>
                  <w:szCs w:val="18"/>
                  <w:rPrChange w:id="7668" w:author="Στάθης Καπ" w:date="2023-02-02T17:25:00Z">
                    <w:rPr/>
                  </w:rPrChange>
                </w:rPr>
                <w:t>56</w:t>
              </w:r>
            </w:ins>
          </w:p>
        </w:tc>
        <w:tc>
          <w:tcPr>
            <w:tcW w:w="503" w:type="dxa"/>
          </w:tcPr>
          <w:p w14:paraId="15A056F3" w14:textId="521FA08D" w:rsidR="00C77D20" w:rsidRPr="006F307C" w:rsidRDefault="00C77D20" w:rsidP="00C77D20">
            <w:pPr>
              <w:jc w:val="center"/>
              <w:rPr>
                <w:ins w:id="7669" w:author="Στάθης Καπ" w:date="2023-02-02T17:05:00Z"/>
                <w:rFonts w:cstheme="minorHAnsi"/>
                <w:sz w:val="18"/>
                <w:szCs w:val="18"/>
              </w:rPr>
            </w:pPr>
            <w:ins w:id="7670" w:author="Στάθης Καπ" w:date="2023-02-02T17:23:00Z">
              <w:r w:rsidRPr="006F307C">
                <w:rPr>
                  <w:rFonts w:cstheme="minorHAnsi"/>
                  <w:sz w:val="18"/>
                  <w:szCs w:val="18"/>
                  <w:rPrChange w:id="7671" w:author="Στάθης Καπ" w:date="2023-02-02T17:25:00Z">
                    <w:rPr/>
                  </w:rPrChange>
                </w:rPr>
                <w:t>754</w:t>
              </w:r>
            </w:ins>
          </w:p>
        </w:tc>
        <w:tc>
          <w:tcPr>
            <w:tcW w:w="558" w:type="dxa"/>
          </w:tcPr>
          <w:p w14:paraId="43346E7C" w14:textId="225F2D59" w:rsidR="00C77D20" w:rsidRPr="006F307C" w:rsidRDefault="00C77D20" w:rsidP="00C77D20">
            <w:pPr>
              <w:jc w:val="center"/>
              <w:rPr>
                <w:ins w:id="7672" w:author="Στάθης Καπ" w:date="2023-02-02T17:05:00Z"/>
                <w:rFonts w:cstheme="minorHAnsi"/>
                <w:sz w:val="18"/>
                <w:szCs w:val="18"/>
              </w:rPr>
            </w:pPr>
            <w:ins w:id="7673" w:author="Στάθης Καπ" w:date="2023-02-02T17:23:00Z">
              <w:r w:rsidRPr="006F307C">
                <w:rPr>
                  <w:rFonts w:cstheme="minorHAnsi"/>
                  <w:sz w:val="18"/>
                  <w:szCs w:val="18"/>
                  <w:rPrChange w:id="7674" w:author="Στάθης Καπ" w:date="2023-02-02T17:25:00Z">
                    <w:rPr/>
                  </w:rPrChange>
                </w:rPr>
                <w:t>0.117</w:t>
              </w:r>
            </w:ins>
          </w:p>
        </w:tc>
        <w:tc>
          <w:tcPr>
            <w:tcW w:w="438" w:type="dxa"/>
          </w:tcPr>
          <w:p w14:paraId="4D7F6C74" w14:textId="385B66EE" w:rsidR="00C77D20" w:rsidRPr="006F307C" w:rsidRDefault="00C77D20" w:rsidP="00C77D20">
            <w:pPr>
              <w:jc w:val="center"/>
              <w:rPr>
                <w:ins w:id="7675" w:author="Στάθης Καπ" w:date="2023-02-02T17:05:00Z"/>
                <w:rFonts w:cstheme="minorHAnsi"/>
                <w:sz w:val="18"/>
                <w:szCs w:val="18"/>
              </w:rPr>
            </w:pPr>
            <w:ins w:id="7676" w:author="Στάθης Καπ" w:date="2023-02-02T17:23:00Z">
              <w:r w:rsidRPr="006F307C">
                <w:rPr>
                  <w:rFonts w:cstheme="minorHAnsi"/>
                  <w:sz w:val="18"/>
                  <w:szCs w:val="18"/>
                  <w:rPrChange w:id="7677" w:author="Στάθης Καπ" w:date="2023-02-02T17:25:00Z">
                    <w:rPr/>
                  </w:rPrChange>
                </w:rPr>
                <w:t>54</w:t>
              </w:r>
            </w:ins>
          </w:p>
        </w:tc>
        <w:tc>
          <w:tcPr>
            <w:tcW w:w="503" w:type="dxa"/>
          </w:tcPr>
          <w:p w14:paraId="2C707D14" w14:textId="6B5CA0DD" w:rsidR="00C77D20" w:rsidRPr="006F307C" w:rsidRDefault="00C77D20" w:rsidP="00C77D20">
            <w:pPr>
              <w:jc w:val="center"/>
              <w:rPr>
                <w:ins w:id="7678" w:author="Στάθης Καπ" w:date="2023-02-02T17:05:00Z"/>
                <w:rFonts w:cstheme="minorHAnsi"/>
                <w:sz w:val="18"/>
                <w:szCs w:val="18"/>
              </w:rPr>
            </w:pPr>
            <w:ins w:id="7679" w:author="Στάθης Καπ" w:date="2023-02-02T17:19:00Z">
              <w:r w:rsidRPr="006F307C">
                <w:rPr>
                  <w:rFonts w:cstheme="minorHAnsi"/>
                  <w:sz w:val="18"/>
                  <w:szCs w:val="18"/>
                  <w:rPrChange w:id="7680" w:author="Στάθης Καπ" w:date="2023-02-02T17:25:00Z">
                    <w:rPr/>
                  </w:rPrChange>
                </w:rPr>
                <w:t>757</w:t>
              </w:r>
            </w:ins>
          </w:p>
        </w:tc>
        <w:tc>
          <w:tcPr>
            <w:tcW w:w="558" w:type="dxa"/>
          </w:tcPr>
          <w:p w14:paraId="727B210F" w14:textId="5B9420BD" w:rsidR="00C77D20" w:rsidRPr="006F307C" w:rsidRDefault="00C77D20" w:rsidP="00C77D20">
            <w:pPr>
              <w:jc w:val="center"/>
              <w:rPr>
                <w:ins w:id="7681" w:author="Στάθης Καπ" w:date="2023-02-02T17:05:00Z"/>
                <w:rFonts w:cstheme="minorHAnsi"/>
                <w:sz w:val="18"/>
                <w:szCs w:val="18"/>
              </w:rPr>
            </w:pPr>
            <w:ins w:id="7682" w:author="Στάθης Καπ" w:date="2023-02-02T17:19:00Z">
              <w:r w:rsidRPr="006F307C">
                <w:rPr>
                  <w:rFonts w:cstheme="minorHAnsi"/>
                  <w:sz w:val="18"/>
                  <w:szCs w:val="18"/>
                  <w:rPrChange w:id="7683" w:author="Στάθης Καπ" w:date="2023-02-02T17:25:00Z">
                    <w:rPr/>
                  </w:rPrChange>
                </w:rPr>
                <w:t>0.211</w:t>
              </w:r>
            </w:ins>
          </w:p>
        </w:tc>
        <w:tc>
          <w:tcPr>
            <w:tcW w:w="438" w:type="dxa"/>
          </w:tcPr>
          <w:p w14:paraId="78B03083" w14:textId="5CB8E693" w:rsidR="00C77D20" w:rsidRPr="006F307C" w:rsidRDefault="00C77D20" w:rsidP="00C77D20">
            <w:pPr>
              <w:jc w:val="center"/>
              <w:rPr>
                <w:ins w:id="7684" w:author="Στάθης Καπ" w:date="2023-02-02T17:05:00Z"/>
                <w:rFonts w:cstheme="minorHAnsi"/>
                <w:sz w:val="18"/>
                <w:szCs w:val="18"/>
              </w:rPr>
            </w:pPr>
            <w:ins w:id="7685" w:author="Στάθης Καπ" w:date="2023-02-02T17:19:00Z">
              <w:r w:rsidRPr="006F307C">
                <w:rPr>
                  <w:rFonts w:cstheme="minorHAnsi"/>
                  <w:sz w:val="18"/>
                  <w:szCs w:val="18"/>
                  <w:rPrChange w:id="7686" w:author="Στάθης Καπ" w:date="2023-02-02T17:25:00Z">
                    <w:rPr/>
                  </w:rPrChange>
                </w:rPr>
                <w:t>51</w:t>
              </w:r>
            </w:ins>
          </w:p>
        </w:tc>
        <w:tc>
          <w:tcPr>
            <w:tcW w:w="456" w:type="dxa"/>
          </w:tcPr>
          <w:p w14:paraId="1A41F95E" w14:textId="5AC0F9C8" w:rsidR="00C77D20" w:rsidRPr="006F307C" w:rsidRDefault="00C77D20" w:rsidP="00C77D20">
            <w:pPr>
              <w:jc w:val="center"/>
              <w:rPr>
                <w:ins w:id="7687" w:author="Στάθης Καπ" w:date="2023-02-02T17:05:00Z"/>
                <w:rFonts w:cstheme="minorHAnsi"/>
                <w:sz w:val="18"/>
                <w:szCs w:val="18"/>
              </w:rPr>
            </w:pPr>
            <w:ins w:id="7688" w:author="Στάθης Καπ" w:date="2023-02-02T17:24:00Z">
              <w:r w:rsidRPr="006F307C">
                <w:rPr>
                  <w:rFonts w:cstheme="minorHAnsi"/>
                  <w:sz w:val="18"/>
                  <w:szCs w:val="18"/>
                  <w:rPrChange w:id="7689" w:author="Στάθης Καπ" w:date="2023-02-02T17:25:00Z">
                    <w:rPr/>
                  </w:rPrChange>
                </w:rPr>
                <w:t>713</w:t>
              </w:r>
            </w:ins>
          </w:p>
        </w:tc>
        <w:tc>
          <w:tcPr>
            <w:tcW w:w="548" w:type="dxa"/>
          </w:tcPr>
          <w:p w14:paraId="700854A7" w14:textId="383B5A14" w:rsidR="00C77D20" w:rsidRPr="006F307C" w:rsidRDefault="00C77D20" w:rsidP="00C77D20">
            <w:pPr>
              <w:jc w:val="center"/>
              <w:rPr>
                <w:ins w:id="7690" w:author="Στάθης Καπ" w:date="2023-02-02T17:05:00Z"/>
                <w:rFonts w:cstheme="minorHAnsi"/>
                <w:sz w:val="18"/>
                <w:szCs w:val="18"/>
              </w:rPr>
            </w:pPr>
            <w:ins w:id="7691" w:author="Στάθης Καπ" w:date="2023-02-02T17:24:00Z">
              <w:r w:rsidRPr="006F307C">
                <w:rPr>
                  <w:rFonts w:cstheme="minorHAnsi"/>
                  <w:sz w:val="18"/>
                  <w:szCs w:val="18"/>
                  <w:rPrChange w:id="7692" w:author="Στάθης Καπ" w:date="2023-02-02T17:25:00Z">
                    <w:rPr/>
                  </w:rPrChange>
                </w:rPr>
                <w:t>0.156</w:t>
              </w:r>
            </w:ins>
          </w:p>
        </w:tc>
        <w:tc>
          <w:tcPr>
            <w:tcW w:w="428" w:type="dxa"/>
          </w:tcPr>
          <w:p w14:paraId="0AA46BC7" w14:textId="57FB84BC" w:rsidR="00C77D20" w:rsidRPr="006F307C" w:rsidRDefault="00C77D20" w:rsidP="00C77D20">
            <w:pPr>
              <w:jc w:val="center"/>
              <w:rPr>
                <w:ins w:id="7693" w:author="Στάθης Καπ" w:date="2023-02-02T17:05:00Z"/>
                <w:rFonts w:cstheme="minorHAnsi"/>
                <w:sz w:val="18"/>
                <w:szCs w:val="18"/>
              </w:rPr>
            </w:pPr>
            <w:ins w:id="7694" w:author="Στάθης Καπ" w:date="2023-02-02T17:24:00Z">
              <w:r w:rsidRPr="006F307C">
                <w:rPr>
                  <w:rFonts w:cstheme="minorHAnsi"/>
                  <w:sz w:val="18"/>
                  <w:szCs w:val="18"/>
                  <w:rPrChange w:id="7695" w:author="Στάθης Καπ" w:date="2023-02-02T17:25:00Z">
                    <w:rPr/>
                  </w:rPrChange>
                </w:rPr>
                <w:t>48</w:t>
              </w:r>
            </w:ins>
          </w:p>
        </w:tc>
      </w:tr>
      <w:tr w:rsidR="00C77D20" w:rsidRPr="00AB438A" w14:paraId="246CA1C8" w14:textId="77777777" w:rsidTr="00C77D20">
        <w:trPr>
          <w:trHeight w:val="247"/>
          <w:ins w:id="7696" w:author="Στάθης Καπ" w:date="2023-02-02T17:05:00Z"/>
        </w:trPr>
        <w:tc>
          <w:tcPr>
            <w:tcW w:w="409" w:type="dxa"/>
            <w:vAlign w:val="center"/>
          </w:tcPr>
          <w:p w14:paraId="5EC79056" w14:textId="77777777" w:rsidR="00C77D20" w:rsidRPr="006E0881" w:rsidRDefault="00C77D20" w:rsidP="00C77D20">
            <w:pPr>
              <w:jc w:val="center"/>
              <w:rPr>
                <w:ins w:id="7697" w:author="Στάθης Καπ" w:date="2023-02-02T17:05:00Z"/>
                <w:sz w:val="18"/>
                <w:szCs w:val="18"/>
              </w:rPr>
            </w:pPr>
            <w:ins w:id="7698" w:author="Στάθης Καπ" w:date="2023-02-02T17:05:00Z">
              <w:r>
                <w:rPr>
                  <w:sz w:val="18"/>
                  <w:szCs w:val="18"/>
                </w:rPr>
                <w:t>Pr08</w:t>
              </w:r>
            </w:ins>
          </w:p>
        </w:tc>
        <w:tc>
          <w:tcPr>
            <w:tcW w:w="466" w:type="dxa"/>
          </w:tcPr>
          <w:p w14:paraId="28F925CF" w14:textId="5EC18DEC" w:rsidR="00C77D20" w:rsidRPr="006F307C" w:rsidRDefault="00C77D20" w:rsidP="00C77D20">
            <w:pPr>
              <w:jc w:val="center"/>
              <w:rPr>
                <w:ins w:id="7699" w:author="Στάθης Καπ" w:date="2023-02-02T17:05:00Z"/>
                <w:rFonts w:cstheme="minorHAnsi"/>
                <w:sz w:val="18"/>
                <w:szCs w:val="18"/>
              </w:rPr>
            </w:pPr>
            <w:ins w:id="7700" w:author="Στάθης Καπ" w:date="2023-02-02T17:09:00Z">
              <w:r w:rsidRPr="006F307C">
                <w:rPr>
                  <w:rFonts w:cstheme="minorHAnsi"/>
                  <w:sz w:val="18"/>
                  <w:szCs w:val="18"/>
                  <w:rPrChange w:id="7701" w:author="Στάθης Καπ" w:date="2023-02-02T17:25:00Z">
                    <w:rPr/>
                  </w:rPrChange>
                </w:rPr>
                <w:t>1192</w:t>
              </w:r>
            </w:ins>
          </w:p>
        </w:tc>
        <w:tc>
          <w:tcPr>
            <w:tcW w:w="799" w:type="dxa"/>
          </w:tcPr>
          <w:p w14:paraId="792C459F" w14:textId="426E6F26" w:rsidR="00C77D20" w:rsidRPr="006F307C" w:rsidRDefault="00C77D20" w:rsidP="00C77D20">
            <w:pPr>
              <w:jc w:val="center"/>
              <w:rPr>
                <w:ins w:id="7702" w:author="Στάθης Καπ" w:date="2023-02-02T17:05:00Z"/>
                <w:rFonts w:cstheme="minorHAnsi"/>
                <w:sz w:val="18"/>
                <w:szCs w:val="18"/>
              </w:rPr>
            </w:pPr>
            <w:ins w:id="7703" w:author="Στάθης Καπ" w:date="2023-02-02T17:09:00Z">
              <w:r w:rsidRPr="006F307C">
                <w:rPr>
                  <w:rFonts w:cstheme="minorHAnsi"/>
                  <w:sz w:val="18"/>
                  <w:szCs w:val="18"/>
                  <w:rPrChange w:id="7704" w:author="Στάθης Καπ" w:date="2023-02-02T17:25:00Z">
                    <w:rPr/>
                  </w:rPrChange>
                </w:rPr>
                <w:t>0.48</w:t>
              </w:r>
            </w:ins>
          </w:p>
        </w:tc>
        <w:tc>
          <w:tcPr>
            <w:tcW w:w="438" w:type="dxa"/>
          </w:tcPr>
          <w:p w14:paraId="3277D348" w14:textId="21AAEB89" w:rsidR="00C77D20" w:rsidRPr="006F307C" w:rsidRDefault="00C77D20" w:rsidP="00C77D20">
            <w:pPr>
              <w:jc w:val="center"/>
              <w:rPr>
                <w:ins w:id="7705" w:author="Στάθης Καπ" w:date="2023-02-02T17:05:00Z"/>
                <w:rFonts w:cstheme="minorHAnsi"/>
                <w:sz w:val="18"/>
                <w:szCs w:val="18"/>
              </w:rPr>
            </w:pPr>
            <w:ins w:id="7706" w:author="Στάθης Καπ" w:date="2023-02-02T17:09:00Z">
              <w:r w:rsidRPr="006F307C">
                <w:rPr>
                  <w:rFonts w:cstheme="minorHAnsi"/>
                  <w:sz w:val="18"/>
                  <w:szCs w:val="18"/>
                  <w:rPrChange w:id="7707" w:author="Στάθης Καπ" w:date="2023-02-02T17:25:00Z">
                    <w:rPr/>
                  </w:rPrChange>
                </w:rPr>
                <w:t>76</w:t>
              </w:r>
            </w:ins>
          </w:p>
        </w:tc>
        <w:tc>
          <w:tcPr>
            <w:tcW w:w="503" w:type="dxa"/>
          </w:tcPr>
          <w:p w14:paraId="39F14800" w14:textId="7775B2DD" w:rsidR="00C77D20" w:rsidRPr="006F307C" w:rsidRDefault="00C77D20" w:rsidP="00C77D20">
            <w:pPr>
              <w:jc w:val="center"/>
              <w:rPr>
                <w:ins w:id="7708" w:author="Στάθης Καπ" w:date="2023-02-02T17:05:00Z"/>
                <w:rFonts w:cstheme="minorHAnsi"/>
                <w:sz w:val="18"/>
                <w:szCs w:val="18"/>
              </w:rPr>
            </w:pPr>
            <w:ins w:id="7709" w:author="Στάθης Καπ" w:date="2023-02-02T17:22:00Z">
              <w:r w:rsidRPr="006F307C">
                <w:rPr>
                  <w:rFonts w:cstheme="minorHAnsi"/>
                  <w:sz w:val="18"/>
                  <w:szCs w:val="18"/>
                  <w:rPrChange w:id="7710" w:author="Στάθης Καπ" w:date="2023-02-02T17:25:00Z">
                    <w:rPr/>
                  </w:rPrChange>
                </w:rPr>
                <w:t>1177</w:t>
              </w:r>
            </w:ins>
          </w:p>
        </w:tc>
        <w:tc>
          <w:tcPr>
            <w:tcW w:w="558" w:type="dxa"/>
          </w:tcPr>
          <w:p w14:paraId="7863EF7A" w14:textId="795BB800" w:rsidR="00C77D20" w:rsidRPr="006F307C" w:rsidRDefault="00C77D20" w:rsidP="00C77D20">
            <w:pPr>
              <w:jc w:val="center"/>
              <w:rPr>
                <w:ins w:id="7711" w:author="Στάθης Καπ" w:date="2023-02-02T17:05:00Z"/>
                <w:rFonts w:cstheme="minorHAnsi"/>
                <w:sz w:val="18"/>
                <w:szCs w:val="18"/>
              </w:rPr>
            </w:pPr>
            <w:ins w:id="7712" w:author="Στάθης Καπ" w:date="2023-02-02T17:22:00Z">
              <w:r w:rsidRPr="006F307C">
                <w:rPr>
                  <w:rFonts w:cstheme="minorHAnsi"/>
                  <w:sz w:val="18"/>
                  <w:szCs w:val="18"/>
                  <w:rPrChange w:id="7713" w:author="Στάθης Καπ" w:date="2023-02-02T17:25:00Z">
                    <w:rPr/>
                  </w:rPrChange>
                </w:rPr>
                <w:t>0.425</w:t>
              </w:r>
            </w:ins>
          </w:p>
        </w:tc>
        <w:tc>
          <w:tcPr>
            <w:tcW w:w="438" w:type="dxa"/>
          </w:tcPr>
          <w:p w14:paraId="2CE72677" w14:textId="4EAED19C" w:rsidR="00C77D20" w:rsidRPr="006F307C" w:rsidRDefault="00C77D20" w:rsidP="00C77D20">
            <w:pPr>
              <w:jc w:val="center"/>
              <w:rPr>
                <w:ins w:id="7714" w:author="Στάθης Καπ" w:date="2023-02-02T17:05:00Z"/>
                <w:rFonts w:cstheme="minorHAnsi"/>
                <w:sz w:val="18"/>
                <w:szCs w:val="18"/>
              </w:rPr>
            </w:pPr>
            <w:ins w:id="7715" w:author="Στάθης Καπ" w:date="2023-02-02T17:22:00Z">
              <w:r w:rsidRPr="006F307C">
                <w:rPr>
                  <w:rFonts w:cstheme="minorHAnsi"/>
                  <w:sz w:val="18"/>
                  <w:szCs w:val="18"/>
                  <w:rPrChange w:id="7716" w:author="Στάθης Καπ" w:date="2023-02-02T17:25:00Z">
                    <w:rPr/>
                  </w:rPrChange>
                </w:rPr>
                <w:t>72</w:t>
              </w:r>
            </w:ins>
          </w:p>
        </w:tc>
        <w:tc>
          <w:tcPr>
            <w:tcW w:w="503" w:type="dxa"/>
          </w:tcPr>
          <w:p w14:paraId="3ABB628C" w14:textId="77785792" w:rsidR="00C77D20" w:rsidRPr="006F307C" w:rsidRDefault="00C77D20" w:rsidP="00C77D20">
            <w:pPr>
              <w:jc w:val="center"/>
              <w:rPr>
                <w:ins w:id="7717" w:author="Στάθης Καπ" w:date="2023-02-02T17:05:00Z"/>
                <w:rFonts w:cstheme="minorHAnsi"/>
                <w:sz w:val="18"/>
                <w:szCs w:val="18"/>
              </w:rPr>
            </w:pPr>
            <w:ins w:id="7718" w:author="Στάθης Καπ" w:date="2023-02-02T17:11:00Z">
              <w:r w:rsidRPr="006F307C">
                <w:rPr>
                  <w:rFonts w:cstheme="minorHAnsi"/>
                  <w:sz w:val="18"/>
                  <w:szCs w:val="18"/>
                  <w:rPrChange w:id="7719" w:author="Στάθης Καπ" w:date="2023-02-02T17:25:00Z">
                    <w:rPr/>
                  </w:rPrChange>
                </w:rPr>
                <w:t>1145</w:t>
              </w:r>
            </w:ins>
          </w:p>
        </w:tc>
        <w:tc>
          <w:tcPr>
            <w:tcW w:w="558" w:type="dxa"/>
          </w:tcPr>
          <w:p w14:paraId="41C05AFE" w14:textId="5EC48143" w:rsidR="00C77D20" w:rsidRPr="006F307C" w:rsidRDefault="00C77D20" w:rsidP="00C77D20">
            <w:pPr>
              <w:jc w:val="center"/>
              <w:rPr>
                <w:ins w:id="7720" w:author="Στάθης Καπ" w:date="2023-02-02T17:05:00Z"/>
                <w:rFonts w:cstheme="minorHAnsi"/>
                <w:sz w:val="18"/>
                <w:szCs w:val="18"/>
              </w:rPr>
            </w:pPr>
            <w:ins w:id="7721" w:author="Στάθης Καπ" w:date="2023-02-02T17:11:00Z">
              <w:r w:rsidRPr="006F307C">
                <w:rPr>
                  <w:rFonts w:cstheme="minorHAnsi"/>
                  <w:sz w:val="18"/>
                  <w:szCs w:val="18"/>
                  <w:rPrChange w:id="7722" w:author="Στάθης Καπ" w:date="2023-02-02T17:25:00Z">
                    <w:rPr/>
                  </w:rPrChange>
                </w:rPr>
                <w:t>0.34</w:t>
              </w:r>
            </w:ins>
          </w:p>
        </w:tc>
        <w:tc>
          <w:tcPr>
            <w:tcW w:w="438" w:type="dxa"/>
          </w:tcPr>
          <w:p w14:paraId="0B6F9CB7" w14:textId="339FBFAE" w:rsidR="00C77D20" w:rsidRPr="006F307C" w:rsidRDefault="00C77D20" w:rsidP="00C77D20">
            <w:pPr>
              <w:jc w:val="center"/>
              <w:rPr>
                <w:ins w:id="7723" w:author="Στάθης Καπ" w:date="2023-02-02T17:05:00Z"/>
                <w:rFonts w:cstheme="minorHAnsi"/>
                <w:sz w:val="18"/>
                <w:szCs w:val="18"/>
              </w:rPr>
            </w:pPr>
            <w:ins w:id="7724" w:author="Στάθης Καπ" w:date="2023-02-02T17:11:00Z">
              <w:r w:rsidRPr="006F307C">
                <w:rPr>
                  <w:rFonts w:cstheme="minorHAnsi"/>
                  <w:sz w:val="18"/>
                  <w:szCs w:val="18"/>
                  <w:rPrChange w:id="7725" w:author="Στάθης Καπ" w:date="2023-02-02T17:25:00Z">
                    <w:rPr/>
                  </w:rPrChange>
                </w:rPr>
                <w:t>72</w:t>
              </w:r>
            </w:ins>
          </w:p>
        </w:tc>
        <w:tc>
          <w:tcPr>
            <w:tcW w:w="503" w:type="dxa"/>
          </w:tcPr>
          <w:p w14:paraId="53DBD52C" w14:textId="258889C3" w:rsidR="00C77D20" w:rsidRPr="006F307C" w:rsidRDefault="00C77D20" w:rsidP="00C77D20">
            <w:pPr>
              <w:jc w:val="center"/>
              <w:rPr>
                <w:ins w:id="7726" w:author="Στάθης Καπ" w:date="2023-02-02T17:05:00Z"/>
                <w:rFonts w:cstheme="minorHAnsi"/>
                <w:sz w:val="18"/>
                <w:szCs w:val="18"/>
              </w:rPr>
            </w:pPr>
            <w:ins w:id="7727" w:author="Στάθης Καπ" w:date="2023-02-02T17:23:00Z">
              <w:r w:rsidRPr="006F307C">
                <w:rPr>
                  <w:rFonts w:cstheme="minorHAnsi"/>
                  <w:sz w:val="18"/>
                  <w:szCs w:val="18"/>
                  <w:rPrChange w:id="7728" w:author="Στάθης Καπ" w:date="2023-02-02T17:25:00Z">
                    <w:rPr/>
                  </w:rPrChange>
                </w:rPr>
                <w:t>1165</w:t>
              </w:r>
            </w:ins>
          </w:p>
        </w:tc>
        <w:tc>
          <w:tcPr>
            <w:tcW w:w="558" w:type="dxa"/>
          </w:tcPr>
          <w:p w14:paraId="338DD7C5" w14:textId="0219B464" w:rsidR="00C77D20" w:rsidRPr="006F307C" w:rsidRDefault="00C77D20" w:rsidP="00C77D20">
            <w:pPr>
              <w:jc w:val="center"/>
              <w:rPr>
                <w:ins w:id="7729" w:author="Στάθης Καπ" w:date="2023-02-02T17:05:00Z"/>
                <w:rFonts w:cstheme="minorHAnsi"/>
                <w:sz w:val="18"/>
                <w:szCs w:val="18"/>
              </w:rPr>
            </w:pPr>
            <w:ins w:id="7730" w:author="Στάθης Καπ" w:date="2023-02-02T17:23:00Z">
              <w:r w:rsidRPr="006F307C">
                <w:rPr>
                  <w:rFonts w:cstheme="minorHAnsi"/>
                  <w:sz w:val="18"/>
                  <w:szCs w:val="18"/>
                  <w:rPrChange w:id="7731" w:author="Στάθης Καπ" w:date="2023-02-02T17:25:00Z">
                    <w:rPr/>
                  </w:rPrChange>
                </w:rPr>
                <w:t>0.42</w:t>
              </w:r>
            </w:ins>
          </w:p>
        </w:tc>
        <w:tc>
          <w:tcPr>
            <w:tcW w:w="438" w:type="dxa"/>
          </w:tcPr>
          <w:p w14:paraId="639B71C9" w14:textId="2F2A1CCC" w:rsidR="00C77D20" w:rsidRPr="006F307C" w:rsidRDefault="00C77D20" w:rsidP="00C77D20">
            <w:pPr>
              <w:jc w:val="center"/>
              <w:rPr>
                <w:ins w:id="7732" w:author="Στάθης Καπ" w:date="2023-02-02T17:05:00Z"/>
                <w:rFonts w:cstheme="minorHAnsi"/>
                <w:sz w:val="18"/>
                <w:szCs w:val="18"/>
              </w:rPr>
            </w:pPr>
            <w:ins w:id="7733" w:author="Στάθης Καπ" w:date="2023-02-02T17:23:00Z">
              <w:r w:rsidRPr="006F307C">
                <w:rPr>
                  <w:rFonts w:cstheme="minorHAnsi"/>
                  <w:sz w:val="18"/>
                  <w:szCs w:val="18"/>
                  <w:rPrChange w:id="7734" w:author="Στάθης Καπ" w:date="2023-02-02T17:25:00Z">
                    <w:rPr/>
                  </w:rPrChange>
                </w:rPr>
                <w:t>73</w:t>
              </w:r>
            </w:ins>
          </w:p>
        </w:tc>
        <w:tc>
          <w:tcPr>
            <w:tcW w:w="503" w:type="dxa"/>
          </w:tcPr>
          <w:p w14:paraId="5D692853" w14:textId="3C726F2B" w:rsidR="00C77D20" w:rsidRPr="006F307C" w:rsidRDefault="00C77D20" w:rsidP="00C77D20">
            <w:pPr>
              <w:jc w:val="center"/>
              <w:rPr>
                <w:ins w:id="7735" w:author="Στάθης Καπ" w:date="2023-02-02T17:05:00Z"/>
                <w:rFonts w:cstheme="minorHAnsi"/>
                <w:sz w:val="18"/>
                <w:szCs w:val="18"/>
              </w:rPr>
            </w:pPr>
            <w:ins w:id="7736" w:author="Στάθης Καπ" w:date="2023-02-02T17:19:00Z">
              <w:r w:rsidRPr="006F307C">
                <w:rPr>
                  <w:rFonts w:cstheme="minorHAnsi"/>
                  <w:sz w:val="18"/>
                  <w:szCs w:val="18"/>
                  <w:rPrChange w:id="7737" w:author="Στάθης Καπ" w:date="2023-02-02T17:25:00Z">
                    <w:rPr/>
                  </w:rPrChange>
                </w:rPr>
                <w:t>1072</w:t>
              </w:r>
            </w:ins>
          </w:p>
        </w:tc>
        <w:tc>
          <w:tcPr>
            <w:tcW w:w="558" w:type="dxa"/>
          </w:tcPr>
          <w:p w14:paraId="263CDF1B" w14:textId="0D1F8F54" w:rsidR="00C77D20" w:rsidRPr="006F307C" w:rsidRDefault="00C77D20" w:rsidP="00C77D20">
            <w:pPr>
              <w:jc w:val="center"/>
              <w:rPr>
                <w:ins w:id="7738" w:author="Στάθης Καπ" w:date="2023-02-02T17:05:00Z"/>
                <w:rFonts w:cstheme="minorHAnsi"/>
                <w:sz w:val="18"/>
                <w:szCs w:val="18"/>
              </w:rPr>
            </w:pPr>
            <w:ins w:id="7739" w:author="Στάθης Καπ" w:date="2023-02-02T17:19:00Z">
              <w:r w:rsidRPr="006F307C">
                <w:rPr>
                  <w:rFonts w:cstheme="minorHAnsi"/>
                  <w:sz w:val="18"/>
                  <w:szCs w:val="18"/>
                  <w:rPrChange w:id="7740" w:author="Στάθης Καπ" w:date="2023-02-02T17:25:00Z">
                    <w:rPr/>
                  </w:rPrChange>
                </w:rPr>
                <w:t>0.328</w:t>
              </w:r>
            </w:ins>
          </w:p>
        </w:tc>
        <w:tc>
          <w:tcPr>
            <w:tcW w:w="438" w:type="dxa"/>
          </w:tcPr>
          <w:p w14:paraId="0847D851" w14:textId="0ECA40AB" w:rsidR="00C77D20" w:rsidRPr="006F307C" w:rsidRDefault="00C77D20" w:rsidP="00C77D20">
            <w:pPr>
              <w:jc w:val="center"/>
              <w:rPr>
                <w:ins w:id="7741" w:author="Στάθης Καπ" w:date="2023-02-02T17:05:00Z"/>
                <w:rFonts w:cstheme="minorHAnsi"/>
                <w:sz w:val="18"/>
                <w:szCs w:val="18"/>
              </w:rPr>
            </w:pPr>
            <w:ins w:id="7742" w:author="Στάθης Καπ" w:date="2023-02-02T17:19:00Z">
              <w:r w:rsidRPr="006F307C">
                <w:rPr>
                  <w:rFonts w:cstheme="minorHAnsi"/>
                  <w:sz w:val="18"/>
                  <w:szCs w:val="18"/>
                  <w:rPrChange w:id="7743" w:author="Στάθης Καπ" w:date="2023-02-02T17:25:00Z">
                    <w:rPr/>
                  </w:rPrChange>
                </w:rPr>
                <w:t>68</w:t>
              </w:r>
            </w:ins>
          </w:p>
        </w:tc>
        <w:tc>
          <w:tcPr>
            <w:tcW w:w="456" w:type="dxa"/>
          </w:tcPr>
          <w:p w14:paraId="4742562B" w14:textId="67200779" w:rsidR="00C77D20" w:rsidRPr="006F307C" w:rsidRDefault="00C77D20" w:rsidP="00C77D20">
            <w:pPr>
              <w:jc w:val="center"/>
              <w:rPr>
                <w:ins w:id="7744" w:author="Στάθης Καπ" w:date="2023-02-02T17:05:00Z"/>
                <w:rFonts w:cstheme="minorHAnsi"/>
                <w:sz w:val="18"/>
                <w:szCs w:val="18"/>
              </w:rPr>
            </w:pPr>
            <w:ins w:id="7745" w:author="Στάθης Καπ" w:date="2023-02-02T17:24:00Z">
              <w:r w:rsidRPr="006F307C">
                <w:rPr>
                  <w:rFonts w:cstheme="minorHAnsi"/>
                  <w:sz w:val="18"/>
                  <w:szCs w:val="18"/>
                  <w:rPrChange w:id="7746" w:author="Στάθης Καπ" w:date="2023-02-02T17:25:00Z">
                    <w:rPr/>
                  </w:rPrChange>
                </w:rPr>
                <w:t>1086</w:t>
              </w:r>
            </w:ins>
          </w:p>
        </w:tc>
        <w:tc>
          <w:tcPr>
            <w:tcW w:w="548" w:type="dxa"/>
          </w:tcPr>
          <w:p w14:paraId="56F0990B" w14:textId="52CB8B5E" w:rsidR="00C77D20" w:rsidRPr="006F307C" w:rsidRDefault="00C77D20" w:rsidP="00C77D20">
            <w:pPr>
              <w:jc w:val="center"/>
              <w:rPr>
                <w:ins w:id="7747" w:author="Στάθης Καπ" w:date="2023-02-02T17:05:00Z"/>
                <w:rFonts w:cstheme="minorHAnsi"/>
                <w:sz w:val="18"/>
                <w:szCs w:val="18"/>
              </w:rPr>
            </w:pPr>
            <w:ins w:id="7748" w:author="Στάθης Καπ" w:date="2023-02-02T17:24:00Z">
              <w:r w:rsidRPr="006F307C">
                <w:rPr>
                  <w:rFonts w:cstheme="minorHAnsi"/>
                  <w:sz w:val="18"/>
                  <w:szCs w:val="18"/>
                  <w:rPrChange w:id="7749" w:author="Στάθης Καπ" w:date="2023-02-02T17:25:00Z">
                    <w:rPr/>
                  </w:rPrChange>
                </w:rPr>
                <w:t>0.373</w:t>
              </w:r>
            </w:ins>
          </w:p>
        </w:tc>
        <w:tc>
          <w:tcPr>
            <w:tcW w:w="428" w:type="dxa"/>
          </w:tcPr>
          <w:p w14:paraId="672C2AA3" w14:textId="65AE69E4" w:rsidR="00C77D20" w:rsidRPr="006F307C" w:rsidRDefault="00C77D20" w:rsidP="00C77D20">
            <w:pPr>
              <w:jc w:val="center"/>
              <w:rPr>
                <w:ins w:id="7750" w:author="Στάθης Καπ" w:date="2023-02-02T17:05:00Z"/>
                <w:rFonts w:cstheme="minorHAnsi"/>
                <w:sz w:val="18"/>
                <w:szCs w:val="18"/>
              </w:rPr>
            </w:pPr>
            <w:ins w:id="7751" w:author="Στάθης Καπ" w:date="2023-02-02T17:24:00Z">
              <w:r w:rsidRPr="006F307C">
                <w:rPr>
                  <w:rFonts w:cstheme="minorHAnsi"/>
                  <w:sz w:val="18"/>
                  <w:szCs w:val="18"/>
                  <w:rPrChange w:id="7752" w:author="Στάθης Καπ" w:date="2023-02-02T17:25:00Z">
                    <w:rPr/>
                  </w:rPrChange>
                </w:rPr>
                <w:t>66</w:t>
              </w:r>
            </w:ins>
          </w:p>
        </w:tc>
      </w:tr>
      <w:tr w:rsidR="00C77D20" w:rsidRPr="00AB438A" w14:paraId="693A47DE" w14:textId="77777777" w:rsidTr="00C77D20">
        <w:trPr>
          <w:trHeight w:val="264"/>
          <w:ins w:id="7753" w:author="Στάθης Καπ" w:date="2023-02-02T17:05:00Z"/>
        </w:trPr>
        <w:tc>
          <w:tcPr>
            <w:tcW w:w="409" w:type="dxa"/>
            <w:vAlign w:val="center"/>
          </w:tcPr>
          <w:p w14:paraId="76874514" w14:textId="77777777" w:rsidR="00C77D20" w:rsidRPr="006E0881" w:rsidRDefault="00C77D20" w:rsidP="00C77D20">
            <w:pPr>
              <w:jc w:val="center"/>
              <w:rPr>
                <w:ins w:id="7754" w:author="Στάθης Καπ" w:date="2023-02-02T17:05:00Z"/>
                <w:sz w:val="18"/>
                <w:szCs w:val="18"/>
              </w:rPr>
            </w:pPr>
            <w:ins w:id="7755" w:author="Στάθης Καπ" w:date="2023-02-02T17:05:00Z">
              <w:r>
                <w:rPr>
                  <w:sz w:val="18"/>
                  <w:szCs w:val="18"/>
                </w:rPr>
                <w:t>Pr09</w:t>
              </w:r>
            </w:ins>
          </w:p>
        </w:tc>
        <w:tc>
          <w:tcPr>
            <w:tcW w:w="466" w:type="dxa"/>
          </w:tcPr>
          <w:p w14:paraId="3E71FEC9" w14:textId="351A9B5F" w:rsidR="00C77D20" w:rsidRPr="006F307C" w:rsidRDefault="00C77D20" w:rsidP="00C77D20">
            <w:pPr>
              <w:jc w:val="center"/>
              <w:rPr>
                <w:ins w:id="7756" w:author="Στάθης Καπ" w:date="2023-02-02T17:05:00Z"/>
                <w:rFonts w:cstheme="minorHAnsi"/>
                <w:sz w:val="18"/>
                <w:szCs w:val="18"/>
              </w:rPr>
            </w:pPr>
            <w:ins w:id="7757" w:author="Στάθης Καπ" w:date="2023-02-02T17:09:00Z">
              <w:r w:rsidRPr="006F307C">
                <w:rPr>
                  <w:rFonts w:cstheme="minorHAnsi"/>
                  <w:sz w:val="18"/>
                  <w:szCs w:val="18"/>
                  <w:rPrChange w:id="7758" w:author="Στάθης Καπ" w:date="2023-02-02T17:25:00Z">
                    <w:rPr/>
                  </w:rPrChange>
                </w:rPr>
                <w:t>1381</w:t>
              </w:r>
            </w:ins>
          </w:p>
        </w:tc>
        <w:tc>
          <w:tcPr>
            <w:tcW w:w="799" w:type="dxa"/>
          </w:tcPr>
          <w:p w14:paraId="36483BDD" w14:textId="58C7529E" w:rsidR="00C77D20" w:rsidRPr="006F307C" w:rsidRDefault="00C77D20" w:rsidP="00C77D20">
            <w:pPr>
              <w:jc w:val="center"/>
              <w:rPr>
                <w:ins w:id="7759" w:author="Στάθης Καπ" w:date="2023-02-02T17:05:00Z"/>
                <w:rFonts w:cstheme="minorHAnsi"/>
                <w:sz w:val="18"/>
                <w:szCs w:val="18"/>
              </w:rPr>
            </w:pPr>
            <w:ins w:id="7760" w:author="Στάθης Καπ" w:date="2023-02-02T17:09:00Z">
              <w:r w:rsidRPr="006F307C">
                <w:rPr>
                  <w:rFonts w:cstheme="minorHAnsi"/>
                  <w:sz w:val="18"/>
                  <w:szCs w:val="18"/>
                  <w:rPrChange w:id="7761" w:author="Στάθης Καπ" w:date="2023-02-02T17:25:00Z">
                    <w:rPr/>
                  </w:rPrChange>
                </w:rPr>
                <w:t>1.536</w:t>
              </w:r>
            </w:ins>
          </w:p>
        </w:tc>
        <w:tc>
          <w:tcPr>
            <w:tcW w:w="438" w:type="dxa"/>
          </w:tcPr>
          <w:p w14:paraId="0C2D54C5" w14:textId="71B95FB2" w:rsidR="00C77D20" w:rsidRPr="006F307C" w:rsidRDefault="00C77D20" w:rsidP="00C77D20">
            <w:pPr>
              <w:jc w:val="center"/>
              <w:rPr>
                <w:ins w:id="7762" w:author="Στάθης Καπ" w:date="2023-02-02T17:05:00Z"/>
                <w:rFonts w:cstheme="minorHAnsi"/>
                <w:sz w:val="18"/>
                <w:szCs w:val="18"/>
              </w:rPr>
            </w:pPr>
            <w:ins w:id="7763" w:author="Στάθης Καπ" w:date="2023-02-02T17:09:00Z">
              <w:r w:rsidRPr="006F307C">
                <w:rPr>
                  <w:rFonts w:cstheme="minorHAnsi"/>
                  <w:sz w:val="18"/>
                  <w:szCs w:val="18"/>
                  <w:rPrChange w:id="7764" w:author="Στάθης Καπ" w:date="2023-02-02T17:25:00Z">
                    <w:rPr/>
                  </w:rPrChange>
                </w:rPr>
                <w:t>91</w:t>
              </w:r>
            </w:ins>
          </w:p>
        </w:tc>
        <w:tc>
          <w:tcPr>
            <w:tcW w:w="503" w:type="dxa"/>
          </w:tcPr>
          <w:p w14:paraId="4219C7FB" w14:textId="23AC2005" w:rsidR="00C77D20" w:rsidRPr="006F307C" w:rsidRDefault="00C77D20" w:rsidP="00C77D20">
            <w:pPr>
              <w:jc w:val="center"/>
              <w:rPr>
                <w:ins w:id="7765" w:author="Στάθης Καπ" w:date="2023-02-02T17:05:00Z"/>
                <w:rFonts w:cstheme="minorHAnsi"/>
                <w:sz w:val="18"/>
                <w:szCs w:val="18"/>
              </w:rPr>
            </w:pPr>
            <w:ins w:id="7766" w:author="Στάθης Καπ" w:date="2023-02-02T17:22:00Z">
              <w:r w:rsidRPr="006F307C">
                <w:rPr>
                  <w:rFonts w:cstheme="minorHAnsi"/>
                  <w:sz w:val="18"/>
                  <w:szCs w:val="18"/>
                  <w:rPrChange w:id="7767" w:author="Στάθης Καπ" w:date="2023-02-02T17:25:00Z">
                    <w:rPr/>
                  </w:rPrChange>
                </w:rPr>
                <w:t>1333</w:t>
              </w:r>
            </w:ins>
          </w:p>
        </w:tc>
        <w:tc>
          <w:tcPr>
            <w:tcW w:w="558" w:type="dxa"/>
          </w:tcPr>
          <w:p w14:paraId="7219CDC9" w14:textId="1D552B32" w:rsidR="00C77D20" w:rsidRPr="006F307C" w:rsidRDefault="00C77D20" w:rsidP="00C77D20">
            <w:pPr>
              <w:jc w:val="center"/>
              <w:rPr>
                <w:ins w:id="7768" w:author="Στάθης Καπ" w:date="2023-02-02T17:05:00Z"/>
                <w:rFonts w:cstheme="minorHAnsi"/>
                <w:sz w:val="18"/>
                <w:szCs w:val="18"/>
              </w:rPr>
            </w:pPr>
            <w:ins w:id="7769" w:author="Στάθης Καπ" w:date="2023-02-02T17:22:00Z">
              <w:r w:rsidRPr="006F307C">
                <w:rPr>
                  <w:rFonts w:cstheme="minorHAnsi"/>
                  <w:sz w:val="18"/>
                  <w:szCs w:val="18"/>
                  <w:rPrChange w:id="7770" w:author="Στάθης Καπ" w:date="2023-02-02T17:25:00Z">
                    <w:rPr/>
                  </w:rPrChange>
                </w:rPr>
                <w:t>0.911</w:t>
              </w:r>
            </w:ins>
          </w:p>
        </w:tc>
        <w:tc>
          <w:tcPr>
            <w:tcW w:w="438" w:type="dxa"/>
          </w:tcPr>
          <w:p w14:paraId="62F87D8C" w14:textId="6766ECA9" w:rsidR="00C77D20" w:rsidRPr="006F307C" w:rsidRDefault="00C77D20" w:rsidP="00C77D20">
            <w:pPr>
              <w:jc w:val="center"/>
              <w:rPr>
                <w:ins w:id="7771" w:author="Στάθης Καπ" w:date="2023-02-02T17:05:00Z"/>
                <w:rFonts w:cstheme="minorHAnsi"/>
                <w:sz w:val="18"/>
                <w:szCs w:val="18"/>
              </w:rPr>
            </w:pPr>
            <w:ins w:id="7772" w:author="Στάθης Καπ" w:date="2023-02-02T17:22:00Z">
              <w:r w:rsidRPr="006F307C">
                <w:rPr>
                  <w:rFonts w:cstheme="minorHAnsi"/>
                  <w:sz w:val="18"/>
                  <w:szCs w:val="18"/>
                  <w:rPrChange w:id="7773" w:author="Στάθης Καπ" w:date="2023-02-02T17:25:00Z">
                    <w:rPr/>
                  </w:rPrChange>
                </w:rPr>
                <w:t>89</w:t>
              </w:r>
            </w:ins>
          </w:p>
        </w:tc>
        <w:tc>
          <w:tcPr>
            <w:tcW w:w="503" w:type="dxa"/>
          </w:tcPr>
          <w:p w14:paraId="71F5427E" w14:textId="128955F9" w:rsidR="00C77D20" w:rsidRPr="006F307C" w:rsidRDefault="00C77D20" w:rsidP="00C77D20">
            <w:pPr>
              <w:jc w:val="center"/>
              <w:rPr>
                <w:ins w:id="7774" w:author="Στάθης Καπ" w:date="2023-02-02T17:05:00Z"/>
                <w:rFonts w:cstheme="minorHAnsi"/>
                <w:sz w:val="18"/>
                <w:szCs w:val="18"/>
              </w:rPr>
            </w:pPr>
            <w:ins w:id="7775" w:author="Στάθης Καπ" w:date="2023-02-02T17:11:00Z">
              <w:r w:rsidRPr="006F307C">
                <w:rPr>
                  <w:rFonts w:cstheme="minorHAnsi"/>
                  <w:sz w:val="18"/>
                  <w:szCs w:val="18"/>
                  <w:rPrChange w:id="7776" w:author="Στάθης Καπ" w:date="2023-02-02T17:25:00Z">
                    <w:rPr/>
                  </w:rPrChange>
                </w:rPr>
                <w:t>1346</w:t>
              </w:r>
            </w:ins>
          </w:p>
        </w:tc>
        <w:tc>
          <w:tcPr>
            <w:tcW w:w="558" w:type="dxa"/>
          </w:tcPr>
          <w:p w14:paraId="6904C56C" w14:textId="39B3EA2E" w:rsidR="00C77D20" w:rsidRPr="006F307C" w:rsidRDefault="00C77D20" w:rsidP="00C77D20">
            <w:pPr>
              <w:jc w:val="center"/>
              <w:rPr>
                <w:ins w:id="7777" w:author="Στάθης Καπ" w:date="2023-02-02T17:05:00Z"/>
                <w:rFonts w:cstheme="minorHAnsi"/>
                <w:sz w:val="18"/>
                <w:szCs w:val="18"/>
              </w:rPr>
            </w:pPr>
            <w:ins w:id="7778" w:author="Στάθης Καπ" w:date="2023-02-02T17:11:00Z">
              <w:r w:rsidRPr="006F307C">
                <w:rPr>
                  <w:rFonts w:cstheme="minorHAnsi"/>
                  <w:sz w:val="18"/>
                  <w:szCs w:val="18"/>
                  <w:rPrChange w:id="7779" w:author="Στάθης Καπ" w:date="2023-02-02T17:25:00Z">
                    <w:rPr/>
                  </w:rPrChange>
                </w:rPr>
                <w:t>0.954</w:t>
              </w:r>
            </w:ins>
          </w:p>
        </w:tc>
        <w:tc>
          <w:tcPr>
            <w:tcW w:w="438" w:type="dxa"/>
          </w:tcPr>
          <w:p w14:paraId="77169E91" w14:textId="462BAD71" w:rsidR="00C77D20" w:rsidRPr="006F307C" w:rsidRDefault="00C77D20" w:rsidP="00C77D20">
            <w:pPr>
              <w:jc w:val="center"/>
              <w:rPr>
                <w:ins w:id="7780" w:author="Στάθης Καπ" w:date="2023-02-02T17:05:00Z"/>
                <w:rFonts w:cstheme="minorHAnsi"/>
                <w:sz w:val="18"/>
                <w:szCs w:val="18"/>
              </w:rPr>
            </w:pPr>
            <w:ins w:id="7781" w:author="Στάθης Καπ" w:date="2023-02-02T17:11:00Z">
              <w:r w:rsidRPr="006F307C">
                <w:rPr>
                  <w:rFonts w:cstheme="minorHAnsi"/>
                  <w:sz w:val="18"/>
                  <w:szCs w:val="18"/>
                  <w:rPrChange w:id="7782" w:author="Στάθης Καπ" w:date="2023-02-02T17:25:00Z">
                    <w:rPr/>
                  </w:rPrChange>
                </w:rPr>
                <w:t>87</w:t>
              </w:r>
            </w:ins>
          </w:p>
        </w:tc>
        <w:tc>
          <w:tcPr>
            <w:tcW w:w="503" w:type="dxa"/>
          </w:tcPr>
          <w:p w14:paraId="39CE14D1" w14:textId="7D9F87FD" w:rsidR="00C77D20" w:rsidRPr="006F307C" w:rsidRDefault="00C77D20" w:rsidP="00C77D20">
            <w:pPr>
              <w:jc w:val="center"/>
              <w:rPr>
                <w:ins w:id="7783" w:author="Στάθης Καπ" w:date="2023-02-02T17:05:00Z"/>
                <w:rFonts w:cstheme="minorHAnsi"/>
                <w:sz w:val="18"/>
                <w:szCs w:val="18"/>
              </w:rPr>
            </w:pPr>
            <w:ins w:id="7784" w:author="Στάθης Καπ" w:date="2023-02-02T17:23:00Z">
              <w:r w:rsidRPr="006F307C">
                <w:rPr>
                  <w:rFonts w:cstheme="minorHAnsi"/>
                  <w:sz w:val="18"/>
                  <w:szCs w:val="18"/>
                  <w:rPrChange w:id="7785" w:author="Στάθης Καπ" w:date="2023-02-02T17:25:00Z">
                    <w:rPr/>
                  </w:rPrChange>
                </w:rPr>
                <w:t>1268</w:t>
              </w:r>
            </w:ins>
          </w:p>
        </w:tc>
        <w:tc>
          <w:tcPr>
            <w:tcW w:w="558" w:type="dxa"/>
          </w:tcPr>
          <w:p w14:paraId="32015E62" w14:textId="6C30E97F" w:rsidR="00C77D20" w:rsidRPr="006F307C" w:rsidRDefault="00C77D20" w:rsidP="00C77D20">
            <w:pPr>
              <w:jc w:val="center"/>
              <w:rPr>
                <w:ins w:id="7786" w:author="Στάθης Καπ" w:date="2023-02-02T17:05:00Z"/>
                <w:rFonts w:cstheme="minorHAnsi"/>
                <w:sz w:val="18"/>
                <w:szCs w:val="18"/>
              </w:rPr>
            </w:pPr>
            <w:ins w:id="7787" w:author="Στάθης Καπ" w:date="2023-02-02T17:23:00Z">
              <w:r w:rsidRPr="006F307C">
                <w:rPr>
                  <w:rFonts w:cstheme="minorHAnsi"/>
                  <w:sz w:val="18"/>
                  <w:szCs w:val="18"/>
                  <w:rPrChange w:id="7788" w:author="Στάθης Καπ" w:date="2023-02-02T17:25:00Z">
                    <w:rPr/>
                  </w:rPrChange>
                </w:rPr>
                <w:t>0.626</w:t>
              </w:r>
            </w:ins>
          </w:p>
        </w:tc>
        <w:tc>
          <w:tcPr>
            <w:tcW w:w="438" w:type="dxa"/>
          </w:tcPr>
          <w:p w14:paraId="798EA1E0" w14:textId="2B7A9F41" w:rsidR="00C77D20" w:rsidRPr="006F307C" w:rsidRDefault="00C77D20" w:rsidP="00C77D20">
            <w:pPr>
              <w:jc w:val="center"/>
              <w:rPr>
                <w:ins w:id="7789" w:author="Στάθης Καπ" w:date="2023-02-02T17:05:00Z"/>
                <w:rFonts w:cstheme="minorHAnsi"/>
                <w:sz w:val="18"/>
                <w:szCs w:val="18"/>
              </w:rPr>
            </w:pPr>
            <w:ins w:id="7790" w:author="Στάθης Καπ" w:date="2023-02-02T17:23:00Z">
              <w:r w:rsidRPr="006F307C">
                <w:rPr>
                  <w:rFonts w:cstheme="minorHAnsi"/>
                  <w:sz w:val="18"/>
                  <w:szCs w:val="18"/>
                  <w:rPrChange w:id="7791" w:author="Στάθης Καπ" w:date="2023-02-02T17:25:00Z">
                    <w:rPr/>
                  </w:rPrChange>
                </w:rPr>
                <w:t>79</w:t>
              </w:r>
            </w:ins>
          </w:p>
        </w:tc>
        <w:tc>
          <w:tcPr>
            <w:tcW w:w="503" w:type="dxa"/>
          </w:tcPr>
          <w:p w14:paraId="6FE50B21" w14:textId="001F879D" w:rsidR="00C77D20" w:rsidRPr="006F307C" w:rsidRDefault="00C77D20" w:rsidP="00C77D20">
            <w:pPr>
              <w:jc w:val="center"/>
              <w:rPr>
                <w:ins w:id="7792" w:author="Στάθης Καπ" w:date="2023-02-02T17:05:00Z"/>
                <w:rFonts w:cstheme="minorHAnsi"/>
                <w:sz w:val="18"/>
                <w:szCs w:val="18"/>
              </w:rPr>
            </w:pPr>
            <w:ins w:id="7793" w:author="Στάθης Καπ" w:date="2023-02-02T17:19:00Z">
              <w:r w:rsidRPr="006F307C">
                <w:rPr>
                  <w:rFonts w:cstheme="minorHAnsi"/>
                  <w:sz w:val="18"/>
                  <w:szCs w:val="18"/>
                  <w:rPrChange w:id="7794" w:author="Στάθης Καπ" w:date="2023-02-02T17:25:00Z">
                    <w:rPr/>
                  </w:rPrChange>
                </w:rPr>
                <w:t>1304</w:t>
              </w:r>
            </w:ins>
          </w:p>
        </w:tc>
        <w:tc>
          <w:tcPr>
            <w:tcW w:w="558" w:type="dxa"/>
          </w:tcPr>
          <w:p w14:paraId="40E8DB76" w14:textId="54A23AF2" w:rsidR="00C77D20" w:rsidRPr="006F307C" w:rsidRDefault="00C77D20" w:rsidP="00C77D20">
            <w:pPr>
              <w:jc w:val="center"/>
              <w:rPr>
                <w:ins w:id="7795" w:author="Στάθης Καπ" w:date="2023-02-02T17:05:00Z"/>
                <w:rFonts w:cstheme="minorHAnsi"/>
                <w:sz w:val="18"/>
                <w:szCs w:val="18"/>
              </w:rPr>
            </w:pPr>
            <w:ins w:id="7796" w:author="Στάθης Καπ" w:date="2023-02-02T17:19:00Z">
              <w:r w:rsidRPr="006F307C">
                <w:rPr>
                  <w:rFonts w:cstheme="minorHAnsi"/>
                  <w:sz w:val="18"/>
                  <w:szCs w:val="18"/>
                  <w:rPrChange w:id="7797" w:author="Στάθης Καπ" w:date="2023-02-02T17:25:00Z">
                    <w:rPr/>
                  </w:rPrChange>
                </w:rPr>
                <w:t>0.739</w:t>
              </w:r>
            </w:ins>
          </w:p>
        </w:tc>
        <w:tc>
          <w:tcPr>
            <w:tcW w:w="438" w:type="dxa"/>
          </w:tcPr>
          <w:p w14:paraId="40381C0D" w14:textId="6EBC367F" w:rsidR="00C77D20" w:rsidRPr="006F307C" w:rsidRDefault="00C77D20" w:rsidP="00C77D20">
            <w:pPr>
              <w:jc w:val="center"/>
              <w:rPr>
                <w:ins w:id="7798" w:author="Στάθης Καπ" w:date="2023-02-02T17:05:00Z"/>
                <w:rFonts w:cstheme="minorHAnsi"/>
                <w:sz w:val="18"/>
                <w:szCs w:val="18"/>
              </w:rPr>
            </w:pPr>
            <w:ins w:id="7799" w:author="Στάθης Καπ" w:date="2023-02-02T17:19:00Z">
              <w:r w:rsidRPr="006F307C">
                <w:rPr>
                  <w:rFonts w:cstheme="minorHAnsi"/>
                  <w:sz w:val="18"/>
                  <w:szCs w:val="18"/>
                  <w:rPrChange w:id="7800" w:author="Στάθης Καπ" w:date="2023-02-02T17:25:00Z">
                    <w:rPr/>
                  </w:rPrChange>
                </w:rPr>
                <w:t>85</w:t>
              </w:r>
            </w:ins>
          </w:p>
        </w:tc>
        <w:tc>
          <w:tcPr>
            <w:tcW w:w="456" w:type="dxa"/>
          </w:tcPr>
          <w:p w14:paraId="439904ED" w14:textId="6F213A60" w:rsidR="00C77D20" w:rsidRPr="006F307C" w:rsidRDefault="00C77D20" w:rsidP="00C77D20">
            <w:pPr>
              <w:jc w:val="center"/>
              <w:rPr>
                <w:ins w:id="7801" w:author="Στάθης Καπ" w:date="2023-02-02T17:05:00Z"/>
                <w:rFonts w:cstheme="minorHAnsi"/>
                <w:sz w:val="18"/>
                <w:szCs w:val="18"/>
              </w:rPr>
            </w:pPr>
            <w:ins w:id="7802" w:author="Στάθης Καπ" w:date="2023-02-02T17:24:00Z">
              <w:r w:rsidRPr="006F307C">
                <w:rPr>
                  <w:rFonts w:cstheme="minorHAnsi"/>
                  <w:sz w:val="18"/>
                  <w:szCs w:val="18"/>
                  <w:rPrChange w:id="7803" w:author="Στάθης Καπ" w:date="2023-02-02T17:25:00Z">
                    <w:rPr/>
                  </w:rPrChange>
                </w:rPr>
                <w:t>1237</w:t>
              </w:r>
            </w:ins>
          </w:p>
        </w:tc>
        <w:tc>
          <w:tcPr>
            <w:tcW w:w="548" w:type="dxa"/>
          </w:tcPr>
          <w:p w14:paraId="605EC8A5" w14:textId="68C959F3" w:rsidR="00C77D20" w:rsidRPr="006F307C" w:rsidRDefault="00C77D20" w:rsidP="00C77D20">
            <w:pPr>
              <w:jc w:val="center"/>
              <w:rPr>
                <w:ins w:id="7804" w:author="Στάθης Καπ" w:date="2023-02-02T17:05:00Z"/>
                <w:rFonts w:cstheme="minorHAnsi"/>
                <w:sz w:val="18"/>
                <w:szCs w:val="18"/>
              </w:rPr>
            </w:pPr>
            <w:ins w:id="7805" w:author="Στάθης Καπ" w:date="2023-02-02T17:24:00Z">
              <w:r w:rsidRPr="006F307C">
                <w:rPr>
                  <w:rFonts w:cstheme="minorHAnsi"/>
                  <w:sz w:val="18"/>
                  <w:szCs w:val="18"/>
                  <w:rPrChange w:id="7806" w:author="Στάθης Καπ" w:date="2023-02-02T17:25:00Z">
                    <w:rPr/>
                  </w:rPrChange>
                </w:rPr>
                <w:t>0.508</w:t>
              </w:r>
            </w:ins>
          </w:p>
        </w:tc>
        <w:tc>
          <w:tcPr>
            <w:tcW w:w="428" w:type="dxa"/>
          </w:tcPr>
          <w:p w14:paraId="2F4445E6" w14:textId="0F8CC0D5" w:rsidR="00C77D20" w:rsidRPr="006F307C" w:rsidRDefault="00C77D20" w:rsidP="00C77D20">
            <w:pPr>
              <w:jc w:val="center"/>
              <w:rPr>
                <w:ins w:id="7807" w:author="Στάθης Καπ" w:date="2023-02-02T17:05:00Z"/>
                <w:rFonts w:cstheme="minorHAnsi"/>
                <w:sz w:val="18"/>
                <w:szCs w:val="18"/>
              </w:rPr>
            </w:pPr>
            <w:ins w:id="7808" w:author="Στάθης Καπ" w:date="2023-02-02T17:24:00Z">
              <w:r w:rsidRPr="006F307C">
                <w:rPr>
                  <w:rFonts w:cstheme="minorHAnsi"/>
                  <w:sz w:val="18"/>
                  <w:szCs w:val="18"/>
                  <w:rPrChange w:id="7809" w:author="Στάθης Καπ" w:date="2023-02-02T17:25:00Z">
                    <w:rPr/>
                  </w:rPrChange>
                </w:rPr>
                <w:t>77</w:t>
              </w:r>
            </w:ins>
          </w:p>
        </w:tc>
      </w:tr>
      <w:tr w:rsidR="00C77D20" w:rsidRPr="00AB438A" w14:paraId="2901B7B9" w14:textId="77777777" w:rsidTr="00C77D20">
        <w:trPr>
          <w:trHeight w:val="247"/>
          <w:ins w:id="7810" w:author="Στάθης Καπ" w:date="2023-02-02T17:05:00Z"/>
        </w:trPr>
        <w:tc>
          <w:tcPr>
            <w:tcW w:w="409" w:type="dxa"/>
            <w:vAlign w:val="center"/>
          </w:tcPr>
          <w:p w14:paraId="7BE3FC24" w14:textId="77777777" w:rsidR="00C77D20" w:rsidRPr="006E0881" w:rsidRDefault="00C77D20" w:rsidP="00C77D20">
            <w:pPr>
              <w:jc w:val="center"/>
              <w:rPr>
                <w:ins w:id="7811" w:author="Στάθης Καπ" w:date="2023-02-02T17:05:00Z"/>
                <w:sz w:val="18"/>
                <w:szCs w:val="18"/>
              </w:rPr>
            </w:pPr>
            <w:ins w:id="7812" w:author="Στάθης Καπ" w:date="2023-02-02T17:05:00Z">
              <w:r>
                <w:rPr>
                  <w:sz w:val="18"/>
                  <w:szCs w:val="18"/>
                </w:rPr>
                <w:t>Pr10</w:t>
              </w:r>
            </w:ins>
          </w:p>
        </w:tc>
        <w:tc>
          <w:tcPr>
            <w:tcW w:w="466" w:type="dxa"/>
          </w:tcPr>
          <w:p w14:paraId="744CF1E1" w14:textId="6F9929DF" w:rsidR="00C77D20" w:rsidRPr="006F307C" w:rsidRDefault="00C77D20" w:rsidP="00C77D20">
            <w:pPr>
              <w:jc w:val="center"/>
              <w:rPr>
                <w:ins w:id="7813" w:author="Στάθης Καπ" w:date="2023-02-02T17:05:00Z"/>
                <w:rFonts w:cstheme="minorHAnsi"/>
                <w:sz w:val="18"/>
                <w:szCs w:val="18"/>
              </w:rPr>
            </w:pPr>
            <w:ins w:id="7814" w:author="Στάθης Καπ" w:date="2023-02-02T17:09:00Z">
              <w:r w:rsidRPr="006F307C">
                <w:rPr>
                  <w:rFonts w:cstheme="minorHAnsi"/>
                  <w:sz w:val="18"/>
                  <w:szCs w:val="18"/>
                  <w:rPrChange w:id="7815" w:author="Στάθης Καπ" w:date="2023-02-02T17:25:00Z">
                    <w:rPr/>
                  </w:rPrChange>
                </w:rPr>
                <w:t>1672</w:t>
              </w:r>
            </w:ins>
          </w:p>
        </w:tc>
        <w:tc>
          <w:tcPr>
            <w:tcW w:w="799" w:type="dxa"/>
          </w:tcPr>
          <w:p w14:paraId="46E827DE" w14:textId="61E833BD" w:rsidR="00C77D20" w:rsidRPr="006F307C" w:rsidRDefault="00C77D20" w:rsidP="00C77D20">
            <w:pPr>
              <w:jc w:val="center"/>
              <w:rPr>
                <w:ins w:id="7816" w:author="Στάθης Καπ" w:date="2023-02-02T17:05:00Z"/>
                <w:rFonts w:cstheme="minorHAnsi"/>
                <w:sz w:val="18"/>
                <w:szCs w:val="18"/>
              </w:rPr>
            </w:pPr>
            <w:ins w:id="7817" w:author="Στάθης Καπ" w:date="2023-02-02T17:09:00Z">
              <w:r w:rsidRPr="006F307C">
                <w:rPr>
                  <w:rFonts w:cstheme="minorHAnsi"/>
                  <w:sz w:val="18"/>
                  <w:szCs w:val="18"/>
                  <w:rPrChange w:id="7818" w:author="Στάθης Καπ" w:date="2023-02-02T17:25:00Z">
                    <w:rPr/>
                  </w:rPrChange>
                </w:rPr>
                <w:t>2.421</w:t>
              </w:r>
            </w:ins>
          </w:p>
        </w:tc>
        <w:tc>
          <w:tcPr>
            <w:tcW w:w="438" w:type="dxa"/>
          </w:tcPr>
          <w:p w14:paraId="534E557A" w14:textId="2415D0E0" w:rsidR="00C77D20" w:rsidRPr="006F307C" w:rsidRDefault="00C77D20" w:rsidP="00C77D20">
            <w:pPr>
              <w:jc w:val="center"/>
              <w:rPr>
                <w:ins w:id="7819" w:author="Στάθης Καπ" w:date="2023-02-02T17:05:00Z"/>
                <w:rFonts w:cstheme="minorHAnsi"/>
                <w:sz w:val="18"/>
                <w:szCs w:val="18"/>
              </w:rPr>
            </w:pPr>
            <w:ins w:id="7820" w:author="Στάθης Καπ" w:date="2023-02-02T17:09:00Z">
              <w:r w:rsidRPr="006F307C">
                <w:rPr>
                  <w:rFonts w:cstheme="minorHAnsi"/>
                  <w:sz w:val="18"/>
                  <w:szCs w:val="18"/>
                  <w:rPrChange w:id="7821" w:author="Στάθης Καπ" w:date="2023-02-02T17:25:00Z">
                    <w:rPr/>
                  </w:rPrChange>
                </w:rPr>
                <w:t>106</w:t>
              </w:r>
            </w:ins>
          </w:p>
        </w:tc>
        <w:tc>
          <w:tcPr>
            <w:tcW w:w="503" w:type="dxa"/>
          </w:tcPr>
          <w:p w14:paraId="7F31FD63" w14:textId="729204E1" w:rsidR="00C77D20" w:rsidRPr="006F307C" w:rsidRDefault="00C77D20" w:rsidP="00C77D20">
            <w:pPr>
              <w:jc w:val="center"/>
              <w:rPr>
                <w:ins w:id="7822" w:author="Στάθης Καπ" w:date="2023-02-02T17:05:00Z"/>
                <w:rFonts w:cstheme="minorHAnsi"/>
                <w:sz w:val="18"/>
                <w:szCs w:val="18"/>
              </w:rPr>
            </w:pPr>
            <w:ins w:id="7823" w:author="Στάθης Καπ" w:date="2023-02-02T17:22:00Z">
              <w:r w:rsidRPr="006F307C">
                <w:rPr>
                  <w:rFonts w:cstheme="minorHAnsi"/>
                  <w:sz w:val="18"/>
                  <w:szCs w:val="18"/>
                  <w:rPrChange w:id="7824" w:author="Στάθης Καπ" w:date="2023-02-02T17:25:00Z">
                    <w:rPr/>
                  </w:rPrChange>
                </w:rPr>
                <w:t>1663</w:t>
              </w:r>
            </w:ins>
          </w:p>
        </w:tc>
        <w:tc>
          <w:tcPr>
            <w:tcW w:w="558" w:type="dxa"/>
          </w:tcPr>
          <w:p w14:paraId="3BD2B786" w14:textId="66D224BF" w:rsidR="00C77D20" w:rsidRPr="006F307C" w:rsidRDefault="00C77D20" w:rsidP="00C77D20">
            <w:pPr>
              <w:jc w:val="center"/>
              <w:rPr>
                <w:ins w:id="7825" w:author="Στάθης Καπ" w:date="2023-02-02T17:05:00Z"/>
                <w:rFonts w:cstheme="minorHAnsi"/>
                <w:sz w:val="18"/>
                <w:szCs w:val="18"/>
              </w:rPr>
            </w:pPr>
            <w:ins w:id="7826" w:author="Στάθης Καπ" w:date="2023-02-02T17:22:00Z">
              <w:r w:rsidRPr="006F307C">
                <w:rPr>
                  <w:rFonts w:cstheme="minorHAnsi"/>
                  <w:sz w:val="18"/>
                  <w:szCs w:val="18"/>
                  <w:rPrChange w:id="7827" w:author="Στάθης Καπ" w:date="2023-02-02T17:25:00Z">
                    <w:rPr/>
                  </w:rPrChange>
                </w:rPr>
                <w:t>1.723</w:t>
              </w:r>
            </w:ins>
          </w:p>
        </w:tc>
        <w:tc>
          <w:tcPr>
            <w:tcW w:w="438" w:type="dxa"/>
          </w:tcPr>
          <w:p w14:paraId="1DD77390" w14:textId="26D89AB7" w:rsidR="00C77D20" w:rsidRPr="006F307C" w:rsidRDefault="00C77D20" w:rsidP="00C77D20">
            <w:pPr>
              <w:jc w:val="center"/>
              <w:rPr>
                <w:ins w:id="7828" w:author="Στάθης Καπ" w:date="2023-02-02T17:05:00Z"/>
                <w:rFonts w:cstheme="minorHAnsi"/>
                <w:sz w:val="18"/>
                <w:szCs w:val="18"/>
              </w:rPr>
            </w:pPr>
            <w:ins w:id="7829" w:author="Στάθης Καπ" w:date="2023-02-02T17:22:00Z">
              <w:r w:rsidRPr="006F307C">
                <w:rPr>
                  <w:rFonts w:cstheme="minorHAnsi"/>
                  <w:sz w:val="18"/>
                  <w:szCs w:val="18"/>
                  <w:rPrChange w:id="7830" w:author="Στάθης Καπ" w:date="2023-02-02T17:25:00Z">
                    <w:rPr/>
                  </w:rPrChange>
                </w:rPr>
                <w:t>100</w:t>
              </w:r>
            </w:ins>
          </w:p>
        </w:tc>
        <w:tc>
          <w:tcPr>
            <w:tcW w:w="503" w:type="dxa"/>
          </w:tcPr>
          <w:p w14:paraId="6D7913A8" w14:textId="14A9B3E0" w:rsidR="00C77D20" w:rsidRPr="006F307C" w:rsidRDefault="00C77D20" w:rsidP="00C77D20">
            <w:pPr>
              <w:jc w:val="center"/>
              <w:rPr>
                <w:ins w:id="7831" w:author="Στάθης Καπ" w:date="2023-02-02T17:05:00Z"/>
                <w:rFonts w:cstheme="minorHAnsi"/>
                <w:sz w:val="18"/>
                <w:szCs w:val="18"/>
              </w:rPr>
            </w:pPr>
            <w:ins w:id="7832" w:author="Στάθης Καπ" w:date="2023-02-02T17:11:00Z">
              <w:r w:rsidRPr="006F307C">
                <w:rPr>
                  <w:rFonts w:cstheme="minorHAnsi"/>
                  <w:sz w:val="18"/>
                  <w:szCs w:val="18"/>
                  <w:rPrChange w:id="7833" w:author="Στάθης Καπ" w:date="2023-02-02T17:25:00Z">
                    <w:rPr/>
                  </w:rPrChange>
                </w:rPr>
                <w:t>1694</w:t>
              </w:r>
            </w:ins>
          </w:p>
        </w:tc>
        <w:tc>
          <w:tcPr>
            <w:tcW w:w="558" w:type="dxa"/>
          </w:tcPr>
          <w:p w14:paraId="58F404A6" w14:textId="4D665A76" w:rsidR="00C77D20" w:rsidRPr="006F307C" w:rsidRDefault="00C77D20" w:rsidP="00C77D20">
            <w:pPr>
              <w:jc w:val="center"/>
              <w:rPr>
                <w:ins w:id="7834" w:author="Στάθης Καπ" w:date="2023-02-02T17:05:00Z"/>
                <w:rFonts w:cstheme="minorHAnsi"/>
                <w:sz w:val="18"/>
                <w:szCs w:val="18"/>
              </w:rPr>
            </w:pPr>
            <w:ins w:id="7835" w:author="Στάθης Καπ" w:date="2023-02-02T17:11:00Z">
              <w:r w:rsidRPr="006F307C">
                <w:rPr>
                  <w:rFonts w:cstheme="minorHAnsi"/>
                  <w:sz w:val="18"/>
                  <w:szCs w:val="18"/>
                  <w:rPrChange w:id="7836" w:author="Στάθης Καπ" w:date="2023-02-02T17:25:00Z">
                    <w:rPr/>
                  </w:rPrChange>
                </w:rPr>
                <w:t>1.256</w:t>
              </w:r>
            </w:ins>
          </w:p>
        </w:tc>
        <w:tc>
          <w:tcPr>
            <w:tcW w:w="438" w:type="dxa"/>
          </w:tcPr>
          <w:p w14:paraId="24632E72" w14:textId="6AA942A5" w:rsidR="00C77D20" w:rsidRPr="006F307C" w:rsidRDefault="00C77D20" w:rsidP="00C77D20">
            <w:pPr>
              <w:jc w:val="center"/>
              <w:rPr>
                <w:ins w:id="7837" w:author="Στάθης Καπ" w:date="2023-02-02T17:05:00Z"/>
                <w:rFonts w:cstheme="minorHAnsi"/>
                <w:sz w:val="18"/>
                <w:szCs w:val="18"/>
              </w:rPr>
            </w:pPr>
            <w:ins w:id="7838" w:author="Στάθης Καπ" w:date="2023-02-02T17:11:00Z">
              <w:r w:rsidRPr="006F307C">
                <w:rPr>
                  <w:rFonts w:cstheme="minorHAnsi"/>
                  <w:sz w:val="18"/>
                  <w:szCs w:val="18"/>
                  <w:rPrChange w:id="7839" w:author="Στάθης Καπ" w:date="2023-02-02T17:25:00Z">
                    <w:rPr/>
                  </w:rPrChange>
                </w:rPr>
                <w:t>105</w:t>
              </w:r>
            </w:ins>
          </w:p>
        </w:tc>
        <w:tc>
          <w:tcPr>
            <w:tcW w:w="503" w:type="dxa"/>
          </w:tcPr>
          <w:p w14:paraId="0BF99299" w14:textId="1A3C4CAB" w:rsidR="00C77D20" w:rsidRPr="006F307C" w:rsidRDefault="00C77D20" w:rsidP="00C77D20">
            <w:pPr>
              <w:jc w:val="center"/>
              <w:rPr>
                <w:ins w:id="7840" w:author="Στάθης Καπ" w:date="2023-02-02T17:05:00Z"/>
                <w:rFonts w:cstheme="minorHAnsi"/>
                <w:sz w:val="18"/>
                <w:szCs w:val="18"/>
              </w:rPr>
            </w:pPr>
            <w:ins w:id="7841" w:author="Στάθης Καπ" w:date="2023-02-02T17:23:00Z">
              <w:r w:rsidRPr="006F307C">
                <w:rPr>
                  <w:rFonts w:cstheme="minorHAnsi"/>
                  <w:sz w:val="18"/>
                  <w:szCs w:val="18"/>
                  <w:rPrChange w:id="7842" w:author="Στάθης Καπ" w:date="2023-02-02T17:25:00Z">
                    <w:rPr/>
                  </w:rPrChange>
                </w:rPr>
                <w:t>1643</w:t>
              </w:r>
            </w:ins>
          </w:p>
        </w:tc>
        <w:tc>
          <w:tcPr>
            <w:tcW w:w="558" w:type="dxa"/>
          </w:tcPr>
          <w:p w14:paraId="0079C07E" w14:textId="1655FD9C" w:rsidR="00C77D20" w:rsidRPr="006F307C" w:rsidRDefault="00C77D20" w:rsidP="00C77D20">
            <w:pPr>
              <w:jc w:val="center"/>
              <w:rPr>
                <w:ins w:id="7843" w:author="Στάθης Καπ" w:date="2023-02-02T17:05:00Z"/>
                <w:rFonts w:cstheme="minorHAnsi"/>
                <w:sz w:val="18"/>
                <w:szCs w:val="18"/>
              </w:rPr>
            </w:pPr>
            <w:ins w:id="7844" w:author="Στάθης Καπ" w:date="2023-02-02T17:23:00Z">
              <w:r w:rsidRPr="006F307C">
                <w:rPr>
                  <w:rFonts w:cstheme="minorHAnsi"/>
                  <w:sz w:val="18"/>
                  <w:szCs w:val="18"/>
                  <w:rPrChange w:id="7845" w:author="Στάθης Καπ" w:date="2023-02-02T17:25:00Z">
                    <w:rPr/>
                  </w:rPrChange>
                </w:rPr>
                <w:t>1.365</w:t>
              </w:r>
            </w:ins>
          </w:p>
        </w:tc>
        <w:tc>
          <w:tcPr>
            <w:tcW w:w="438" w:type="dxa"/>
          </w:tcPr>
          <w:p w14:paraId="59DA4B22" w14:textId="7BEF1A11" w:rsidR="00C77D20" w:rsidRPr="006F307C" w:rsidRDefault="00C77D20" w:rsidP="00C77D20">
            <w:pPr>
              <w:jc w:val="center"/>
              <w:rPr>
                <w:ins w:id="7846" w:author="Στάθης Καπ" w:date="2023-02-02T17:05:00Z"/>
                <w:rFonts w:cstheme="minorHAnsi"/>
                <w:sz w:val="18"/>
                <w:szCs w:val="18"/>
              </w:rPr>
            </w:pPr>
            <w:ins w:id="7847" w:author="Στάθης Καπ" w:date="2023-02-02T17:23:00Z">
              <w:r w:rsidRPr="006F307C">
                <w:rPr>
                  <w:rFonts w:cstheme="minorHAnsi"/>
                  <w:sz w:val="18"/>
                  <w:szCs w:val="18"/>
                  <w:rPrChange w:id="7848" w:author="Στάθης Καπ" w:date="2023-02-02T17:25:00Z">
                    <w:rPr/>
                  </w:rPrChange>
                </w:rPr>
                <w:t>102</w:t>
              </w:r>
            </w:ins>
          </w:p>
        </w:tc>
        <w:tc>
          <w:tcPr>
            <w:tcW w:w="503" w:type="dxa"/>
          </w:tcPr>
          <w:p w14:paraId="26813B62" w14:textId="45839388" w:rsidR="00C77D20" w:rsidRPr="006F307C" w:rsidRDefault="00C77D20" w:rsidP="00C77D20">
            <w:pPr>
              <w:jc w:val="center"/>
              <w:rPr>
                <w:ins w:id="7849" w:author="Στάθης Καπ" w:date="2023-02-02T17:05:00Z"/>
                <w:rFonts w:cstheme="minorHAnsi"/>
                <w:sz w:val="18"/>
                <w:szCs w:val="18"/>
              </w:rPr>
            </w:pPr>
            <w:ins w:id="7850" w:author="Στάθης Καπ" w:date="2023-02-02T17:19:00Z">
              <w:r w:rsidRPr="006F307C">
                <w:rPr>
                  <w:rFonts w:cstheme="minorHAnsi"/>
                  <w:sz w:val="18"/>
                  <w:szCs w:val="18"/>
                  <w:rPrChange w:id="7851" w:author="Στάθης Καπ" w:date="2023-02-02T17:25:00Z">
                    <w:rPr/>
                  </w:rPrChange>
                </w:rPr>
                <w:t>1526</w:t>
              </w:r>
            </w:ins>
          </w:p>
        </w:tc>
        <w:tc>
          <w:tcPr>
            <w:tcW w:w="558" w:type="dxa"/>
          </w:tcPr>
          <w:p w14:paraId="46CFF059" w14:textId="63BFA9BC" w:rsidR="00C77D20" w:rsidRPr="006F307C" w:rsidRDefault="00C77D20" w:rsidP="00C77D20">
            <w:pPr>
              <w:jc w:val="center"/>
              <w:rPr>
                <w:ins w:id="7852" w:author="Στάθης Καπ" w:date="2023-02-02T17:05:00Z"/>
                <w:rFonts w:cstheme="minorHAnsi"/>
                <w:sz w:val="18"/>
                <w:szCs w:val="18"/>
              </w:rPr>
            </w:pPr>
            <w:ins w:id="7853" w:author="Στάθης Καπ" w:date="2023-02-02T17:19:00Z">
              <w:r w:rsidRPr="006F307C">
                <w:rPr>
                  <w:rFonts w:cstheme="minorHAnsi"/>
                  <w:sz w:val="18"/>
                  <w:szCs w:val="18"/>
                  <w:rPrChange w:id="7854" w:author="Στάθης Καπ" w:date="2023-02-02T17:25:00Z">
                    <w:rPr/>
                  </w:rPrChange>
                </w:rPr>
                <w:t>1.205</w:t>
              </w:r>
            </w:ins>
          </w:p>
        </w:tc>
        <w:tc>
          <w:tcPr>
            <w:tcW w:w="438" w:type="dxa"/>
          </w:tcPr>
          <w:p w14:paraId="324466B1" w14:textId="4ADF8FA0" w:rsidR="00C77D20" w:rsidRPr="006F307C" w:rsidRDefault="00C77D20" w:rsidP="00C77D20">
            <w:pPr>
              <w:jc w:val="center"/>
              <w:rPr>
                <w:ins w:id="7855" w:author="Στάθης Καπ" w:date="2023-02-02T17:05:00Z"/>
                <w:rFonts w:cstheme="minorHAnsi"/>
                <w:sz w:val="18"/>
                <w:szCs w:val="18"/>
              </w:rPr>
            </w:pPr>
            <w:ins w:id="7856" w:author="Στάθης Καπ" w:date="2023-02-02T17:19:00Z">
              <w:r w:rsidRPr="006F307C">
                <w:rPr>
                  <w:rFonts w:cstheme="minorHAnsi"/>
                  <w:sz w:val="18"/>
                  <w:szCs w:val="18"/>
                  <w:rPrChange w:id="7857" w:author="Στάθης Καπ" w:date="2023-02-02T17:25:00Z">
                    <w:rPr/>
                  </w:rPrChange>
                </w:rPr>
                <w:t>98</w:t>
              </w:r>
            </w:ins>
          </w:p>
        </w:tc>
        <w:tc>
          <w:tcPr>
            <w:tcW w:w="456" w:type="dxa"/>
          </w:tcPr>
          <w:p w14:paraId="05245E69" w14:textId="25CE6108" w:rsidR="00C77D20" w:rsidRPr="006F307C" w:rsidRDefault="00C77D20" w:rsidP="00C77D20">
            <w:pPr>
              <w:jc w:val="center"/>
              <w:rPr>
                <w:ins w:id="7858" w:author="Στάθης Καπ" w:date="2023-02-02T17:05:00Z"/>
                <w:rFonts w:cstheme="minorHAnsi"/>
                <w:sz w:val="18"/>
                <w:szCs w:val="18"/>
              </w:rPr>
            </w:pPr>
            <w:ins w:id="7859" w:author="Στάθης Καπ" w:date="2023-02-02T17:24:00Z">
              <w:r w:rsidRPr="006F307C">
                <w:rPr>
                  <w:rFonts w:cstheme="minorHAnsi"/>
                  <w:sz w:val="18"/>
                  <w:szCs w:val="18"/>
                  <w:rPrChange w:id="7860" w:author="Στάθης Καπ" w:date="2023-02-02T17:25:00Z">
                    <w:rPr/>
                  </w:rPrChange>
                </w:rPr>
                <w:t>1519</w:t>
              </w:r>
            </w:ins>
          </w:p>
        </w:tc>
        <w:tc>
          <w:tcPr>
            <w:tcW w:w="548" w:type="dxa"/>
          </w:tcPr>
          <w:p w14:paraId="5F4687E8" w14:textId="796D257A" w:rsidR="00C77D20" w:rsidRPr="006F307C" w:rsidRDefault="00C77D20" w:rsidP="00C77D20">
            <w:pPr>
              <w:jc w:val="center"/>
              <w:rPr>
                <w:ins w:id="7861" w:author="Στάθης Καπ" w:date="2023-02-02T17:05:00Z"/>
                <w:rFonts w:cstheme="minorHAnsi"/>
                <w:sz w:val="18"/>
                <w:szCs w:val="18"/>
              </w:rPr>
            </w:pPr>
            <w:ins w:id="7862" w:author="Στάθης Καπ" w:date="2023-02-02T17:24:00Z">
              <w:r w:rsidRPr="006F307C">
                <w:rPr>
                  <w:rFonts w:cstheme="minorHAnsi"/>
                  <w:sz w:val="18"/>
                  <w:szCs w:val="18"/>
                  <w:rPrChange w:id="7863" w:author="Στάθης Καπ" w:date="2023-02-02T17:25:00Z">
                    <w:rPr/>
                  </w:rPrChange>
                </w:rPr>
                <w:t>0.794</w:t>
              </w:r>
            </w:ins>
          </w:p>
        </w:tc>
        <w:tc>
          <w:tcPr>
            <w:tcW w:w="428" w:type="dxa"/>
          </w:tcPr>
          <w:p w14:paraId="2FD8BE1A" w14:textId="6B43B4A6" w:rsidR="00C77D20" w:rsidRPr="006F307C" w:rsidRDefault="00C77D20" w:rsidP="00C77D20">
            <w:pPr>
              <w:jc w:val="center"/>
              <w:rPr>
                <w:ins w:id="7864" w:author="Στάθης Καπ" w:date="2023-02-02T17:05:00Z"/>
                <w:rFonts w:cstheme="minorHAnsi"/>
                <w:sz w:val="18"/>
                <w:szCs w:val="18"/>
              </w:rPr>
            </w:pPr>
            <w:ins w:id="7865" w:author="Στάθης Καπ" w:date="2023-02-02T17:24:00Z">
              <w:r w:rsidRPr="006F307C">
                <w:rPr>
                  <w:rFonts w:cstheme="minorHAnsi"/>
                  <w:sz w:val="18"/>
                  <w:szCs w:val="18"/>
                  <w:rPrChange w:id="7866" w:author="Στάθης Καπ" w:date="2023-02-02T17:25:00Z">
                    <w:rPr/>
                  </w:rPrChange>
                </w:rPr>
                <w:t>88</w:t>
              </w:r>
            </w:ins>
          </w:p>
        </w:tc>
      </w:tr>
      <w:tr w:rsidR="00C77D20" w:rsidRPr="00AB438A" w14:paraId="3D265A71" w14:textId="77777777" w:rsidTr="00C77D20">
        <w:trPr>
          <w:trHeight w:val="247"/>
          <w:ins w:id="7867" w:author="Στάθης Καπ" w:date="2023-02-02T17:05:00Z"/>
        </w:trPr>
        <w:tc>
          <w:tcPr>
            <w:tcW w:w="409" w:type="dxa"/>
            <w:vAlign w:val="center"/>
          </w:tcPr>
          <w:p w14:paraId="41F20A99" w14:textId="77777777" w:rsidR="00C77D20" w:rsidRPr="006E0881" w:rsidRDefault="00C77D20" w:rsidP="00C77D20">
            <w:pPr>
              <w:jc w:val="center"/>
              <w:rPr>
                <w:ins w:id="7868" w:author="Στάθης Καπ" w:date="2023-02-02T17:05:00Z"/>
                <w:sz w:val="18"/>
                <w:szCs w:val="18"/>
              </w:rPr>
            </w:pPr>
            <w:ins w:id="7869" w:author="Στάθης Καπ" w:date="2023-02-02T17:05:00Z">
              <w:r w:rsidRPr="006E0881">
                <w:rPr>
                  <w:sz w:val="18"/>
                  <w:szCs w:val="18"/>
                </w:rPr>
                <w:t>pr11</w:t>
              </w:r>
            </w:ins>
          </w:p>
        </w:tc>
        <w:tc>
          <w:tcPr>
            <w:tcW w:w="466" w:type="dxa"/>
          </w:tcPr>
          <w:p w14:paraId="7D8D79FA" w14:textId="73FAD479" w:rsidR="00C77D20" w:rsidRPr="006F307C" w:rsidRDefault="00C77D20" w:rsidP="00C77D20">
            <w:pPr>
              <w:jc w:val="center"/>
              <w:rPr>
                <w:ins w:id="7870" w:author="Στάθης Καπ" w:date="2023-02-02T17:05:00Z"/>
                <w:rFonts w:cstheme="minorHAnsi"/>
                <w:sz w:val="18"/>
                <w:szCs w:val="18"/>
              </w:rPr>
            </w:pPr>
            <w:ins w:id="7871" w:author="Στάθης Καπ" w:date="2023-02-02T17:09:00Z">
              <w:r w:rsidRPr="006F307C">
                <w:rPr>
                  <w:rFonts w:cstheme="minorHAnsi"/>
                  <w:sz w:val="18"/>
                  <w:szCs w:val="18"/>
                  <w:rPrChange w:id="7872" w:author="Στάθης Καπ" w:date="2023-02-02T17:25:00Z">
                    <w:rPr/>
                  </w:rPrChange>
                </w:rPr>
                <w:t>612</w:t>
              </w:r>
            </w:ins>
          </w:p>
        </w:tc>
        <w:tc>
          <w:tcPr>
            <w:tcW w:w="799" w:type="dxa"/>
          </w:tcPr>
          <w:p w14:paraId="378D6953" w14:textId="78B62183" w:rsidR="00C77D20" w:rsidRPr="006F307C" w:rsidRDefault="00C77D20" w:rsidP="00C77D20">
            <w:pPr>
              <w:jc w:val="center"/>
              <w:rPr>
                <w:ins w:id="7873" w:author="Στάθης Καπ" w:date="2023-02-02T17:05:00Z"/>
                <w:rFonts w:cstheme="minorHAnsi"/>
                <w:sz w:val="18"/>
                <w:szCs w:val="18"/>
              </w:rPr>
            </w:pPr>
            <w:ins w:id="7874" w:author="Στάθης Καπ" w:date="2023-02-02T17:09:00Z">
              <w:r w:rsidRPr="006F307C">
                <w:rPr>
                  <w:rFonts w:cstheme="minorHAnsi"/>
                  <w:sz w:val="18"/>
                  <w:szCs w:val="18"/>
                  <w:rPrChange w:id="7875" w:author="Στάθης Καπ" w:date="2023-02-02T17:25:00Z">
                    <w:rPr/>
                  </w:rPrChange>
                </w:rPr>
                <w:t>0.05</w:t>
              </w:r>
            </w:ins>
          </w:p>
        </w:tc>
        <w:tc>
          <w:tcPr>
            <w:tcW w:w="438" w:type="dxa"/>
          </w:tcPr>
          <w:p w14:paraId="470E7895" w14:textId="7E308CA8" w:rsidR="00C77D20" w:rsidRPr="006F307C" w:rsidRDefault="00C77D20" w:rsidP="00C77D20">
            <w:pPr>
              <w:jc w:val="center"/>
              <w:rPr>
                <w:ins w:id="7876" w:author="Στάθης Καπ" w:date="2023-02-02T17:05:00Z"/>
                <w:rFonts w:cstheme="minorHAnsi"/>
                <w:sz w:val="18"/>
                <w:szCs w:val="18"/>
              </w:rPr>
            </w:pPr>
            <w:ins w:id="7877" w:author="Στάθης Καπ" w:date="2023-02-02T17:09:00Z">
              <w:r w:rsidRPr="006F307C">
                <w:rPr>
                  <w:rFonts w:cstheme="minorHAnsi"/>
                  <w:sz w:val="18"/>
                  <w:szCs w:val="18"/>
                  <w:rPrChange w:id="7878" w:author="Στάθης Καπ" w:date="2023-02-02T17:25:00Z">
                    <w:rPr/>
                  </w:rPrChange>
                </w:rPr>
                <w:t>46</w:t>
              </w:r>
            </w:ins>
          </w:p>
        </w:tc>
        <w:tc>
          <w:tcPr>
            <w:tcW w:w="503" w:type="dxa"/>
          </w:tcPr>
          <w:p w14:paraId="1134C765" w14:textId="5EB42476" w:rsidR="00C77D20" w:rsidRPr="006F307C" w:rsidRDefault="00C77D20" w:rsidP="00C77D20">
            <w:pPr>
              <w:jc w:val="center"/>
              <w:rPr>
                <w:ins w:id="7879" w:author="Στάθης Καπ" w:date="2023-02-02T17:05:00Z"/>
                <w:rFonts w:cstheme="minorHAnsi"/>
                <w:sz w:val="18"/>
                <w:szCs w:val="18"/>
              </w:rPr>
            </w:pPr>
            <w:ins w:id="7880" w:author="Στάθης Καπ" w:date="2023-02-02T17:22:00Z">
              <w:r w:rsidRPr="006F307C">
                <w:rPr>
                  <w:rFonts w:cstheme="minorHAnsi"/>
                  <w:sz w:val="18"/>
                  <w:szCs w:val="18"/>
                  <w:rPrChange w:id="7881" w:author="Στάθης Καπ" w:date="2023-02-02T17:25:00Z">
                    <w:rPr/>
                  </w:rPrChange>
                </w:rPr>
                <w:t>635</w:t>
              </w:r>
            </w:ins>
          </w:p>
        </w:tc>
        <w:tc>
          <w:tcPr>
            <w:tcW w:w="558" w:type="dxa"/>
          </w:tcPr>
          <w:p w14:paraId="30D22A4F" w14:textId="3FE7B5BC" w:rsidR="00C77D20" w:rsidRPr="006F307C" w:rsidRDefault="00C77D20" w:rsidP="00C77D20">
            <w:pPr>
              <w:jc w:val="center"/>
              <w:rPr>
                <w:ins w:id="7882" w:author="Στάθης Καπ" w:date="2023-02-02T17:05:00Z"/>
                <w:rFonts w:cstheme="minorHAnsi"/>
                <w:sz w:val="18"/>
                <w:szCs w:val="18"/>
              </w:rPr>
            </w:pPr>
            <w:ins w:id="7883" w:author="Στάθης Καπ" w:date="2023-02-02T17:22:00Z">
              <w:r w:rsidRPr="006F307C">
                <w:rPr>
                  <w:rFonts w:cstheme="minorHAnsi"/>
                  <w:sz w:val="18"/>
                  <w:szCs w:val="18"/>
                  <w:rPrChange w:id="7884" w:author="Στάθης Καπ" w:date="2023-02-02T17:25:00Z">
                    <w:rPr/>
                  </w:rPrChange>
                </w:rPr>
                <w:t>0.048</w:t>
              </w:r>
            </w:ins>
          </w:p>
        </w:tc>
        <w:tc>
          <w:tcPr>
            <w:tcW w:w="438" w:type="dxa"/>
          </w:tcPr>
          <w:p w14:paraId="09ADF085" w14:textId="3733B23B" w:rsidR="00C77D20" w:rsidRPr="006F307C" w:rsidRDefault="00C77D20" w:rsidP="00C77D20">
            <w:pPr>
              <w:jc w:val="center"/>
              <w:rPr>
                <w:ins w:id="7885" w:author="Στάθης Καπ" w:date="2023-02-02T17:05:00Z"/>
                <w:rFonts w:cstheme="minorHAnsi"/>
                <w:sz w:val="18"/>
                <w:szCs w:val="18"/>
              </w:rPr>
            </w:pPr>
            <w:ins w:id="7886" w:author="Στάθης Καπ" w:date="2023-02-02T17:22:00Z">
              <w:r w:rsidRPr="006F307C">
                <w:rPr>
                  <w:rFonts w:cstheme="minorHAnsi"/>
                  <w:sz w:val="18"/>
                  <w:szCs w:val="18"/>
                  <w:rPrChange w:id="7887" w:author="Στάθης Καπ" w:date="2023-02-02T17:25:00Z">
                    <w:rPr/>
                  </w:rPrChange>
                </w:rPr>
                <w:t>50</w:t>
              </w:r>
            </w:ins>
          </w:p>
        </w:tc>
        <w:tc>
          <w:tcPr>
            <w:tcW w:w="503" w:type="dxa"/>
          </w:tcPr>
          <w:p w14:paraId="70F0CD4B" w14:textId="7A6EB5B7" w:rsidR="00C77D20" w:rsidRPr="006F307C" w:rsidRDefault="00C77D20" w:rsidP="00C77D20">
            <w:pPr>
              <w:jc w:val="center"/>
              <w:rPr>
                <w:ins w:id="7888" w:author="Στάθης Καπ" w:date="2023-02-02T17:05:00Z"/>
                <w:rFonts w:cstheme="minorHAnsi"/>
                <w:sz w:val="18"/>
                <w:szCs w:val="18"/>
              </w:rPr>
            </w:pPr>
            <w:ins w:id="7889" w:author="Στάθης Καπ" w:date="2023-02-02T17:11:00Z">
              <w:r w:rsidRPr="006F307C">
                <w:rPr>
                  <w:rFonts w:cstheme="minorHAnsi"/>
                  <w:sz w:val="18"/>
                  <w:szCs w:val="18"/>
                  <w:rPrChange w:id="7890" w:author="Στάθης Καπ" w:date="2023-02-02T17:25:00Z">
                    <w:rPr/>
                  </w:rPrChange>
                </w:rPr>
                <w:t>645</w:t>
              </w:r>
            </w:ins>
          </w:p>
        </w:tc>
        <w:tc>
          <w:tcPr>
            <w:tcW w:w="558" w:type="dxa"/>
          </w:tcPr>
          <w:p w14:paraId="6100B22D" w14:textId="043E1E67" w:rsidR="00C77D20" w:rsidRPr="006F307C" w:rsidRDefault="00C77D20" w:rsidP="00C77D20">
            <w:pPr>
              <w:jc w:val="center"/>
              <w:rPr>
                <w:ins w:id="7891" w:author="Στάθης Καπ" w:date="2023-02-02T17:05:00Z"/>
                <w:rFonts w:cstheme="minorHAnsi"/>
                <w:sz w:val="18"/>
                <w:szCs w:val="18"/>
              </w:rPr>
            </w:pPr>
            <w:ins w:id="7892" w:author="Στάθης Καπ" w:date="2023-02-02T17:11:00Z">
              <w:r w:rsidRPr="006F307C">
                <w:rPr>
                  <w:rFonts w:cstheme="minorHAnsi"/>
                  <w:sz w:val="18"/>
                  <w:szCs w:val="18"/>
                  <w:rPrChange w:id="7893" w:author="Στάθης Καπ" w:date="2023-02-02T17:25:00Z">
                    <w:rPr/>
                  </w:rPrChange>
                </w:rPr>
                <w:t>0.06</w:t>
              </w:r>
            </w:ins>
          </w:p>
        </w:tc>
        <w:tc>
          <w:tcPr>
            <w:tcW w:w="438" w:type="dxa"/>
          </w:tcPr>
          <w:p w14:paraId="72C052F8" w14:textId="5E20FEB4" w:rsidR="00C77D20" w:rsidRPr="006F307C" w:rsidRDefault="00C77D20" w:rsidP="00C77D20">
            <w:pPr>
              <w:jc w:val="center"/>
              <w:rPr>
                <w:ins w:id="7894" w:author="Στάθης Καπ" w:date="2023-02-02T17:05:00Z"/>
                <w:rFonts w:cstheme="minorHAnsi"/>
                <w:sz w:val="18"/>
                <w:szCs w:val="18"/>
              </w:rPr>
            </w:pPr>
            <w:ins w:id="7895" w:author="Στάθης Καπ" w:date="2023-02-02T17:11:00Z">
              <w:r w:rsidRPr="006F307C">
                <w:rPr>
                  <w:rFonts w:cstheme="minorHAnsi"/>
                  <w:sz w:val="18"/>
                  <w:szCs w:val="18"/>
                  <w:rPrChange w:id="7896" w:author="Στάθης Καπ" w:date="2023-02-02T17:25:00Z">
                    <w:rPr/>
                  </w:rPrChange>
                </w:rPr>
                <w:t>49</w:t>
              </w:r>
            </w:ins>
          </w:p>
        </w:tc>
        <w:tc>
          <w:tcPr>
            <w:tcW w:w="503" w:type="dxa"/>
          </w:tcPr>
          <w:p w14:paraId="573BE024" w14:textId="1EC7FA8F" w:rsidR="00C77D20" w:rsidRPr="006F307C" w:rsidRDefault="00C77D20" w:rsidP="00C77D20">
            <w:pPr>
              <w:jc w:val="center"/>
              <w:rPr>
                <w:ins w:id="7897" w:author="Στάθης Καπ" w:date="2023-02-02T17:05:00Z"/>
                <w:rFonts w:cstheme="minorHAnsi"/>
                <w:sz w:val="18"/>
                <w:szCs w:val="18"/>
              </w:rPr>
            </w:pPr>
            <w:ins w:id="7898" w:author="Στάθης Καπ" w:date="2023-02-02T17:23:00Z">
              <w:r w:rsidRPr="006F307C">
                <w:rPr>
                  <w:rFonts w:cstheme="minorHAnsi"/>
                  <w:sz w:val="18"/>
                  <w:szCs w:val="18"/>
                  <w:rPrChange w:id="7899" w:author="Στάθης Καπ" w:date="2023-02-02T17:25:00Z">
                    <w:rPr/>
                  </w:rPrChange>
                </w:rPr>
                <w:t>623</w:t>
              </w:r>
            </w:ins>
          </w:p>
        </w:tc>
        <w:tc>
          <w:tcPr>
            <w:tcW w:w="558" w:type="dxa"/>
          </w:tcPr>
          <w:p w14:paraId="2F129C39" w14:textId="78E40781" w:rsidR="00C77D20" w:rsidRPr="006F307C" w:rsidRDefault="00C77D20" w:rsidP="00C77D20">
            <w:pPr>
              <w:jc w:val="center"/>
              <w:rPr>
                <w:ins w:id="7900" w:author="Στάθης Καπ" w:date="2023-02-02T17:05:00Z"/>
                <w:rFonts w:cstheme="minorHAnsi"/>
                <w:sz w:val="18"/>
                <w:szCs w:val="18"/>
              </w:rPr>
            </w:pPr>
            <w:ins w:id="7901" w:author="Στάθης Καπ" w:date="2023-02-02T17:23:00Z">
              <w:r w:rsidRPr="006F307C">
                <w:rPr>
                  <w:rFonts w:cstheme="minorHAnsi"/>
                  <w:sz w:val="18"/>
                  <w:szCs w:val="18"/>
                  <w:rPrChange w:id="7902" w:author="Στάθης Καπ" w:date="2023-02-02T17:25:00Z">
                    <w:rPr/>
                  </w:rPrChange>
                </w:rPr>
                <w:t>0.063</w:t>
              </w:r>
            </w:ins>
          </w:p>
        </w:tc>
        <w:tc>
          <w:tcPr>
            <w:tcW w:w="438" w:type="dxa"/>
          </w:tcPr>
          <w:p w14:paraId="77FFF3B2" w14:textId="5F00CB9C" w:rsidR="00C77D20" w:rsidRPr="006F307C" w:rsidRDefault="00C77D20" w:rsidP="00C77D20">
            <w:pPr>
              <w:jc w:val="center"/>
              <w:rPr>
                <w:ins w:id="7903" w:author="Στάθης Καπ" w:date="2023-02-02T17:05:00Z"/>
                <w:rFonts w:cstheme="minorHAnsi"/>
                <w:sz w:val="18"/>
                <w:szCs w:val="18"/>
              </w:rPr>
            </w:pPr>
            <w:ins w:id="7904" w:author="Στάθης Καπ" w:date="2023-02-02T17:23:00Z">
              <w:r w:rsidRPr="006F307C">
                <w:rPr>
                  <w:rFonts w:cstheme="minorHAnsi"/>
                  <w:sz w:val="18"/>
                  <w:szCs w:val="18"/>
                  <w:rPrChange w:id="7905" w:author="Στάθης Καπ" w:date="2023-02-02T17:25:00Z">
                    <w:rPr/>
                  </w:rPrChange>
                </w:rPr>
                <w:t>45</w:t>
              </w:r>
            </w:ins>
          </w:p>
        </w:tc>
        <w:tc>
          <w:tcPr>
            <w:tcW w:w="503" w:type="dxa"/>
          </w:tcPr>
          <w:p w14:paraId="3134EE53" w14:textId="7D95D067" w:rsidR="00C77D20" w:rsidRPr="006F307C" w:rsidRDefault="00C77D20" w:rsidP="00C77D20">
            <w:pPr>
              <w:jc w:val="center"/>
              <w:rPr>
                <w:ins w:id="7906" w:author="Στάθης Καπ" w:date="2023-02-02T17:05:00Z"/>
                <w:rFonts w:cstheme="minorHAnsi"/>
                <w:sz w:val="18"/>
                <w:szCs w:val="18"/>
              </w:rPr>
            </w:pPr>
            <w:ins w:id="7907" w:author="Στάθης Καπ" w:date="2023-02-02T17:19:00Z">
              <w:r w:rsidRPr="006F307C">
                <w:rPr>
                  <w:rFonts w:cstheme="minorHAnsi"/>
                  <w:sz w:val="18"/>
                  <w:szCs w:val="18"/>
                  <w:rPrChange w:id="7908" w:author="Στάθης Καπ" w:date="2023-02-02T17:25:00Z">
                    <w:rPr/>
                  </w:rPrChange>
                </w:rPr>
                <w:t>622</w:t>
              </w:r>
            </w:ins>
          </w:p>
        </w:tc>
        <w:tc>
          <w:tcPr>
            <w:tcW w:w="558" w:type="dxa"/>
          </w:tcPr>
          <w:p w14:paraId="56A7A6F7" w14:textId="7768F31B" w:rsidR="00C77D20" w:rsidRPr="006F307C" w:rsidRDefault="00C77D20" w:rsidP="00C77D20">
            <w:pPr>
              <w:jc w:val="center"/>
              <w:rPr>
                <w:ins w:id="7909" w:author="Στάθης Καπ" w:date="2023-02-02T17:05:00Z"/>
                <w:rFonts w:cstheme="minorHAnsi"/>
                <w:sz w:val="18"/>
                <w:szCs w:val="18"/>
              </w:rPr>
            </w:pPr>
            <w:ins w:id="7910" w:author="Στάθης Καπ" w:date="2023-02-02T17:19:00Z">
              <w:r w:rsidRPr="006F307C">
                <w:rPr>
                  <w:rFonts w:cstheme="minorHAnsi"/>
                  <w:sz w:val="18"/>
                  <w:szCs w:val="18"/>
                  <w:rPrChange w:id="7911" w:author="Στάθης Καπ" w:date="2023-02-02T17:25:00Z">
                    <w:rPr/>
                  </w:rPrChange>
                </w:rPr>
                <w:t>0.077</w:t>
              </w:r>
            </w:ins>
          </w:p>
        </w:tc>
        <w:tc>
          <w:tcPr>
            <w:tcW w:w="438" w:type="dxa"/>
          </w:tcPr>
          <w:p w14:paraId="78BD3023" w14:textId="10433E09" w:rsidR="00C77D20" w:rsidRPr="006F307C" w:rsidRDefault="00C77D20" w:rsidP="00C77D20">
            <w:pPr>
              <w:jc w:val="center"/>
              <w:rPr>
                <w:ins w:id="7912" w:author="Στάθης Καπ" w:date="2023-02-02T17:05:00Z"/>
                <w:rFonts w:cstheme="minorHAnsi"/>
                <w:sz w:val="18"/>
                <w:szCs w:val="18"/>
              </w:rPr>
            </w:pPr>
            <w:ins w:id="7913" w:author="Στάθης Καπ" w:date="2023-02-02T17:19:00Z">
              <w:r w:rsidRPr="006F307C">
                <w:rPr>
                  <w:rFonts w:cstheme="minorHAnsi"/>
                  <w:sz w:val="18"/>
                  <w:szCs w:val="18"/>
                  <w:rPrChange w:id="7914" w:author="Στάθης Καπ" w:date="2023-02-02T17:25:00Z">
                    <w:rPr/>
                  </w:rPrChange>
                </w:rPr>
                <w:t>46</w:t>
              </w:r>
            </w:ins>
          </w:p>
        </w:tc>
        <w:tc>
          <w:tcPr>
            <w:tcW w:w="456" w:type="dxa"/>
          </w:tcPr>
          <w:p w14:paraId="0CECA9D3" w14:textId="1F7643E9" w:rsidR="00C77D20" w:rsidRPr="006F307C" w:rsidRDefault="00C77D20" w:rsidP="00C77D20">
            <w:pPr>
              <w:jc w:val="center"/>
              <w:rPr>
                <w:ins w:id="7915" w:author="Στάθης Καπ" w:date="2023-02-02T17:05:00Z"/>
                <w:rFonts w:cstheme="minorHAnsi"/>
                <w:sz w:val="18"/>
                <w:szCs w:val="18"/>
              </w:rPr>
            </w:pPr>
            <w:ins w:id="7916" w:author="Στάθης Καπ" w:date="2023-02-02T17:24:00Z">
              <w:r w:rsidRPr="006F307C">
                <w:rPr>
                  <w:rFonts w:cstheme="minorHAnsi"/>
                  <w:sz w:val="18"/>
                  <w:szCs w:val="18"/>
                  <w:rPrChange w:id="7917" w:author="Στάθης Καπ" w:date="2023-02-02T17:25:00Z">
                    <w:rPr/>
                  </w:rPrChange>
                </w:rPr>
                <w:t>611</w:t>
              </w:r>
            </w:ins>
          </w:p>
        </w:tc>
        <w:tc>
          <w:tcPr>
            <w:tcW w:w="548" w:type="dxa"/>
          </w:tcPr>
          <w:p w14:paraId="6E3BC7E9" w14:textId="17180203" w:rsidR="00C77D20" w:rsidRPr="006F307C" w:rsidRDefault="00C77D20" w:rsidP="00C77D20">
            <w:pPr>
              <w:jc w:val="center"/>
              <w:rPr>
                <w:ins w:id="7918" w:author="Στάθης Καπ" w:date="2023-02-02T17:05:00Z"/>
                <w:rFonts w:cstheme="minorHAnsi"/>
                <w:sz w:val="18"/>
                <w:szCs w:val="18"/>
              </w:rPr>
            </w:pPr>
            <w:ins w:id="7919" w:author="Στάθης Καπ" w:date="2023-02-02T17:24:00Z">
              <w:r w:rsidRPr="006F307C">
                <w:rPr>
                  <w:rFonts w:cstheme="minorHAnsi"/>
                  <w:sz w:val="18"/>
                  <w:szCs w:val="18"/>
                  <w:rPrChange w:id="7920" w:author="Στάθης Καπ" w:date="2023-02-02T17:25:00Z">
                    <w:rPr/>
                  </w:rPrChange>
                </w:rPr>
                <w:t>0.083</w:t>
              </w:r>
            </w:ins>
          </w:p>
        </w:tc>
        <w:tc>
          <w:tcPr>
            <w:tcW w:w="428" w:type="dxa"/>
          </w:tcPr>
          <w:p w14:paraId="067121B2" w14:textId="0F11E1B1" w:rsidR="00C77D20" w:rsidRPr="006F307C" w:rsidRDefault="00C77D20" w:rsidP="00C77D20">
            <w:pPr>
              <w:jc w:val="center"/>
              <w:rPr>
                <w:ins w:id="7921" w:author="Στάθης Καπ" w:date="2023-02-02T17:05:00Z"/>
                <w:rFonts w:cstheme="minorHAnsi"/>
                <w:sz w:val="18"/>
                <w:szCs w:val="18"/>
              </w:rPr>
            </w:pPr>
            <w:ins w:id="7922" w:author="Στάθης Καπ" w:date="2023-02-02T17:24:00Z">
              <w:r w:rsidRPr="006F307C">
                <w:rPr>
                  <w:rFonts w:cstheme="minorHAnsi"/>
                  <w:sz w:val="18"/>
                  <w:szCs w:val="18"/>
                  <w:rPrChange w:id="7923" w:author="Στάθης Καπ" w:date="2023-02-02T17:25:00Z">
                    <w:rPr/>
                  </w:rPrChange>
                </w:rPr>
                <w:t>46</w:t>
              </w:r>
            </w:ins>
          </w:p>
        </w:tc>
      </w:tr>
      <w:tr w:rsidR="00C77D20" w:rsidRPr="00AB438A" w14:paraId="1A4E1572" w14:textId="77777777" w:rsidTr="00C77D20">
        <w:trPr>
          <w:trHeight w:val="264"/>
          <w:ins w:id="7924" w:author="Στάθης Καπ" w:date="2023-02-02T17:05:00Z"/>
        </w:trPr>
        <w:tc>
          <w:tcPr>
            <w:tcW w:w="409" w:type="dxa"/>
            <w:vAlign w:val="center"/>
          </w:tcPr>
          <w:p w14:paraId="03688469" w14:textId="77777777" w:rsidR="00C77D20" w:rsidRPr="006E0881" w:rsidRDefault="00C77D20" w:rsidP="00C77D20">
            <w:pPr>
              <w:jc w:val="center"/>
              <w:rPr>
                <w:ins w:id="7925" w:author="Στάθης Καπ" w:date="2023-02-02T17:05:00Z"/>
                <w:sz w:val="18"/>
                <w:szCs w:val="18"/>
              </w:rPr>
            </w:pPr>
            <w:ins w:id="7926" w:author="Στάθης Καπ" w:date="2023-02-02T17:05:00Z">
              <w:r w:rsidRPr="006E0881">
                <w:rPr>
                  <w:sz w:val="18"/>
                  <w:szCs w:val="18"/>
                </w:rPr>
                <w:t>Pr12</w:t>
              </w:r>
            </w:ins>
          </w:p>
        </w:tc>
        <w:tc>
          <w:tcPr>
            <w:tcW w:w="466" w:type="dxa"/>
          </w:tcPr>
          <w:p w14:paraId="5BAC5E13" w14:textId="279102CB" w:rsidR="00C77D20" w:rsidRPr="006F307C" w:rsidRDefault="00C77D20" w:rsidP="00C77D20">
            <w:pPr>
              <w:jc w:val="center"/>
              <w:rPr>
                <w:ins w:id="7927" w:author="Στάθης Καπ" w:date="2023-02-02T17:05:00Z"/>
                <w:rFonts w:cstheme="minorHAnsi"/>
                <w:sz w:val="18"/>
                <w:szCs w:val="18"/>
              </w:rPr>
            </w:pPr>
            <w:ins w:id="7928" w:author="Στάθης Καπ" w:date="2023-02-02T17:09:00Z">
              <w:r w:rsidRPr="006F307C">
                <w:rPr>
                  <w:rFonts w:cstheme="minorHAnsi"/>
                  <w:sz w:val="18"/>
                  <w:szCs w:val="18"/>
                  <w:rPrChange w:id="7929" w:author="Στάθης Καπ" w:date="2023-02-02T17:25:00Z">
                    <w:rPr/>
                  </w:rPrChange>
                </w:rPr>
                <w:t>991</w:t>
              </w:r>
            </w:ins>
          </w:p>
        </w:tc>
        <w:tc>
          <w:tcPr>
            <w:tcW w:w="799" w:type="dxa"/>
          </w:tcPr>
          <w:p w14:paraId="7EA1E600" w14:textId="0124DFAB" w:rsidR="00C77D20" w:rsidRPr="006F307C" w:rsidRDefault="00C77D20" w:rsidP="00C77D20">
            <w:pPr>
              <w:jc w:val="center"/>
              <w:rPr>
                <w:ins w:id="7930" w:author="Στάθης Καπ" w:date="2023-02-02T17:05:00Z"/>
                <w:rFonts w:cstheme="minorHAnsi"/>
                <w:sz w:val="18"/>
                <w:szCs w:val="18"/>
              </w:rPr>
            </w:pPr>
            <w:ins w:id="7931" w:author="Στάθης Καπ" w:date="2023-02-02T17:09:00Z">
              <w:r w:rsidRPr="006F307C">
                <w:rPr>
                  <w:rFonts w:cstheme="minorHAnsi"/>
                  <w:sz w:val="18"/>
                  <w:szCs w:val="18"/>
                  <w:rPrChange w:id="7932" w:author="Στάθης Καπ" w:date="2023-02-02T17:25:00Z">
                    <w:rPr/>
                  </w:rPrChange>
                </w:rPr>
                <w:t>0.204</w:t>
              </w:r>
            </w:ins>
          </w:p>
        </w:tc>
        <w:tc>
          <w:tcPr>
            <w:tcW w:w="438" w:type="dxa"/>
          </w:tcPr>
          <w:p w14:paraId="24018BCE" w14:textId="7EA56641" w:rsidR="00C77D20" w:rsidRPr="006F307C" w:rsidRDefault="00C77D20" w:rsidP="00C77D20">
            <w:pPr>
              <w:jc w:val="center"/>
              <w:rPr>
                <w:ins w:id="7933" w:author="Στάθης Καπ" w:date="2023-02-02T17:05:00Z"/>
                <w:rFonts w:cstheme="minorHAnsi"/>
                <w:sz w:val="18"/>
                <w:szCs w:val="18"/>
              </w:rPr>
            </w:pPr>
            <w:ins w:id="7934" w:author="Στάθης Καπ" w:date="2023-02-02T17:09:00Z">
              <w:r w:rsidRPr="006F307C">
                <w:rPr>
                  <w:rFonts w:cstheme="minorHAnsi"/>
                  <w:sz w:val="18"/>
                  <w:szCs w:val="18"/>
                  <w:rPrChange w:id="7935" w:author="Στάθης Καπ" w:date="2023-02-02T17:25:00Z">
                    <w:rPr/>
                  </w:rPrChange>
                </w:rPr>
                <w:t>70</w:t>
              </w:r>
            </w:ins>
          </w:p>
        </w:tc>
        <w:tc>
          <w:tcPr>
            <w:tcW w:w="503" w:type="dxa"/>
          </w:tcPr>
          <w:p w14:paraId="6A5D36C6" w14:textId="55495F78" w:rsidR="00C77D20" w:rsidRPr="006F307C" w:rsidRDefault="00C77D20" w:rsidP="00C77D20">
            <w:pPr>
              <w:jc w:val="center"/>
              <w:rPr>
                <w:ins w:id="7936" w:author="Στάθης Καπ" w:date="2023-02-02T17:05:00Z"/>
                <w:rFonts w:cstheme="minorHAnsi"/>
                <w:sz w:val="18"/>
                <w:szCs w:val="18"/>
              </w:rPr>
            </w:pPr>
            <w:ins w:id="7937" w:author="Στάθης Καπ" w:date="2023-02-02T17:22:00Z">
              <w:r w:rsidRPr="006F307C">
                <w:rPr>
                  <w:rFonts w:cstheme="minorHAnsi"/>
                  <w:sz w:val="18"/>
                  <w:szCs w:val="18"/>
                  <w:rPrChange w:id="7938" w:author="Στάθης Καπ" w:date="2023-02-02T17:25:00Z">
                    <w:rPr/>
                  </w:rPrChange>
                </w:rPr>
                <w:t>980</w:t>
              </w:r>
            </w:ins>
          </w:p>
        </w:tc>
        <w:tc>
          <w:tcPr>
            <w:tcW w:w="558" w:type="dxa"/>
          </w:tcPr>
          <w:p w14:paraId="150B3B13" w14:textId="7AE056DB" w:rsidR="00C77D20" w:rsidRPr="006F307C" w:rsidRDefault="00C77D20" w:rsidP="00C77D20">
            <w:pPr>
              <w:jc w:val="center"/>
              <w:rPr>
                <w:ins w:id="7939" w:author="Στάθης Καπ" w:date="2023-02-02T17:05:00Z"/>
                <w:rFonts w:cstheme="minorHAnsi"/>
                <w:sz w:val="18"/>
                <w:szCs w:val="18"/>
              </w:rPr>
            </w:pPr>
            <w:ins w:id="7940" w:author="Στάθης Καπ" w:date="2023-02-02T17:22:00Z">
              <w:r w:rsidRPr="006F307C">
                <w:rPr>
                  <w:rFonts w:cstheme="minorHAnsi"/>
                  <w:sz w:val="18"/>
                  <w:szCs w:val="18"/>
                  <w:rPrChange w:id="7941" w:author="Στάθης Καπ" w:date="2023-02-02T17:25:00Z">
                    <w:rPr/>
                  </w:rPrChange>
                </w:rPr>
                <w:t>0.202</w:t>
              </w:r>
            </w:ins>
          </w:p>
        </w:tc>
        <w:tc>
          <w:tcPr>
            <w:tcW w:w="438" w:type="dxa"/>
          </w:tcPr>
          <w:p w14:paraId="6AE60604" w14:textId="0B710EB7" w:rsidR="00C77D20" w:rsidRPr="006F307C" w:rsidRDefault="00C77D20" w:rsidP="00C77D20">
            <w:pPr>
              <w:jc w:val="center"/>
              <w:rPr>
                <w:ins w:id="7942" w:author="Στάθης Καπ" w:date="2023-02-02T17:05:00Z"/>
                <w:rFonts w:cstheme="minorHAnsi"/>
                <w:sz w:val="18"/>
                <w:szCs w:val="18"/>
              </w:rPr>
            </w:pPr>
            <w:ins w:id="7943" w:author="Στάθης Καπ" w:date="2023-02-02T17:22:00Z">
              <w:r w:rsidRPr="006F307C">
                <w:rPr>
                  <w:rFonts w:cstheme="minorHAnsi"/>
                  <w:sz w:val="18"/>
                  <w:szCs w:val="18"/>
                  <w:rPrChange w:id="7944" w:author="Στάθης Καπ" w:date="2023-02-02T17:25:00Z">
                    <w:rPr/>
                  </w:rPrChange>
                </w:rPr>
                <w:t>72</w:t>
              </w:r>
            </w:ins>
          </w:p>
        </w:tc>
        <w:tc>
          <w:tcPr>
            <w:tcW w:w="503" w:type="dxa"/>
          </w:tcPr>
          <w:p w14:paraId="1581B78C" w14:textId="32D81C74" w:rsidR="00C77D20" w:rsidRPr="006F307C" w:rsidRDefault="00C77D20" w:rsidP="00C77D20">
            <w:pPr>
              <w:jc w:val="center"/>
              <w:rPr>
                <w:ins w:id="7945" w:author="Στάθης Καπ" w:date="2023-02-02T17:05:00Z"/>
                <w:rFonts w:cstheme="minorHAnsi"/>
                <w:sz w:val="18"/>
                <w:szCs w:val="18"/>
                <w:lang w:val="el-GR"/>
              </w:rPr>
            </w:pPr>
            <w:ins w:id="7946" w:author="Στάθης Καπ" w:date="2023-02-02T17:11:00Z">
              <w:r w:rsidRPr="006F307C">
                <w:rPr>
                  <w:rFonts w:cstheme="minorHAnsi"/>
                  <w:sz w:val="18"/>
                  <w:szCs w:val="18"/>
                  <w:rPrChange w:id="7947" w:author="Στάθης Καπ" w:date="2023-02-02T17:25:00Z">
                    <w:rPr/>
                  </w:rPrChange>
                </w:rPr>
                <w:t>951</w:t>
              </w:r>
            </w:ins>
          </w:p>
        </w:tc>
        <w:tc>
          <w:tcPr>
            <w:tcW w:w="558" w:type="dxa"/>
          </w:tcPr>
          <w:p w14:paraId="2C6B4582" w14:textId="27C8588C" w:rsidR="00C77D20" w:rsidRPr="006F307C" w:rsidRDefault="00C77D20" w:rsidP="00C77D20">
            <w:pPr>
              <w:jc w:val="center"/>
              <w:rPr>
                <w:ins w:id="7948" w:author="Στάθης Καπ" w:date="2023-02-02T17:05:00Z"/>
                <w:rFonts w:cstheme="minorHAnsi"/>
                <w:sz w:val="18"/>
                <w:szCs w:val="18"/>
              </w:rPr>
            </w:pPr>
            <w:ins w:id="7949" w:author="Στάθης Καπ" w:date="2023-02-02T17:11:00Z">
              <w:r w:rsidRPr="006F307C">
                <w:rPr>
                  <w:rFonts w:cstheme="minorHAnsi"/>
                  <w:sz w:val="18"/>
                  <w:szCs w:val="18"/>
                  <w:rPrChange w:id="7950" w:author="Στάθης Καπ" w:date="2023-02-02T17:25:00Z">
                    <w:rPr/>
                  </w:rPrChange>
                </w:rPr>
                <w:t>0.182</w:t>
              </w:r>
            </w:ins>
          </w:p>
        </w:tc>
        <w:tc>
          <w:tcPr>
            <w:tcW w:w="438" w:type="dxa"/>
          </w:tcPr>
          <w:p w14:paraId="2A56694A" w14:textId="4BF9B47F" w:rsidR="00C77D20" w:rsidRPr="006F307C" w:rsidRDefault="00C77D20" w:rsidP="00C77D20">
            <w:pPr>
              <w:jc w:val="center"/>
              <w:rPr>
                <w:ins w:id="7951" w:author="Στάθης Καπ" w:date="2023-02-02T17:05:00Z"/>
                <w:rFonts w:cstheme="minorHAnsi"/>
                <w:sz w:val="18"/>
                <w:szCs w:val="18"/>
              </w:rPr>
            </w:pPr>
            <w:ins w:id="7952" w:author="Στάθης Καπ" w:date="2023-02-02T17:11:00Z">
              <w:r w:rsidRPr="006F307C">
                <w:rPr>
                  <w:rFonts w:cstheme="minorHAnsi"/>
                  <w:sz w:val="18"/>
                  <w:szCs w:val="18"/>
                  <w:rPrChange w:id="7953" w:author="Στάθης Καπ" w:date="2023-02-02T17:25:00Z">
                    <w:rPr/>
                  </w:rPrChange>
                </w:rPr>
                <w:t>67</w:t>
              </w:r>
            </w:ins>
          </w:p>
        </w:tc>
        <w:tc>
          <w:tcPr>
            <w:tcW w:w="503" w:type="dxa"/>
          </w:tcPr>
          <w:p w14:paraId="50120649" w14:textId="3C90014E" w:rsidR="00C77D20" w:rsidRPr="006F307C" w:rsidRDefault="00C77D20" w:rsidP="00C77D20">
            <w:pPr>
              <w:jc w:val="center"/>
              <w:rPr>
                <w:ins w:id="7954" w:author="Στάθης Καπ" w:date="2023-02-02T17:05:00Z"/>
                <w:rFonts w:cstheme="minorHAnsi"/>
                <w:sz w:val="18"/>
                <w:szCs w:val="18"/>
              </w:rPr>
            </w:pPr>
            <w:ins w:id="7955" w:author="Στάθης Καπ" w:date="2023-02-02T17:23:00Z">
              <w:r w:rsidRPr="006F307C">
                <w:rPr>
                  <w:rFonts w:cstheme="minorHAnsi"/>
                  <w:sz w:val="18"/>
                  <w:szCs w:val="18"/>
                  <w:rPrChange w:id="7956" w:author="Στάθης Καπ" w:date="2023-02-02T17:25:00Z">
                    <w:rPr/>
                  </w:rPrChange>
                </w:rPr>
                <w:t>906</w:t>
              </w:r>
            </w:ins>
          </w:p>
        </w:tc>
        <w:tc>
          <w:tcPr>
            <w:tcW w:w="558" w:type="dxa"/>
          </w:tcPr>
          <w:p w14:paraId="5E880685" w14:textId="7B8EDACF" w:rsidR="00C77D20" w:rsidRPr="006F307C" w:rsidRDefault="00C77D20" w:rsidP="00C77D20">
            <w:pPr>
              <w:jc w:val="center"/>
              <w:rPr>
                <w:ins w:id="7957" w:author="Στάθης Καπ" w:date="2023-02-02T17:05:00Z"/>
                <w:rFonts w:cstheme="minorHAnsi"/>
                <w:sz w:val="18"/>
                <w:szCs w:val="18"/>
              </w:rPr>
            </w:pPr>
            <w:ins w:id="7958" w:author="Στάθης Καπ" w:date="2023-02-02T17:23:00Z">
              <w:r w:rsidRPr="006F307C">
                <w:rPr>
                  <w:rFonts w:cstheme="minorHAnsi"/>
                  <w:sz w:val="18"/>
                  <w:szCs w:val="18"/>
                  <w:rPrChange w:id="7959" w:author="Στάθης Καπ" w:date="2023-02-02T17:25:00Z">
                    <w:rPr/>
                  </w:rPrChange>
                </w:rPr>
                <w:t>0.178</w:t>
              </w:r>
            </w:ins>
          </w:p>
        </w:tc>
        <w:tc>
          <w:tcPr>
            <w:tcW w:w="438" w:type="dxa"/>
          </w:tcPr>
          <w:p w14:paraId="236EFAA7" w14:textId="326D305C" w:rsidR="00C77D20" w:rsidRPr="006F307C" w:rsidRDefault="00C77D20" w:rsidP="00C77D20">
            <w:pPr>
              <w:jc w:val="center"/>
              <w:rPr>
                <w:ins w:id="7960" w:author="Στάθης Καπ" w:date="2023-02-02T17:05:00Z"/>
                <w:rFonts w:cstheme="minorHAnsi"/>
                <w:sz w:val="18"/>
                <w:szCs w:val="18"/>
              </w:rPr>
            </w:pPr>
            <w:ins w:id="7961" w:author="Στάθης Καπ" w:date="2023-02-02T17:23:00Z">
              <w:r w:rsidRPr="006F307C">
                <w:rPr>
                  <w:rFonts w:cstheme="minorHAnsi"/>
                  <w:sz w:val="18"/>
                  <w:szCs w:val="18"/>
                  <w:rPrChange w:id="7962" w:author="Στάθης Καπ" w:date="2023-02-02T17:25:00Z">
                    <w:rPr/>
                  </w:rPrChange>
                </w:rPr>
                <w:t>59</w:t>
              </w:r>
            </w:ins>
          </w:p>
        </w:tc>
        <w:tc>
          <w:tcPr>
            <w:tcW w:w="503" w:type="dxa"/>
          </w:tcPr>
          <w:p w14:paraId="7392A671" w14:textId="7EAF900B" w:rsidR="00C77D20" w:rsidRPr="006F307C" w:rsidRDefault="00C77D20" w:rsidP="00C77D20">
            <w:pPr>
              <w:jc w:val="center"/>
              <w:rPr>
                <w:ins w:id="7963" w:author="Στάθης Καπ" w:date="2023-02-02T17:05:00Z"/>
                <w:rFonts w:cstheme="minorHAnsi"/>
                <w:sz w:val="18"/>
                <w:szCs w:val="18"/>
              </w:rPr>
            </w:pPr>
            <w:ins w:id="7964" w:author="Στάθης Καπ" w:date="2023-02-02T17:19:00Z">
              <w:r w:rsidRPr="006F307C">
                <w:rPr>
                  <w:rFonts w:cstheme="minorHAnsi"/>
                  <w:sz w:val="18"/>
                  <w:szCs w:val="18"/>
                  <w:rPrChange w:id="7965" w:author="Στάθης Καπ" w:date="2023-02-02T17:25:00Z">
                    <w:rPr/>
                  </w:rPrChange>
                </w:rPr>
                <w:t>895</w:t>
              </w:r>
            </w:ins>
          </w:p>
        </w:tc>
        <w:tc>
          <w:tcPr>
            <w:tcW w:w="558" w:type="dxa"/>
          </w:tcPr>
          <w:p w14:paraId="5C082BB8" w14:textId="3035FFB7" w:rsidR="00C77D20" w:rsidRPr="006F307C" w:rsidRDefault="00C77D20" w:rsidP="00C77D20">
            <w:pPr>
              <w:jc w:val="center"/>
              <w:rPr>
                <w:ins w:id="7966" w:author="Στάθης Καπ" w:date="2023-02-02T17:05:00Z"/>
                <w:rFonts w:cstheme="minorHAnsi"/>
                <w:sz w:val="18"/>
                <w:szCs w:val="18"/>
              </w:rPr>
            </w:pPr>
            <w:ins w:id="7967" w:author="Στάθης Καπ" w:date="2023-02-02T17:19:00Z">
              <w:r w:rsidRPr="006F307C">
                <w:rPr>
                  <w:rFonts w:cstheme="minorHAnsi"/>
                  <w:sz w:val="18"/>
                  <w:szCs w:val="18"/>
                  <w:rPrChange w:id="7968" w:author="Στάθης Καπ" w:date="2023-02-02T17:25:00Z">
                    <w:rPr/>
                  </w:rPrChange>
                </w:rPr>
                <w:t>0.207</w:t>
              </w:r>
            </w:ins>
          </w:p>
        </w:tc>
        <w:tc>
          <w:tcPr>
            <w:tcW w:w="438" w:type="dxa"/>
          </w:tcPr>
          <w:p w14:paraId="4082169F" w14:textId="229FE3ED" w:rsidR="00C77D20" w:rsidRPr="006F307C" w:rsidRDefault="00C77D20" w:rsidP="00C77D20">
            <w:pPr>
              <w:jc w:val="center"/>
              <w:rPr>
                <w:ins w:id="7969" w:author="Στάθης Καπ" w:date="2023-02-02T17:05:00Z"/>
                <w:rFonts w:cstheme="minorHAnsi"/>
                <w:sz w:val="18"/>
                <w:szCs w:val="18"/>
              </w:rPr>
            </w:pPr>
            <w:ins w:id="7970" w:author="Στάθης Καπ" w:date="2023-02-02T17:19:00Z">
              <w:r w:rsidRPr="006F307C">
                <w:rPr>
                  <w:rFonts w:cstheme="minorHAnsi"/>
                  <w:sz w:val="18"/>
                  <w:szCs w:val="18"/>
                  <w:rPrChange w:id="7971" w:author="Στάθης Καπ" w:date="2023-02-02T17:25:00Z">
                    <w:rPr/>
                  </w:rPrChange>
                </w:rPr>
                <w:t>67</w:t>
              </w:r>
            </w:ins>
          </w:p>
        </w:tc>
        <w:tc>
          <w:tcPr>
            <w:tcW w:w="456" w:type="dxa"/>
          </w:tcPr>
          <w:p w14:paraId="59AAB75D" w14:textId="3C0C0A69" w:rsidR="00C77D20" w:rsidRPr="006F307C" w:rsidRDefault="00C77D20" w:rsidP="00C77D20">
            <w:pPr>
              <w:jc w:val="center"/>
              <w:rPr>
                <w:ins w:id="7972" w:author="Στάθης Καπ" w:date="2023-02-02T17:05:00Z"/>
                <w:rFonts w:cstheme="minorHAnsi"/>
                <w:sz w:val="18"/>
                <w:szCs w:val="18"/>
              </w:rPr>
            </w:pPr>
            <w:ins w:id="7973" w:author="Στάθης Καπ" w:date="2023-02-02T17:24:00Z">
              <w:r w:rsidRPr="006F307C">
                <w:rPr>
                  <w:rFonts w:cstheme="minorHAnsi"/>
                  <w:sz w:val="18"/>
                  <w:szCs w:val="18"/>
                  <w:rPrChange w:id="7974" w:author="Στάθης Καπ" w:date="2023-02-02T17:25:00Z">
                    <w:rPr/>
                  </w:rPrChange>
                </w:rPr>
                <w:t>830</w:t>
              </w:r>
            </w:ins>
          </w:p>
        </w:tc>
        <w:tc>
          <w:tcPr>
            <w:tcW w:w="548" w:type="dxa"/>
          </w:tcPr>
          <w:p w14:paraId="05495051" w14:textId="34F82015" w:rsidR="00C77D20" w:rsidRPr="006F307C" w:rsidRDefault="00C77D20" w:rsidP="00C77D20">
            <w:pPr>
              <w:jc w:val="center"/>
              <w:rPr>
                <w:ins w:id="7975" w:author="Στάθης Καπ" w:date="2023-02-02T17:05:00Z"/>
                <w:rFonts w:cstheme="minorHAnsi"/>
                <w:sz w:val="18"/>
                <w:szCs w:val="18"/>
              </w:rPr>
            </w:pPr>
            <w:ins w:id="7976" w:author="Στάθης Καπ" w:date="2023-02-02T17:24:00Z">
              <w:r w:rsidRPr="006F307C">
                <w:rPr>
                  <w:rFonts w:cstheme="minorHAnsi"/>
                  <w:sz w:val="18"/>
                  <w:szCs w:val="18"/>
                  <w:rPrChange w:id="7977" w:author="Στάθης Καπ" w:date="2023-02-02T17:25:00Z">
                    <w:rPr/>
                  </w:rPrChange>
                </w:rPr>
                <w:t>0.194</w:t>
              </w:r>
            </w:ins>
          </w:p>
        </w:tc>
        <w:tc>
          <w:tcPr>
            <w:tcW w:w="428" w:type="dxa"/>
          </w:tcPr>
          <w:p w14:paraId="689AEB9F" w14:textId="2DF3997A" w:rsidR="00C77D20" w:rsidRPr="006F307C" w:rsidRDefault="00C77D20" w:rsidP="00C77D20">
            <w:pPr>
              <w:jc w:val="center"/>
              <w:rPr>
                <w:ins w:id="7978" w:author="Στάθης Καπ" w:date="2023-02-02T17:05:00Z"/>
                <w:rFonts w:cstheme="minorHAnsi"/>
                <w:sz w:val="18"/>
                <w:szCs w:val="18"/>
              </w:rPr>
            </w:pPr>
            <w:ins w:id="7979" w:author="Στάθης Καπ" w:date="2023-02-02T17:24:00Z">
              <w:r w:rsidRPr="006F307C">
                <w:rPr>
                  <w:rFonts w:cstheme="minorHAnsi"/>
                  <w:sz w:val="18"/>
                  <w:szCs w:val="18"/>
                  <w:rPrChange w:id="7980" w:author="Στάθης Καπ" w:date="2023-02-02T17:25:00Z">
                    <w:rPr/>
                  </w:rPrChange>
                </w:rPr>
                <w:t>60</w:t>
              </w:r>
            </w:ins>
          </w:p>
        </w:tc>
      </w:tr>
      <w:tr w:rsidR="00C77D20" w:rsidRPr="00AB438A" w14:paraId="480CC58B" w14:textId="77777777" w:rsidTr="00C77D20">
        <w:trPr>
          <w:trHeight w:val="247"/>
          <w:ins w:id="7981" w:author="Στάθης Καπ" w:date="2023-02-02T17:05:00Z"/>
        </w:trPr>
        <w:tc>
          <w:tcPr>
            <w:tcW w:w="409" w:type="dxa"/>
            <w:vAlign w:val="center"/>
          </w:tcPr>
          <w:p w14:paraId="4099725B" w14:textId="77777777" w:rsidR="00C77D20" w:rsidRPr="006E0881" w:rsidRDefault="00C77D20" w:rsidP="00C77D20">
            <w:pPr>
              <w:jc w:val="center"/>
              <w:rPr>
                <w:ins w:id="7982" w:author="Στάθης Καπ" w:date="2023-02-02T17:05:00Z"/>
                <w:sz w:val="18"/>
                <w:szCs w:val="18"/>
              </w:rPr>
            </w:pPr>
            <w:ins w:id="7983" w:author="Στάθης Καπ" w:date="2023-02-02T17:05:00Z">
              <w:r w:rsidRPr="006E0881">
                <w:rPr>
                  <w:sz w:val="18"/>
                  <w:szCs w:val="18"/>
                </w:rPr>
                <w:t>Pr13</w:t>
              </w:r>
            </w:ins>
          </w:p>
        </w:tc>
        <w:tc>
          <w:tcPr>
            <w:tcW w:w="466" w:type="dxa"/>
          </w:tcPr>
          <w:p w14:paraId="59C4F2E3" w14:textId="2A50C23A" w:rsidR="00C77D20" w:rsidRPr="006F307C" w:rsidRDefault="00C77D20" w:rsidP="00C77D20">
            <w:pPr>
              <w:jc w:val="center"/>
              <w:rPr>
                <w:ins w:id="7984" w:author="Στάθης Καπ" w:date="2023-02-02T17:05:00Z"/>
                <w:rFonts w:cstheme="minorHAnsi"/>
                <w:sz w:val="18"/>
                <w:szCs w:val="18"/>
                <w:lang w:val="el-GR"/>
              </w:rPr>
            </w:pPr>
            <w:ins w:id="7985" w:author="Στάθης Καπ" w:date="2023-02-02T17:09:00Z">
              <w:r w:rsidRPr="006F307C">
                <w:rPr>
                  <w:rFonts w:cstheme="minorHAnsi"/>
                  <w:sz w:val="18"/>
                  <w:szCs w:val="18"/>
                  <w:rPrChange w:id="7986" w:author="Στάθης Καπ" w:date="2023-02-02T17:25:00Z">
                    <w:rPr/>
                  </w:rPrChange>
                </w:rPr>
                <w:t>1228</w:t>
              </w:r>
            </w:ins>
          </w:p>
        </w:tc>
        <w:tc>
          <w:tcPr>
            <w:tcW w:w="799" w:type="dxa"/>
          </w:tcPr>
          <w:p w14:paraId="73A6C288" w14:textId="7737FEC3" w:rsidR="00C77D20" w:rsidRPr="006F307C" w:rsidRDefault="00C77D20" w:rsidP="00C77D20">
            <w:pPr>
              <w:jc w:val="center"/>
              <w:rPr>
                <w:ins w:id="7987" w:author="Στάθης Καπ" w:date="2023-02-02T17:05:00Z"/>
                <w:rFonts w:cstheme="minorHAnsi"/>
                <w:sz w:val="18"/>
                <w:szCs w:val="18"/>
              </w:rPr>
            </w:pPr>
            <w:ins w:id="7988" w:author="Στάθης Καπ" w:date="2023-02-02T17:09:00Z">
              <w:r w:rsidRPr="006F307C">
                <w:rPr>
                  <w:rFonts w:cstheme="minorHAnsi"/>
                  <w:sz w:val="18"/>
                  <w:szCs w:val="18"/>
                  <w:rPrChange w:id="7989" w:author="Στάθης Καπ" w:date="2023-02-02T17:25:00Z">
                    <w:rPr/>
                  </w:rPrChange>
                </w:rPr>
                <w:t>0.657</w:t>
              </w:r>
            </w:ins>
          </w:p>
        </w:tc>
        <w:tc>
          <w:tcPr>
            <w:tcW w:w="438" w:type="dxa"/>
          </w:tcPr>
          <w:p w14:paraId="5F81D3F7" w14:textId="3A357AEC" w:rsidR="00C77D20" w:rsidRPr="006F307C" w:rsidRDefault="00C77D20" w:rsidP="00C77D20">
            <w:pPr>
              <w:jc w:val="center"/>
              <w:rPr>
                <w:ins w:id="7990" w:author="Στάθης Καπ" w:date="2023-02-02T17:05:00Z"/>
                <w:rFonts w:cstheme="minorHAnsi"/>
                <w:sz w:val="18"/>
                <w:szCs w:val="18"/>
              </w:rPr>
            </w:pPr>
            <w:ins w:id="7991" w:author="Στάθης Καπ" w:date="2023-02-02T17:09:00Z">
              <w:r w:rsidRPr="006F307C">
                <w:rPr>
                  <w:rFonts w:cstheme="minorHAnsi"/>
                  <w:sz w:val="18"/>
                  <w:szCs w:val="18"/>
                  <w:rPrChange w:id="7992" w:author="Στάθης Καπ" w:date="2023-02-02T17:25:00Z">
                    <w:rPr/>
                  </w:rPrChange>
                </w:rPr>
                <w:t>87</w:t>
              </w:r>
            </w:ins>
          </w:p>
        </w:tc>
        <w:tc>
          <w:tcPr>
            <w:tcW w:w="503" w:type="dxa"/>
          </w:tcPr>
          <w:p w14:paraId="12AD8E9D" w14:textId="0B4E3F67" w:rsidR="00C77D20" w:rsidRPr="006F307C" w:rsidRDefault="00C77D20" w:rsidP="00C77D20">
            <w:pPr>
              <w:jc w:val="center"/>
              <w:rPr>
                <w:ins w:id="7993" w:author="Στάθης Καπ" w:date="2023-02-02T17:05:00Z"/>
                <w:rFonts w:cstheme="minorHAnsi"/>
                <w:sz w:val="18"/>
                <w:szCs w:val="18"/>
                <w:lang w:val="el-GR"/>
              </w:rPr>
            </w:pPr>
            <w:ins w:id="7994" w:author="Στάθης Καπ" w:date="2023-02-02T17:22:00Z">
              <w:r w:rsidRPr="006F307C">
                <w:rPr>
                  <w:rFonts w:cstheme="minorHAnsi"/>
                  <w:sz w:val="18"/>
                  <w:szCs w:val="18"/>
                  <w:rPrChange w:id="7995" w:author="Στάθης Καπ" w:date="2023-02-02T17:25:00Z">
                    <w:rPr/>
                  </w:rPrChange>
                </w:rPr>
                <w:t>1172</w:t>
              </w:r>
            </w:ins>
          </w:p>
        </w:tc>
        <w:tc>
          <w:tcPr>
            <w:tcW w:w="558" w:type="dxa"/>
          </w:tcPr>
          <w:p w14:paraId="2744D562" w14:textId="53E2F961" w:rsidR="00C77D20" w:rsidRPr="006F307C" w:rsidRDefault="00C77D20" w:rsidP="00C77D20">
            <w:pPr>
              <w:jc w:val="center"/>
              <w:rPr>
                <w:ins w:id="7996" w:author="Στάθης Καπ" w:date="2023-02-02T17:05:00Z"/>
                <w:rFonts w:cstheme="minorHAnsi"/>
                <w:sz w:val="18"/>
                <w:szCs w:val="18"/>
              </w:rPr>
            </w:pPr>
            <w:ins w:id="7997" w:author="Στάθης Καπ" w:date="2023-02-02T17:22:00Z">
              <w:r w:rsidRPr="006F307C">
                <w:rPr>
                  <w:rFonts w:cstheme="minorHAnsi"/>
                  <w:sz w:val="18"/>
                  <w:szCs w:val="18"/>
                  <w:rPrChange w:id="7998" w:author="Στάθης Καπ" w:date="2023-02-02T17:25:00Z">
                    <w:rPr/>
                  </w:rPrChange>
                </w:rPr>
                <w:t>0.716</w:t>
              </w:r>
            </w:ins>
          </w:p>
        </w:tc>
        <w:tc>
          <w:tcPr>
            <w:tcW w:w="438" w:type="dxa"/>
          </w:tcPr>
          <w:p w14:paraId="16BADADC" w14:textId="4585E976" w:rsidR="00C77D20" w:rsidRPr="006F307C" w:rsidRDefault="00C77D20" w:rsidP="00C77D20">
            <w:pPr>
              <w:jc w:val="center"/>
              <w:rPr>
                <w:ins w:id="7999" w:author="Στάθης Καπ" w:date="2023-02-02T17:05:00Z"/>
                <w:rFonts w:cstheme="minorHAnsi"/>
                <w:sz w:val="18"/>
                <w:szCs w:val="18"/>
              </w:rPr>
            </w:pPr>
            <w:ins w:id="8000" w:author="Στάθης Καπ" w:date="2023-02-02T17:22:00Z">
              <w:r w:rsidRPr="006F307C">
                <w:rPr>
                  <w:rFonts w:cstheme="minorHAnsi"/>
                  <w:sz w:val="18"/>
                  <w:szCs w:val="18"/>
                  <w:rPrChange w:id="8001" w:author="Στάθης Καπ" w:date="2023-02-02T17:25:00Z">
                    <w:rPr/>
                  </w:rPrChange>
                </w:rPr>
                <w:t>84</w:t>
              </w:r>
            </w:ins>
          </w:p>
        </w:tc>
        <w:tc>
          <w:tcPr>
            <w:tcW w:w="503" w:type="dxa"/>
          </w:tcPr>
          <w:p w14:paraId="196ADDA0" w14:textId="458E4A79" w:rsidR="00C77D20" w:rsidRPr="006F307C" w:rsidRDefault="00C77D20" w:rsidP="00C77D20">
            <w:pPr>
              <w:jc w:val="center"/>
              <w:rPr>
                <w:ins w:id="8002" w:author="Στάθης Καπ" w:date="2023-02-02T17:05:00Z"/>
                <w:rFonts w:cstheme="minorHAnsi"/>
                <w:sz w:val="18"/>
                <w:szCs w:val="18"/>
                <w:lang w:val="el-GR"/>
              </w:rPr>
            </w:pPr>
            <w:ins w:id="8003" w:author="Στάθης Καπ" w:date="2023-02-02T17:11:00Z">
              <w:r w:rsidRPr="006F307C">
                <w:rPr>
                  <w:rFonts w:cstheme="minorHAnsi"/>
                  <w:sz w:val="18"/>
                  <w:szCs w:val="18"/>
                  <w:rPrChange w:id="8004" w:author="Στάθης Καπ" w:date="2023-02-02T17:25:00Z">
                    <w:rPr/>
                  </w:rPrChange>
                </w:rPr>
                <w:t>1129</w:t>
              </w:r>
            </w:ins>
          </w:p>
        </w:tc>
        <w:tc>
          <w:tcPr>
            <w:tcW w:w="558" w:type="dxa"/>
          </w:tcPr>
          <w:p w14:paraId="33C50357" w14:textId="7ECBD1BB" w:rsidR="00C77D20" w:rsidRPr="006F307C" w:rsidRDefault="00C77D20" w:rsidP="00C77D20">
            <w:pPr>
              <w:jc w:val="center"/>
              <w:rPr>
                <w:ins w:id="8005" w:author="Στάθης Καπ" w:date="2023-02-02T17:05:00Z"/>
                <w:rFonts w:cstheme="minorHAnsi"/>
                <w:sz w:val="18"/>
                <w:szCs w:val="18"/>
              </w:rPr>
            </w:pPr>
            <w:ins w:id="8006" w:author="Στάθης Καπ" w:date="2023-02-02T17:11:00Z">
              <w:r w:rsidRPr="006F307C">
                <w:rPr>
                  <w:rFonts w:cstheme="minorHAnsi"/>
                  <w:sz w:val="18"/>
                  <w:szCs w:val="18"/>
                  <w:rPrChange w:id="8007" w:author="Στάθης Καπ" w:date="2023-02-02T17:25:00Z">
                    <w:rPr/>
                  </w:rPrChange>
                </w:rPr>
                <w:t>0.349</w:t>
              </w:r>
            </w:ins>
          </w:p>
        </w:tc>
        <w:tc>
          <w:tcPr>
            <w:tcW w:w="438" w:type="dxa"/>
          </w:tcPr>
          <w:p w14:paraId="281DEDA2" w14:textId="6C39E19A" w:rsidR="00C77D20" w:rsidRPr="006F307C" w:rsidRDefault="00C77D20" w:rsidP="00C77D20">
            <w:pPr>
              <w:jc w:val="center"/>
              <w:rPr>
                <w:ins w:id="8008" w:author="Στάθης Καπ" w:date="2023-02-02T17:05:00Z"/>
                <w:rFonts w:cstheme="minorHAnsi"/>
                <w:sz w:val="18"/>
                <w:szCs w:val="18"/>
              </w:rPr>
            </w:pPr>
            <w:ins w:id="8009" w:author="Στάθης Καπ" w:date="2023-02-02T17:11:00Z">
              <w:r w:rsidRPr="006F307C">
                <w:rPr>
                  <w:rFonts w:cstheme="minorHAnsi"/>
                  <w:sz w:val="18"/>
                  <w:szCs w:val="18"/>
                  <w:rPrChange w:id="8010" w:author="Στάθης Καπ" w:date="2023-02-02T17:25:00Z">
                    <w:rPr/>
                  </w:rPrChange>
                </w:rPr>
                <w:t>80</w:t>
              </w:r>
            </w:ins>
          </w:p>
        </w:tc>
        <w:tc>
          <w:tcPr>
            <w:tcW w:w="503" w:type="dxa"/>
          </w:tcPr>
          <w:p w14:paraId="1F322F34" w14:textId="21E50853" w:rsidR="00C77D20" w:rsidRPr="006F307C" w:rsidRDefault="00C77D20" w:rsidP="00C77D20">
            <w:pPr>
              <w:jc w:val="center"/>
              <w:rPr>
                <w:ins w:id="8011" w:author="Στάθης Καπ" w:date="2023-02-02T17:05:00Z"/>
                <w:rFonts w:cstheme="minorHAnsi"/>
                <w:sz w:val="18"/>
                <w:szCs w:val="18"/>
              </w:rPr>
            </w:pPr>
            <w:ins w:id="8012" w:author="Στάθης Καπ" w:date="2023-02-02T17:23:00Z">
              <w:r w:rsidRPr="006F307C">
                <w:rPr>
                  <w:rFonts w:cstheme="minorHAnsi"/>
                  <w:sz w:val="18"/>
                  <w:szCs w:val="18"/>
                  <w:rPrChange w:id="8013" w:author="Στάθης Καπ" w:date="2023-02-02T17:25:00Z">
                    <w:rPr/>
                  </w:rPrChange>
                </w:rPr>
                <w:t>1129</w:t>
              </w:r>
            </w:ins>
          </w:p>
        </w:tc>
        <w:tc>
          <w:tcPr>
            <w:tcW w:w="558" w:type="dxa"/>
          </w:tcPr>
          <w:p w14:paraId="63499F14" w14:textId="6A7D15E4" w:rsidR="00C77D20" w:rsidRPr="006F307C" w:rsidRDefault="00C77D20" w:rsidP="00C77D20">
            <w:pPr>
              <w:jc w:val="center"/>
              <w:rPr>
                <w:ins w:id="8014" w:author="Στάθης Καπ" w:date="2023-02-02T17:05:00Z"/>
                <w:rFonts w:cstheme="minorHAnsi"/>
                <w:sz w:val="18"/>
                <w:szCs w:val="18"/>
              </w:rPr>
            </w:pPr>
            <w:ins w:id="8015" w:author="Στάθης Καπ" w:date="2023-02-02T17:23:00Z">
              <w:r w:rsidRPr="006F307C">
                <w:rPr>
                  <w:rFonts w:cstheme="minorHAnsi"/>
                  <w:sz w:val="18"/>
                  <w:szCs w:val="18"/>
                  <w:rPrChange w:id="8016" w:author="Στάθης Καπ" w:date="2023-02-02T17:25:00Z">
                    <w:rPr/>
                  </w:rPrChange>
                </w:rPr>
                <w:t>0.306</w:t>
              </w:r>
            </w:ins>
          </w:p>
        </w:tc>
        <w:tc>
          <w:tcPr>
            <w:tcW w:w="438" w:type="dxa"/>
          </w:tcPr>
          <w:p w14:paraId="1A689D28" w14:textId="5BBDBF71" w:rsidR="00C77D20" w:rsidRPr="006F307C" w:rsidRDefault="00C77D20" w:rsidP="00C77D20">
            <w:pPr>
              <w:jc w:val="center"/>
              <w:rPr>
                <w:ins w:id="8017" w:author="Στάθης Καπ" w:date="2023-02-02T17:05:00Z"/>
                <w:rFonts w:cstheme="minorHAnsi"/>
                <w:sz w:val="18"/>
                <w:szCs w:val="18"/>
              </w:rPr>
            </w:pPr>
            <w:ins w:id="8018" w:author="Στάθης Καπ" w:date="2023-02-02T17:23:00Z">
              <w:r w:rsidRPr="006F307C">
                <w:rPr>
                  <w:rFonts w:cstheme="minorHAnsi"/>
                  <w:sz w:val="18"/>
                  <w:szCs w:val="18"/>
                  <w:rPrChange w:id="8019" w:author="Στάθης Καπ" w:date="2023-02-02T17:25:00Z">
                    <w:rPr/>
                  </w:rPrChange>
                </w:rPr>
                <w:t>79</w:t>
              </w:r>
            </w:ins>
          </w:p>
        </w:tc>
        <w:tc>
          <w:tcPr>
            <w:tcW w:w="503" w:type="dxa"/>
          </w:tcPr>
          <w:p w14:paraId="3A61C7AC" w14:textId="6AF7C9C5" w:rsidR="00C77D20" w:rsidRPr="006F307C" w:rsidRDefault="00C77D20" w:rsidP="00C77D20">
            <w:pPr>
              <w:jc w:val="center"/>
              <w:rPr>
                <w:ins w:id="8020" w:author="Στάθης Καπ" w:date="2023-02-02T17:05:00Z"/>
                <w:rFonts w:cstheme="minorHAnsi"/>
                <w:sz w:val="18"/>
                <w:szCs w:val="18"/>
              </w:rPr>
            </w:pPr>
            <w:ins w:id="8021" w:author="Στάθης Καπ" w:date="2023-02-02T17:19:00Z">
              <w:r w:rsidRPr="006F307C">
                <w:rPr>
                  <w:rFonts w:cstheme="minorHAnsi"/>
                  <w:sz w:val="18"/>
                  <w:szCs w:val="18"/>
                  <w:rPrChange w:id="8022" w:author="Στάθης Καπ" w:date="2023-02-02T17:25:00Z">
                    <w:rPr/>
                  </w:rPrChange>
                </w:rPr>
                <w:t>1126</w:t>
              </w:r>
            </w:ins>
          </w:p>
        </w:tc>
        <w:tc>
          <w:tcPr>
            <w:tcW w:w="558" w:type="dxa"/>
          </w:tcPr>
          <w:p w14:paraId="5435D78B" w14:textId="3F048021" w:rsidR="00C77D20" w:rsidRPr="006F307C" w:rsidRDefault="00C77D20" w:rsidP="00C77D20">
            <w:pPr>
              <w:jc w:val="center"/>
              <w:rPr>
                <w:ins w:id="8023" w:author="Στάθης Καπ" w:date="2023-02-02T17:05:00Z"/>
                <w:rFonts w:cstheme="minorHAnsi"/>
                <w:sz w:val="18"/>
                <w:szCs w:val="18"/>
              </w:rPr>
            </w:pPr>
            <w:ins w:id="8024" w:author="Στάθης Καπ" w:date="2023-02-02T17:19:00Z">
              <w:r w:rsidRPr="006F307C">
                <w:rPr>
                  <w:rFonts w:cstheme="minorHAnsi"/>
                  <w:sz w:val="18"/>
                  <w:szCs w:val="18"/>
                  <w:rPrChange w:id="8025" w:author="Στάθης Καπ" w:date="2023-02-02T17:25:00Z">
                    <w:rPr/>
                  </w:rPrChange>
                </w:rPr>
                <w:t>0.341</w:t>
              </w:r>
            </w:ins>
          </w:p>
        </w:tc>
        <w:tc>
          <w:tcPr>
            <w:tcW w:w="438" w:type="dxa"/>
          </w:tcPr>
          <w:p w14:paraId="309AC2F8" w14:textId="2AB44BAE" w:rsidR="00C77D20" w:rsidRPr="006F307C" w:rsidRDefault="00C77D20" w:rsidP="00C77D20">
            <w:pPr>
              <w:jc w:val="center"/>
              <w:rPr>
                <w:ins w:id="8026" w:author="Στάθης Καπ" w:date="2023-02-02T17:05:00Z"/>
                <w:rFonts w:cstheme="minorHAnsi"/>
                <w:sz w:val="18"/>
                <w:szCs w:val="18"/>
              </w:rPr>
            </w:pPr>
            <w:ins w:id="8027" w:author="Στάθης Καπ" w:date="2023-02-02T17:19:00Z">
              <w:r w:rsidRPr="006F307C">
                <w:rPr>
                  <w:rFonts w:cstheme="minorHAnsi"/>
                  <w:sz w:val="18"/>
                  <w:szCs w:val="18"/>
                  <w:rPrChange w:id="8028" w:author="Στάθης Καπ" w:date="2023-02-02T17:25:00Z">
                    <w:rPr/>
                  </w:rPrChange>
                </w:rPr>
                <w:t>77</w:t>
              </w:r>
            </w:ins>
          </w:p>
        </w:tc>
        <w:tc>
          <w:tcPr>
            <w:tcW w:w="456" w:type="dxa"/>
          </w:tcPr>
          <w:p w14:paraId="3C3664E8" w14:textId="75539A9C" w:rsidR="00C77D20" w:rsidRPr="006F307C" w:rsidRDefault="00C77D20" w:rsidP="00C77D20">
            <w:pPr>
              <w:jc w:val="center"/>
              <w:rPr>
                <w:ins w:id="8029" w:author="Στάθης Καπ" w:date="2023-02-02T17:05:00Z"/>
                <w:rFonts w:cstheme="minorHAnsi"/>
                <w:sz w:val="18"/>
                <w:szCs w:val="18"/>
              </w:rPr>
            </w:pPr>
            <w:ins w:id="8030" w:author="Στάθης Καπ" w:date="2023-02-02T17:24:00Z">
              <w:r w:rsidRPr="006F307C">
                <w:rPr>
                  <w:rFonts w:cstheme="minorHAnsi"/>
                  <w:sz w:val="18"/>
                  <w:szCs w:val="18"/>
                  <w:rPrChange w:id="8031" w:author="Στάθης Καπ" w:date="2023-02-02T17:25:00Z">
                    <w:rPr/>
                  </w:rPrChange>
                </w:rPr>
                <w:t>1030</w:t>
              </w:r>
            </w:ins>
          </w:p>
        </w:tc>
        <w:tc>
          <w:tcPr>
            <w:tcW w:w="548" w:type="dxa"/>
          </w:tcPr>
          <w:p w14:paraId="0DC9F6B2" w14:textId="235F42D7" w:rsidR="00C77D20" w:rsidRPr="006F307C" w:rsidRDefault="00C77D20" w:rsidP="00C77D20">
            <w:pPr>
              <w:jc w:val="center"/>
              <w:rPr>
                <w:ins w:id="8032" w:author="Στάθης Καπ" w:date="2023-02-02T17:05:00Z"/>
                <w:rFonts w:cstheme="minorHAnsi"/>
                <w:sz w:val="18"/>
                <w:szCs w:val="18"/>
              </w:rPr>
            </w:pPr>
            <w:ins w:id="8033" w:author="Στάθης Καπ" w:date="2023-02-02T17:24:00Z">
              <w:r w:rsidRPr="006F307C">
                <w:rPr>
                  <w:rFonts w:cstheme="minorHAnsi"/>
                  <w:sz w:val="18"/>
                  <w:szCs w:val="18"/>
                  <w:rPrChange w:id="8034" w:author="Στάθης Καπ" w:date="2023-02-02T17:25:00Z">
                    <w:rPr/>
                  </w:rPrChange>
                </w:rPr>
                <w:t>0.33</w:t>
              </w:r>
            </w:ins>
          </w:p>
        </w:tc>
        <w:tc>
          <w:tcPr>
            <w:tcW w:w="428" w:type="dxa"/>
          </w:tcPr>
          <w:p w14:paraId="1809B90C" w14:textId="189408CD" w:rsidR="00C77D20" w:rsidRPr="006F307C" w:rsidRDefault="00C77D20" w:rsidP="00C77D20">
            <w:pPr>
              <w:jc w:val="center"/>
              <w:rPr>
                <w:ins w:id="8035" w:author="Στάθης Καπ" w:date="2023-02-02T17:05:00Z"/>
                <w:rFonts w:cstheme="minorHAnsi"/>
                <w:sz w:val="18"/>
                <w:szCs w:val="18"/>
              </w:rPr>
            </w:pPr>
            <w:ins w:id="8036" w:author="Στάθης Καπ" w:date="2023-02-02T17:24:00Z">
              <w:r w:rsidRPr="006F307C">
                <w:rPr>
                  <w:rFonts w:cstheme="minorHAnsi"/>
                  <w:sz w:val="18"/>
                  <w:szCs w:val="18"/>
                  <w:rPrChange w:id="8037" w:author="Στάθης Καπ" w:date="2023-02-02T17:25:00Z">
                    <w:rPr/>
                  </w:rPrChange>
                </w:rPr>
                <w:t>68</w:t>
              </w:r>
            </w:ins>
          </w:p>
        </w:tc>
      </w:tr>
      <w:tr w:rsidR="00C77D20" w:rsidRPr="00AB438A" w14:paraId="3FDF1C47" w14:textId="77777777" w:rsidTr="00C77D20">
        <w:trPr>
          <w:trHeight w:val="247"/>
          <w:ins w:id="8038" w:author="Στάθης Καπ" w:date="2023-02-02T17:05:00Z"/>
        </w:trPr>
        <w:tc>
          <w:tcPr>
            <w:tcW w:w="409" w:type="dxa"/>
            <w:vAlign w:val="center"/>
          </w:tcPr>
          <w:p w14:paraId="2D034A93" w14:textId="77777777" w:rsidR="00C77D20" w:rsidRPr="006E0881" w:rsidRDefault="00C77D20" w:rsidP="00C77D20">
            <w:pPr>
              <w:jc w:val="center"/>
              <w:rPr>
                <w:ins w:id="8039" w:author="Στάθης Καπ" w:date="2023-02-02T17:05:00Z"/>
                <w:sz w:val="18"/>
                <w:szCs w:val="18"/>
              </w:rPr>
            </w:pPr>
            <w:ins w:id="8040" w:author="Στάθης Καπ" w:date="2023-02-02T17:05:00Z">
              <w:r w:rsidRPr="006E0881">
                <w:rPr>
                  <w:sz w:val="18"/>
                  <w:szCs w:val="18"/>
                </w:rPr>
                <w:t>Pr14</w:t>
              </w:r>
            </w:ins>
          </w:p>
        </w:tc>
        <w:tc>
          <w:tcPr>
            <w:tcW w:w="466" w:type="dxa"/>
          </w:tcPr>
          <w:p w14:paraId="7250C483" w14:textId="30B981C8" w:rsidR="00C77D20" w:rsidRPr="006F307C" w:rsidRDefault="00C77D20" w:rsidP="00C77D20">
            <w:pPr>
              <w:jc w:val="center"/>
              <w:rPr>
                <w:ins w:id="8041" w:author="Στάθης Καπ" w:date="2023-02-02T17:05:00Z"/>
                <w:rFonts w:cstheme="minorHAnsi"/>
                <w:sz w:val="18"/>
                <w:szCs w:val="18"/>
                <w:lang w:val="el-GR"/>
              </w:rPr>
            </w:pPr>
            <w:ins w:id="8042" w:author="Στάθης Καπ" w:date="2023-02-02T17:09:00Z">
              <w:r w:rsidRPr="006F307C">
                <w:rPr>
                  <w:rFonts w:cstheme="minorHAnsi"/>
                  <w:sz w:val="18"/>
                  <w:szCs w:val="18"/>
                  <w:rPrChange w:id="8043" w:author="Στάθης Καπ" w:date="2023-02-02T17:25:00Z">
                    <w:rPr/>
                  </w:rPrChange>
                </w:rPr>
                <w:t>1505</w:t>
              </w:r>
            </w:ins>
          </w:p>
        </w:tc>
        <w:tc>
          <w:tcPr>
            <w:tcW w:w="799" w:type="dxa"/>
          </w:tcPr>
          <w:p w14:paraId="1F8FD100" w14:textId="57B4AB86" w:rsidR="00C77D20" w:rsidRPr="006F307C" w:rsidRDefault="00C77D20" w:rsidP="00C77D20">
            <w:pPr>
              <w:jc w:val="center"/>
              <w:rPr>
                <w:ins w:id="8044" w:author="Στάθης Καπ" w:date="2023-02-02T17:05:00Z"/>
                <w:rFonts w:cstheme="minorHAnsi"/>
                <w:sz w:val="18"/>
                <w:szCs w:val="18"/>
              </w:rPr>
            </w:pPr>
            <w:ins w:id="8045" w:author="Στάθης Καπ" w:date="2023-02-02T17:09:00Z">
              <w:r w:rsidRPr="006F307C">
                <w:rPr>
                  <w:rFonts w:cstheme="minorHAnsi"/>
                  <w:sz w:val="18"/>
                  <w:szCs w:val="18"/>
                  <w:rPrChange w:id="8046" w:author="Στάθης Καπ" w:date="2023-02-02T17:25:00Z">
                    <w:rPr/>
                  </w:rPrChange>
                </w:rPr>
                <w:t>1.35</w:t>
              </w:r>
            </w:ins>
          </w:p>
        </w:tc>
        <w:tc>
          <w:tcPr>
            <w:tcW w:w="438" w:type="dxa"/>
          </w:tcPr>
          <w:p w14:paraId="6B51A6C4" w14:textId="492513AA" w:rsidR="00C77D20" w:rsidRPr="006F307C" w:rsidRDefault="00C77D20" w:rsidP="00C77D20">
            <w:pPr>
              <w:jc w:val="center"/>
              <w:rPr>
                <w:ins w:id="8047" w:author="Στάθης Καπ" w:date="2023-02-02T17:05:00Z"/>
                <w:rFonts w:cstheme="minorHAnsi"/>
                <w:sz w:val="18"/>
                <w:szCs w:val="18"/>
              </w:rPr>
            </w:pPr>
            <w:ins w:id="8048" w:author="Στάθης Καπ" w:date="2023-02-02T17:09:00Z">
              <w:r w:rsidRPr="006F307C">
                <w:rPr>
                  <w:rFonts w:cstheme="minorHAnsi"/>
                  <w:sz w:val="18"/>
                  <w:szCs w:val="18"/>
                  <w:rPrChange w:id="8049" w:author="Στάθης Καπ" w:date="2023-02-02T17:25:00Z">
                    <w:rPr/>
                  </w:rPrChange>
                </w:rPr>
                <w:t>92</w:t>
              </w:r>
            </w:ins>
          </w:p>
        </w:tc>
        <w:tc>
          <w:tcPr>
            <w:tcW w:w="503" w:type="dxa"/>
          </w:tcPr>
          <w:p w14:paraId="3677AF21" w14:textId="3D5A2AEF" w:rsidR="00C77D20" w:rsidRPr="006F307C" w:rsidRDefault="00C77D20" w:rsidP="00C77D20">
            <w:pPr>
              <w:jc w:val="center"/>
              <w:rPr>
                <w:ins w:id="8050" w:author="Στάθης Καπ" w:date="2023-02-02T17:05:00Z"/>
                <w:rFonts w:cstheme="minorHAnsi"/>
                <w:sz w:val="18"/>
                <w:szCs w:val="18"/>
                <w:lang w:val="el-GR"/>
              </w:rPr>
            </w:pPr>
            <w:ins w:id="8051" w:author="Στάθης Καπ" w:date="2023-02-02T17:22:00Z">
              <w:r w:rsidRPr="006F307C">
                <w:rPr>
                  <w:rFonts w:cstheme="minorHAnsi"/>
                  <w:sz w:val="18"/>
                  <w:szCs w:val="18"/>
                  <w:rPrChange w:id="8052" w:author="Στάθης Καπ" w:date="2023-02-02T17:25:00Z">
                    <w:rPr/>
                  </w:rPrChange>
                </w:rPr>
                <w:t>1419</w:t>
              </w:r>
            </w:ins>
          </w:p>
        </w:tc>
        <w:tc>
          <w:tcPr>
            <w:tcW w:w="558" w:type="dxa"/>
          </w:tcPr>
          <w:p w14:paraId="28865DA1" w14:textId="472DEF36" w:rsidR="00C77D20" w:rsidRPr="006F307C" w:rsidRDefault="00C77D20" w:rsidP="00C77D20">
            <w:pPr>
              <w:jc w:val="center"/>
              <w:rPr>
                <w:ins w:id="8053" w:author="Στάθης Καπ" w:date="2023-02-02T17:05:00Z"/>
                <w:rFonts w:cstheme="minorHAnsi"/>
                <w:sz w:val="18"/>
                <w:szCs w:val="18"/>
              </w:rPr>
            </w:pPr>
            <w:ins w:id="8054" w:author="Στάθης Καπ" w:date="2023-02-02T17:22:00Z">
              <w:r w:rsidRPr="006F307C">
                <w:rPr>
                  <w:rFonts w:cstheme="minorHAnsi"/>
                  <w:sz w:val="18"/>
                  <w:szCs w:val="18"/>
                  <w:rPrChange w:id="8055" w:author="Στάθης Καπ" w:date="2023-02-02T17:25:00Z">
                    <w:rPr/>
                  </w:rPrChange>
                </w:rPr>
                <w:t>0.905</w:t>
              </w:r>
            </w:ins>
          </w:p>
        </w:tc>
        <w:tc>
          <w:tcPr>
            <w:tcW w:w="438" w:type="dxa"/>
          </w:tcPr>
          <w:p w14:paraId="45C2BEC2" w14:textId="483EC308" w:rsidR="00C77D20" w:rsidRPr="006F307C" w:rsidRDefault="00C77D20" w:rsidP="00C77D20">
            <w:pPr>
              <w:jc w:val="center"/>
              <w:rPr>
                <w:ins w:id="8056" w:author="Στάθης Καπ" w:date="2023-02-02T17:05:00Z"/>
                <w:rFonts w:cstheme="minorHAnsi"/>
                <w:sz w:val="18"/>
                <w:szCs w:val="18"/>
              </w:rPr>
            </w:pPr>
            <w:ins w:id="8057" w:author="Στάθης Καπ" w:date="2023-02-02T17:22:00Z">
              <w:r w:rsidRPr="006F307C">
                <w:rPr>
                  <w:rFonts w:cstheme="minorHAnsi"/>
                  <w:sz w:val="18"/>
                  <w:szCs w:val="18"/>
                  <w:rPrChange w:id="8058" w:author="Στάθης Καπ" w:date="2023-02-02T17:25:00Z">
                    <w:rPr/>
                  </w:rPrChange>
                </w:rPr>
                <w:t>89</w:t>
              </w:r>
            </w:ins>
          </w:p>
        </w:tc>
        <w:tc>
          <w:tcPr>
            <w:tcW w:w="503" w:type="dxa"/>
          </w:tcPr>
          <w:p w14:paraId="5B1CE713" w14:textId="0390B5BA" w:rsidR="00C77D20" w:rsidRPr="006F307C" w:rsidRDefault="00C77D20" w:rsidP="00C77D20">
            <w:pPr>
              <w:jc w:val="center"/>
              <w:rPr>
                <w:ins w:id="8059" w:author="Στάθης Καπ" w:date="2023-02-02T17:05:00Z"/>
                <w:rFonts w:cstheme="minorHAnsi"/>
                <w:sz w:val="18"/>
                <w:szCs w:val="18"/>
                <w:lang w:val="el-GR"/>
              </w:rPr>
            </w:pPr>
            <w:ins w:id="8060" w:author="Στάθης Καπ" w:date="2023-02-02T17:11:00Z">
              <w:r w:rsidRPr="006F307C">
                <w:rPr>
                  <w:rFonts w:cstheme="minorHAnsi"/>
                  <w:sz w:val="18"/>
                  <w:szCs w:val="18"/>
                  <w:rPrChange w:id="8061" w:author="Στάθης Καπ" w:date="2023-02-02T17:25:00Z">
                    <w:rPr/>
                  </w:rPrChange>
                </w:rPr>
                <w:t>1426</w:t>
              </w:r>
            </w:ins>
          </w:p>
        </w:tc>
        <w:tc>
          <w:tcPr>
            <w:tcW w:w="558" w:type="dxa"/>
          </w:tcPr>
          <w:p w14:paraId="7ED9B27E" w14:textId="61985FE2" w:rsidR="00C77D20" w:rsidRPr="006F307C" w:rsidRDefault="00C77D20" w:rsidP="00C77D20">
            <w:pPr>
              <w:jc w:val="center"/>
              <w:rPr>
                <w:ins w:id="8062" w:author="Στάθης Καπ" w:date="2023-02-02T17:05:00Z"/>
                <w:rFonts w:cstheme="minorHAnsi"/>
                <w:sz w:val="18"/>
                <w:szCs w:val="18"/>
              </w:rPr>
            </w:pPr>
            <w:ins w:id="8063" w:author="Στάθης Καπ" w:date="2023-02-02T17:11:00Z">
              <w:r w:rsidRPr="006F307C">
                <w:rPr>
                  <w:rFonts w:cstheme="minorHAnsi"/>
                  <w:sz w:val="18"/>
                  <w:szCs w:val="18"/>
                  <w:rPrChange w:id="8064" w:author="Στάθης Καπ" w:date="2023-02-02T17:25:00Z">
                    <w:rPr/>
                  </w:rPrChange>
                </w:rPr>
                <w:t>0.697</w:t>
              </w:r>
            </w:ins>
          </w:p>
        </w:tc>
        <w:tc>
          <w:tcPr>
            <w:tcW w:w="438" w:type="dxa"/>
          </w:tcPr>
          <w:p w14:paraId="00A18FE0" w14:textId="2DA34D99" w:rsidR="00C77D20" w:rsidRPr="006F307C" w:rsidRDefault="00C77D20" w:rsidP="00C77D20">
            <w:pPr>
              <w:jc w:val="center"/>
              <w:rPr>
                <w:ins w:id="8065" w:author="Στάθης Καπ" w:date="2023-02-02T17:05:00Z"/>
                <w:rFonts w:cstheme="minorHAnsi"/>
                <w:sz w:val="18"/>
                <w:szCs w:val="18"/>
              </w:rPr>
            </w:pPr>
            <w:ins w:id="8066" w:author="Στάθης Καπ" w:date="2023-02-02T17:11:00Z">
              <w:r w:rsidRPr="006F307C">
                <w:rPr>
                  <w:rFonts w:cstheme="minorHAnsi"/>
                  <w:sz w:val="18"/>
                  <w:szCs w:val="18"/>
                  <w:rPrChange w:id="8067" w:author="Στάθης Καπ" w:date="2023-02-02T17:25:00Z">
                    <w:rPr/>
                  </w:rPrChange>
                </w:rPr>
                <w:t>93</w:t>
              </w:r>
            </w:ins>
          </w:p>
        </w:tc>
        <w:tc>
          <w:tcPr>
            <w:tcW w:w="503" w:type="dxa"/>
          </w:tcPr>
          <w:p w14:paraId="511940D7" w14:textId="1966364F" w:rsidR="00C77D20" w:rsidRPr="006F307C" w:rsidRDefault="00C77D20" w:rsidP="00C77D20">
            <w:pPr>
              <w:jc w:val="center"/>
              <w:rPr>
                <w:ins w:id="8068" w:author="Στάθης Καπ" w:date="2023-02-02T17:05:00Z"/>
                <w:rFonts w:cstheme="minorHAnsi"/>
                <w:sz w:val="18"/>
                <w:szCs w:val="18"/>
              </w:rPr>
            </w:pPr>
            <w:ins w:id="8069" w:author="Στάθης Καπ" w:date="2023-02-02T17:23:00Z">
              <w:r w:rsidRPr="006F307C">
                <w:rPr>
                  <w:rFonts w:cstheme="minorHAnsi"/>
                  <w:sz w:val="18"/>
                  <w:szCs w:val="18"/>
                  <w:rPrChange w:id="8070" w:author="Στάθης Καπ" w:date="2023-02-02T17:25:00Z">
                    <w:rPr/>
                  </w:rPrChange>
                </w:rPr>
                <w:t>1355</w:t>
              </w:r>
            </w:ins>
          </w:p>
        </w:tc>
        <w:tc>
          <w:tcPr>
            <w:tcW w:w="558" w:type="dxa"/>
          </w:tcPr>
          <w:p w14:paraId="50D96859" w14:textId="013E2987" w:rsidR="00C77D20" w:rsidRPr="006F307C" w:rsidRDefault="00C77D20" w:rsidP="00C77D20">
            <w:pPr>
              <w:jc w:val="center"/>
              <w:rPr>
                <w:ins w:id="8071" w:author="Στάθης Καπ" w:date="2023-02-02T17:05:00Z"/>
                <w:rFonts w:cstheme="minorHAnsi"/>
                <w:sz w:val="18"/>
                <w:szCs w:val="18"/>
              </w:rPr>
            </w:pPr>
            <w:ins w:id="8072" w:author="Στάθης Καπ" w:date="2023-02-02T17:23:00Z">
              <w:r w:rsidRPr="006F307C">
                <w:rPr>
                  <w:rFonts w:cstheme="minorHAnsi"/>
                  <w:sz w:val="18"/>
                  <w:szCs w:val="18"/>
                  <w:rPrChange w:id="8073" w:author="Στάθης Καπ" w:date="2023-02-02T17:25:00Z">
                    <w:rPr/>
                  </w:rPrChange>
                </w:rPr>
                <w:t>0.702</w:t>
              </w:r>
            </w:ins>
          </w:p>
        </w:tc>
        <w:tc>
          <w:tcPr>
            <w:tcW w:w="438" w:type="dxa"/>
          </w:tcPr>
          <w:p w14:paraId="3F850762" w14:textId="48CBD5B1" w:rsidR="00C77D20" w:rsidRPr="006F307C" w:rsidRDefault="00C77D20" w:rsidP="00C77D20">
            <w:pPr>
              <w:jc w:val="center"/>
              <w:rPr>
                <w:ins w:id="8074" w:author="Στάθης Καπ" w:date="2023-02-02T17:05:00Z"/>
                <w:rFonts w:cstheme="minorHAnsi"/>
                <w:sz w:val="18"/>
                <w:szCs w:val="18"/>
              </w:rPr>
            </w:pPr>
            <w:ins w:id="8075" w:author="Στάθης Καπ" w:date="2023-02-02T17:23:00Z">
              <w:r w:rsidRPr="006F307C">
                <w:rPr>
                  <w:rFonts w:cstheme="minorHAnsi"/>
                  <w:sz w:val="18"/>
                  <w:szCs w:val="18"/>
                  <w:rPrChange w:id="8076" w:author="Στάθης Καπ" w:date="2023-02-02T17:25:00Z">
                    <w:rPr/>
                  </w:rPrChange>
                </w:rPr>
                <w:t>89</w:t>
              </w:r>
            </w:ins>
          </w:p>
        </w:tc>
        <w:tc>
          <w:tcPr>
            <w:tcW w:w="503" w:type="dxa"/>
          </w:tcPr>
          <w:p w14:paraId="6D790767" w14:textId="61C815F2" w:rsidR="00C77D20" w:rsidRPr="006F307C" w:rsidRDefault="00C77D20" w:rsidP="00C77D20">
            <w:pPr>
              <w:jc w:val="center"/>
              <w:rPr>
                <w:ins w:id="8077" w:author="Στάθης Καπ" w:date="2023-02-02T17:05:00Z"/>
                <w:rFonts w:cstheme="minorHAnsi"/>
                <w:sz w:val="18"/>
                <w:szCs w:val="18"/>
              </w:rPr>
            </w:pPr>
            <w:ins w:id="8078" w:author="Στάθης Καπ" w:date="2023-02-02T17:19:00Z">
              <w:r w:rsidRPr="006F307C">
                <w:rPr>
                  <w:rFonts w:cstheme="minorHAnsi"/>
                  <w:sz w:val="18"/>
                  <w:szCs w:val="18"/>
                  <w:rPrChange w:id="8079" w:author="Στάθης Καπ" w:date="2023-02-02T17:25:00Z">
                    <w:rPr/>
                  </w:rPrChange>
                </w:rPr>
                <w:t>1265</w:t>
              </w:r>
            </w:ins>
          </w:p>
        </w:tc>
        <w:tc>
          <w:tcPr>
            <w:tcW w:w="558" w:type="dxa"/>
          </w:tcPr>
          <w:p w14:paraId="571DDB39" w14:textId="53FEC68B" w:rsidR="00C77D20" w:rsidRPr="006F307C" w:rsidRDefault="00C77D20" w:rsidP="00C77D20">
            <w:pPr>
              <w:jc w:val="center"/>
              <w:rPr>
                <w:ins w:id="8080" w:author="Στάθης Καπ" w:date="2023-02-02T17:05:00Z"/>
                <w:rFonts w:cstheme="minorHAnsi"/>
                <w:sz w:val="18"/>
                <w:szCs w:val="18"/>
              </w:rPr>
            </w:pPr>
            <w:ins w:id="8081" w:author="Στάθης Καπ" w:date="2023-02-02T17:19:00Z">
              <w:r w:rsidRPr="006F307C">
                <w:rPr>
                  <w:rFonts w:cstheme="minorHAnsi"/>
                  <w:sz w:val="18"/>
                  <w:szCs w:val="18"/>
                  <w:rPrChange w:id="8082" w:author="Στάθης Καπ" w:date="2023-02-02T17:25:00Z">
                    <w:rPr/>
                  </w:rPrChange>
                </w:rPr>
                <w:t>0.482</w:t>
              </w:r>
            </w:ins>
          </w:p>
        </w:tc>
        <w:tc>
          <w:tcPr>
            <w:tcW w:w="438" w:type="dxa"/>
          </w:tcPr>
          <w:p w14:paraId="2F700D9F" w14:textId="7013B655" w:rsidR="00C77D20" w:rsidRPr="006F307C" w:rsidRDefault="00C77D20" w:rsidP="00C77D20">
            <w:pPr>
              <w:jc w:val="center"/>
              <w:rPr>
                <w:ins w:id="8083" w:author="Στάθης Καπ" w:date="2023-02-02T17:05:00Z"/>
                <w:rFonts w:cstheme="minorHAnsi"/>
                <w:sz w:val="18"/>
                <w:szCs w:val="18"/>
              </w:rPr>
            </w:pPr>
            <w:ins w:id="8084" w:author="Στάθης Καπ" w:date="2023-02-02T17:19:00Z">
              <w:r w:rsidRPr="006F307C">
                <w:rPr>
                  <w:rFonts w:cstheme="minorHAnsi"/>
                  <w:sz w:val="18"/>
                  <w:szCs w:val="18"/>
                  <w:rPrChange w:id="8085" w:author="Στάθης Καπ" w:date="2023-02-02T17:25:00Z">
                    <w:rPr/>
                  </w:rPrChange>
                </w:rPr>
                <w:t>87</w:t>
              </w:r>
            </w:ins>
          </w:p>
        </w:tc>
        <w:tc>
          <w:tcPr>
            <w:tcW w:w="456" w:type="dxa"/>
          </w:tcPr>
          <w:p w14:paraId="78C76686" w14:textId="02225A06" w:rsidR="00C77D20" w:rsidRPr="006F307C" w:rsidRDefault="00C77D20" w:rsidP="00C77D20">
            <w:pPr>
              <w:jc w:val="center"/>
              <w:rPr>
                <w:ins w:id="8086" w:author="Στάθης Καπ" w:date="2023-02-02T17:05:00Z"/>
                <w:rFonts w:cstheme="minorHAnsi"/>
                <w:sz w:val="18"/>
                <w:szCs w:val="18"/>
              </w:rPr>
            </w:pPr>
            <w:ins w:id="8087" w:author="Στάθης Καπ" w:date="2023-02-02T17:24:00Z">
              <w:r w:rsidRPr="006F307C">
                <w:rPr>
                  <w:rFonts w:cstheme="minorHAnsi"/>
                  <w:sz w:val="18"/>
                  <w:szCs w:val="18"/>
                  <w:rPrChange w:id="8088" w:author="Στάθης Καπ" w:date="2023-02-02T17:25:00Z">
                    <w:rPr/>
                  </w:rPrChange>
                </w:rPr>
                <w:t>1169</w:t>
              </w:r>
            </w:ins>
          </w:p>
        </w:tc>
        <w:tc>
          <w:tcPr>
            <w:tcW w:w="548" w:type="dxa"/>
          </w:tcPr>
          <w:p w14:paraId="14B513C0" w14:textId="7AE43878" w:rsidR="00C77D20" w:rsidRPr="006F307C" w:rsidRDefault="00C77D20" w:rsidP="00C77D20">
            <w:pPr>
              <w:jc w:val="center"/>
              <w:rPr>
                <w:ins w:id="8089" w:author="Στάθης Καπ" w:date="2023-02-02T17:05:00Z"/>
                <w:rFonts w:cstheme="minorHAnsi"/>
                <w:sz w:val="18"/>
                <w:szCs w:val="18"/>
              </w:rPr>
            </w:pPr>
            <w:ins w:id="8090" w:author="Στάθης Καπ" w:date="2023-02-02T17:24:00Z">
              <w:r w:rsidRPr="006F307C">
                <w:rPr>
                  <w:rFonts w:cstheme="minorHAnsi"/>
                  <w:sz w:val="18"/>
                  <w:szCs w:val="18"/>
                  <w:rPrChange w:id="8091" w:author="Στάθης Καπ" w:date="2023-02-02T17:25:00Z">
                    <w:rPr/>
                  </w:rPrChange>
                </w:rPr>
                <w:t>0.477</w:t>
              </w:r>
            </w:ins>
          </w:p>
        </w:tc>
        <w:tc>
          <w:tcPr>
            <w:tcW w:w="428" w:type="dxa"/>
          </w:tcPr>
          <w:p w14:paraId="01C363FA" w14:textId="20575ED1" w:rsidR="00C77D20" w:rsidRPr="006F307C" w:rsidRDefault="00C77D20" w:rsidP="00C77D20">
            <w:pPr>
              <w:jc w:val="center"/>
              <w:rPr>
                <w:ins w:id="8092" w:author="Στάθης Καπ" w:date="2023-02-02T17:05:00Z"/>
                <w:rFonts w:cstheme="minorHAnsi"/>
                <w:sz w:val="18"/>
                <w:szCs w:val="18"/>
              </w:rPr>
            </w:pPr>
            <w:ins w:id="8093" w:author="Στάθης Καπ" w:date="2023-02-02T17:24:00Z">
              <w:r w:rsidRPr="006F307C">
                <w:rPr>
                  <w:rFonts w:cstheme="minorHAnsi"/>
                  <w:sz w:val="18"/>
                  <w:szCs w:val="18"/>
                  <w:rPrChange w:id="8094" w:author="Στάθης Καπ" w:date="2023-02-02T17:25:00Z">
                    <w:rPr/>
                  </w:rPrChange>
                </w:rPr>
                <w:t>72</w:t>
              </w:r>
            </w:ins>
          </w:p>
        </w:tc>
      </w:tr>
      <w:tr w:rsidR="00C77D20" w:rsidRPr="00AB438A" w14:paraId="0B490500" w14:textId="77777777" w:rsidTr="00C77D20">
        <w:trPr>
          <w:trHeight w:val="264"/>
          <w:ins w:id="8095" w:author="Στάθης Καπ" w:date="2023-02-02T17:05:00Z"/>
        </w:trPr>
        <w:tc>
          <w:tcPr>
            <w:tcW w:w="409" w:type="dxa"/>
            <w:vAlign w:val="center"/>
          </w:tcPr>
          <w:p w14:paraId="6D4C9AF2" w14:textId="77777777" w:rsidR="00C77D20" w:rsidRPr="006E0881" w:rsidRDefault="00C77D20" w:rsidP="00C77D20">
            <w:pPr>
              <w:jc w:val="center"/>
              <w:rPr>
                <w:ins w:id="8096" w:author="Στάθης Καπ" w:date="2023-02-02T17:05:00Z"/>
                <w:sz w:val="18"/>
                <w:szCs w:val="18"/>
              </w:rPr>
            </w:pPr>
            <w:ins w:id="8097" w:author="Στάθης Καπ" w:date="2023-02-02T17:05:00Z">
              <w:r w:rsidRPr="006E0881">
                <w:rPr>
                  <w:sz w:val="18"/>
                  <w:szCs w:val="18"/>
                </w:rPr>
                <w:t>Pr15</w:t>
              </w:r>
            </w:ins>
          </w:p>
        </w:tc>
        <w:tc>
          <w:tcPr>
            <w:tcW w:w="466" w:type="dxa"/>
          </w:tcPr>
          <w:p w14:paraId="2EE12DE0" w14:textId="2E702E63" w:rsidR="00C77D20" w:rsidRPr="006F307C" w:rsidRDefault="00C77D20" w:rsidP="00C77D20">
            <w:pPr>
              <w:jc w:val="center"/>
              <w:rPr>
                <w:ins w:id="8098" w:author="Στάθης Καπ" w:date="2023-02-02T17:05:00Z"/>
                <w:rFonts w:cstheme="minorHAnsi"/>
                <w:sz w:val="18"/>
                <w:szCs w:val="18"/>
              </w:rPr>
            </w:pPr>
            <w:ins w:id="8099" w:author="Στάθης Καπ" w:date="2023-02-02T17:09:00Z">
              <w:r w:rsidRPr="006F307C">
                <w:rPr>
                  <w:rFonts w:cstheme="minorHAnsi"/>
                  <w:sz w:val="18"/>
                  <w:szCs w:val="18"/>
                  <w:rPrChange w:id="8100" w:author="Στάθης Καπ" w:date="2023-02-02T17:25:00Z">
                    <w:rPr/>
                  </w:rPrChange>
                </w:rPr>
                <w:t>1837</w:t>
              </w:r>
            </w:ins>
          </w:p>
        </w:tc>
        <w:tc>
          <w:tcPr>
            <w:tcW w:w="799" w:type="dxa"/>
          </w:tcPr>
          <w:p w14:paraId="0FA9BCE0" w14:textId="20B04656" w:rsidR="00C77D20" w:rsidRPr="006F307C" w:rsidRDefault="00C77D20" w:rsidP="00C77D20">
            <w:pPr>
              <w:jc w:val="center"/>
              <w:rPr>
                <w:ins w:id="8101" w:author="Στάθης Καπ" w:date="2023-02-02T17:05:00Z"/>
                <w:rFonts w:cstheme="minorHAnsi"/>
                <w:sz w:val="18"/>
                <w:szCs w:val="18"/>
              </w:rPr>
            </w:pPr>
            <w:ins w:id="8102" w:author="Στάθης Καπ" w:date="2023-02-02T17:09:00Z">
              <w:r w:rsidRPr="006F307C">
                <w:rPr>
                  <w:rFonts w:cstheme="minorHAnsi"/>
                  <w:sz w:val="18"/>
                  <w:szCs w:val="18"/>
                  <w:rPrChange w:id="8103" w:author="Στάθης Καπ" w:date="2023-02-02T17:25:00Z">
                    <w:rPr/>
                  </w:rPrChange>
                </w:rPr>
                <w:t>1.676</w:t>
              </w:r>
            </w:ins>
          </w:p>
        </w:tc>
        <w:tc>
          <w:tcPr>
            <w:tcW w:w="438" w:type="dxa"/>
          </w:tcPr>
          <w:p w14:paraId="7DBF9053" w14:textId="258717D4" w:rsidR="00C77D20" w:rsidRPr="006F307C" w:rsidRDefault="00C77D20" w:rsidP="00C77D20">
            <w:pPr>
              <w:jc w:val="center"/>
              <w:rPr>
                <w:ins w:id="8104" w:author="Στάθης Καπ" w:date="2023-02-02T17:05:00Z"/>
                <w:rFonts w:cstheme="minorHAnsi"/>
                <w:sz w:val="18"/>
                <w:szCs w:val="18"/>
              </w:rPr>
            </w:pPr>
            <w:ins w:id="8105" w:author="Στάθης Καπ" w:date="2023-02-02T17:09:00Z">
              <w:r w:rsidRPr="006F307C">
                <w:rPr>
                  <w:rFonts w:cstheme="minorHAnsi"/>
                  <w:sz w:val="18"/>
                  <w:szCs w:val="18"/>
                  <w:rPrChange w:id="8106" w:author="Στάθης Καπ" w:date="2023-02-02T17:25:00Z">
                    <w:rPr/>
                  </w:rPrChange>
                </w:rPr>
                <w:t>112</w:t>
              </w:r>
            </w:ins>
          </w:p>
        </w:tc>
        <w:tc>
          <w:tcPr>
            <w:tcW w:w="503" w:type="dxa"/>
          </w:tcPr>
          <w:p w14:paraId="3910ADC6" w14:textId="2ACCF0A2" w:rsidR="00C77D20" w:rsidRPr="006F307C" w:rsidRDefault="00C77D20" w:rsidP="00C77D20">
            <w:pPr>
              <w:jc w:val="center"/>
              <w:rPr>
                <w:ins w:id="8107" w:author="Στάθης Καπ" w:date="2023-02-02T17:05:00Z"/>
                <w:rFonts w:cstheme="minorHAnsi"/>
                <w:sz w:val="18"/>
                <w:szCs w:val="18"/>
              </w:rPr>
            </w:pPr>
            <w:ins w:id="8108" w:author="Στάθης Καπ" w:date="2023-02-02T17:22:00Z">
              <w:r w:rsidRPr="006F307C">
                <w:rPr>
                  <w:rFonts w:cstheme="minorHAnsi"/>
                  <w:sz w:val="18"/>
                  <w:szCs w:val="18"/>
                  <w:rPrChange w:id="8109" w:author="Στάθης Καπ" w:date="2023-02-02T17:25:00Z">
                    <w:rPr/>
                  </w:rPrChange>
                </w:rPr>
                <w:t>1792</w:t>
              </w:r>
            </w:ins>
          </w:p>
        </w:tc>
        <w:tc>
          <w:tcPr>
            <w:tcW w:w="558" w:type="dxa"/>
          </w:tcPr>
          <w:p w14:paraId="4FE754E1" w14:textId="133851D1" w:rsidR="00C77D20" w:rsidRPr="006F307C" w:rsidRDefault="00C77D20" w:rsidP="00C77D20">
            <w:pPr>
              <w:jc w:val="center"/>
              <w:rPr>
                <w:ins w:id="8110" w:author="Στάθης Καπ" w:date="2023-02-02T17:05:00Z"/>
                <w:rFonts w:cstheme="minorHAnsi"/>
                <w:sz w:val="18"/>
                <w:szCs w:val="18"/>
              </w:rPr>
            </w:pPr>
            <w:ins w:id="8111" w:author="Στάθης Καπ" w:date="2023-02-02T17:22:00Z">
              <w:r w:rsidRPr="006F307C">
                <w:rPr>
                  <w:rFonts w:cstheme="minorHAnsi"/>
                  <w:sz w:val="18"/>
                  <w:szCs w:val="18"/>
                  <w:rPrChange w:id="8112" w:author="Στάθης Καπ" w:date="2023-02-02T17:25:00Z">
                    <w:rPr/>
                  </w:rPrChange>
                </w:rPr>
                <w:t>1.562</w:t>
              </w:r>
            </w:ins>
          </w:p>
        </w:tc>
        <w:tc>
          <w:tcPr>
            <w:tcW w:w="438" w:type="dxa"/>
          </w:tcPr>
          <w:p w14:paraId="78B00E4E" w14:textId="72A78608" w:rsidR="00C77D20" w:rsidRPr="006F307C" w:rsidRDefault="00C77D20" w:rsidP="00C77D20">
            <w:pPr>
              <w:jc w:val="center"/>
              <w:rPr>
                <w:ins w:id="8113" w:author="Στάθης Καπ" w:date="2023-02-02T17:05:00Z"/>
                <w:rFonts w:cstheme="minorHAnsi"/>
                <w:sz w:val="18"/>
                <w:szCs w:val="18"/>
              </w:rPr>
            </w:pPr>
            <w:ins w:id="8114" w:author="Στάθης Καπ" w:date="2023-02-02T17:22:00Z">
              <w:r w:rsidRPr="006F307C">
                <w:rPr>
                  <w:rFonts w:cstheme="minorHAnsi"/>
                  <w:sz w:val="18"/>
                  <w:szCs w:val="18"/>
                  <w:rPrChange w:id="8115" w:author="Στάθης Καπ" w:date="2023-02-02T17:25:00Z">
                    <w:rPr/>
                  </w:rPrChange>
                </w:rPr>
                <w:t>109</w:t>
              </w:r>
            </w:ins>
          </w:p>
        </w:tc>
        <w:tc>
          <w:tcPr>
            <w:tcW w:w="503" w:type="dxa"/>
          </w:tcPr>
          <w:p w14:paraId="1521CCFC" w14:textId="6CE4C105" w:rsidR="00C77D20" w:rsidRPr="006F307C" w:rsidRDefault="00C77D20" w:rsidP="00C77D20">
            <w:pPr>
              <w:jc w:val="center"/>
              <w:rPr>
                <w:ins w:id="8116" w:author="Στάθης Καπ" w:date="2023-02-02T17:05:00Z"/>
                <w:rFonts w:cstheme="minorHAnsi"/>
                <w:sz w:val="18"/>
                <w:szCs w:val="18"/>
              </w:rPr>
            </w:pPr>
            <w:ins w:id="8117" w:author="Στάθης Καπ" w:date="2023-02-02T17:11:00Z">
              <w:r w:rsidRPr="006F307C">
                <w:rPr>
                  <w:rFonts w:cstheme="minorHAnsi"/>
                  <w:sz w:val="18"/>
                  <w:szCs w:val="18"/>
                  <w:rPrChange w:id="8118" w:author="Στάθης Καπ" w:date="2023-02-02T17:25:00Z">
                    <w:rPr/>
                  </w:rPrChange>
                </w:rPr>
                <w:t>1722</w:t>
              </w:r>
            </w:ins>
          </w:p>
        </w:tc>
        <w:tc>
          <w:tcPr>
            <w:tcW w:w="558" w:type="dxa"/>
          </w:tcPr>
          <w:p w14:paraId="4CC1A2C2" w14:textId="1ECDBFE0" w:rsidR="00C77D20" w:rsidRPr="006F307C" w:rsidRDefault="00C77D20" w:rsidP="00C77D20">
            <w:pPr>
              <w:jc w:val="center"/>
              <w:rPr>
                <w:ins w:id="8119" w:author="Στάθης Καπ" w:date="2023-02-02T17:05:00Z"/>
                <w:rFonts w:cstheme="minorHAnsi"/>
                <w:sz w:val="18"/>
                <w:szCs w:val="18"/>
              </w:rPr>
            </w:pPr>
            <w:ins w:id="8120" w:author="Στάθης Καπ" w:date="2023-02-02T17:11:00Z">
              <w:r w:rsidRPr="006F307C">
                <w:rPr>
                  <w:rFonts w:cstheme="minorHAnsi"/>
                  <w:sz w:val="18"/>
                  <w:szCs w:val="18"/>
                  <w:rPrChange w:id="8121" w:author="Στάθης Καπ" w:date="2023-02-02T17:25:00Z">
                    <w:rPr/>
                  </w:rPrChange>
                </w:rPr>
                <w:t>1.172</w:t>
              </w:r>
            </w:ins>
          </w:p>
        </w:tc>
        <w:tc>
          <w:tcPr>
            <w:tcW w:w="438" w:type="dxa"/>
          </w:tcPr>
          <w:p w14:paraId="3B8DC3B2" w14:textId="5646ACF2" w:rsidR="00C77D20" w:rsidRPr="006F307C" w:rsidRDefault="00C77D20" w:rsidP="00C77D20">
            <w:pPr>
              <w:jc w:val="center"/>
              <w:rPr>
                <w:ins w:id="8122" w:author="Στάθης Καπ" w:date="2023-02-02T17:05:00Z"/>
                <w:rFonts w:cstheme="minorHAnsi"/>
                <w:sz w:val="18"/>
                <w:szCs w:val="18"/>
              </w:rPr>
            </w:pPr>
            <w:ins w:id="8123" w:author="Στάθης Καπ" w:date="2023-02-02T17:11:00Z">
              <w:r w:rsidRPr="006F307C">
                <w:rPr>
                  <w:rFonts w:cstheme="minorHAnsi"/>
                  <w:sz w:val="18"/>
                  <w:szCs w:val="18"/>
                  <w:rPrChange w:id="8124" w:author="Στάθης Καπ" w:date="2023-02-02T17:25:00Z">
                    <w:rPr/>
                  </w:rPrChange>
                </w:rPr>
                <w:t>106</w:t>
              </w:r>
            </w:ins>
          </w:p>
        </w:tc>
        <w:tc>
          <w:tcPr>
            <w:tcW w:w="503" w:type="dxa"/>
          </w:tcPr>
          <w:p w14:paraId="489947A0" w14:textId="4ED1C33D" w:rsidR="00C77D20" w:rsidRPr="006F307C" w:rsidRDefault="00C77D20" w:rsidP="00C77D20">
            <w:pPr>
              <w:jc w:val="center"/>
              <w:rPr>
                <w:ins w:id="8125" w:author="Στάθης Καπ" w:date="2023-02-02T17:05:00Z"/>
                <w:rFonts w:cstheme="minorHAnsi"/>
                <w:sz w:val="18"/>
                <w:szCs w:val="18"/>
              </w:rPr>
            </w:pPr>
            <w:ins w:id="8126" w:author="Στάθης Καπ" w:date="2023-02-02T17:23:00Z">
              <w:r w:rsidRPr="006F307C">
                <w:rPr>
                  <w:rFonts w:cstheme="minorHAnsi"/>
                  <w:sz w:val="18"/>
                  <w:szCs w:val="18"/>
                  <w:rPrChange w:id="8127" w:author="Στάθης Καπ" w:date="2023-02-02T17:25:00Z">
                    <w:rPr/>
                  </w:rPrChange>
                </w:rPr>
                <w:t>1667</w:t>
              </w:r>
            </w:ins>
          </w:p>
        </w:tc>
        <w:tc>
          <w:tcPr>
            <w:tcW w:w="558" w:type="dxa"/>
          </w:tcPr>
          <w:p w14:paraId="3B5D954D" w14:textId="603BDB97" w:rsidR="00C77D20" w:rsidRPr="006F307C" w:rsidRDefault="00C77D20" w:rsidP="00C77D20">
            <w:pPr>
              <w:jc w:val="center"/>
              <w:rPr>
                <w:ins w:id="8128" w:author="Στάθης Καπ" w:date="2023-02-02T17:05:00Z"/>
                <w:rFonts w:cstheme="minorHAnsi"/>
                <w:sz w:val="18"/>
                <w:szCs w:val="18"/>
              </w:rPr>
            </w:pPr>
            <w:ins w:id="8129" w:author="Στάθης Καπ" w:date="2023-02-02T17:23:00Z">
              <w:r w:rsidRPr="006F307C">
                <w:rPr>
                  <w:rFonts w:cstheme="minorHAnsi"/>
                  <w:sz w:val="18"/>
                  <w:szCs w:val="18"/>
                  <w:rPrChange w:id="8130" w:author="Στάθης Καπ" w:date="2023-02-02T17:25:00Z">
                    <w:rPr/>
                  </w:rPrChange>
                </w:rPr>
                <w:t>0.903</w:t>
              </w:r>
            </w:ins>
          </w:p>
        </w:tc>
        <w:tc>
          <w:tcPr>
            <w:tcW w:w="438" w:type="dxa"/>
          </w:tcPr>
          <w:p w14:paraId="10356C17" w14:textId="7364274A" w:rsidR="00C77D20" w:rsidRPr="006F307C" w:rsidRDefault="00C77D20" w:rsidP="00C77D20">
            <w:pPr>
              <w:jc w:val="center"/>
              <w:rPr>
                <w:ins w:id="8131" w:author="Στάθης Καπ" w:date="2023-02-02T17:05:00Z"/>
                <w:rFonts w:cstheme="minorHAnsi"/>
                <w:sz w:val="18"/>
                <w:szCs w:val="18"/>
              </w:rPr>
            </w:pPr>
            <w:ins w:id="8132" w:author="Στάθης Καπ" w:date="2023-02-02T17:23:00Z">
              <w:r w:rsidRPr="006F307C">
                <w:rPr>
                  <w:rFonts w:cstheme="minorHAnsi"/>
                  <w:sz w:val="18"/>
                  <w:szCs w:val="18"/>
                  <w:rPrChange w:id="8133" w:author="Στάθης Καπ" w:date="2023-02-02T17:25:00Z">
                    <w:rPr/>
                  </w:rPrChange>
                </w:rPr>
                <w:t>101</w:t>
              </w:r>
            </w:ins>
          </w:p>
        </w:tc>
        <w:tc>
          <w:tcPr>
            <w:tcW w:w="503" w:type="dxa"/>
          </w:tcPr>
          <w:p w14:paraId="6C805BE9" w14:textId="3F46D40A" w:rsidR="00C77D20" w:rsidRPr="006F307C" w:rsidRDefault="00C77D20" w:rsidP="00C77D20">
            <w:pPr>
              <w:jc w:val="center"/>
              <w:rPr>
                <w:ins w:id="8134" w:author="Στάθης Καπ" w:date="2023-02-02T17:05:00Z"/>
                <w:rFonts w:cstheme="minorHAnsi"/>
                <w:sz w:val="18"/>
                <w:szCs w:val="18"/>
              </w:rPr>
            </w:pPr>
            <w:ins w:id="8135" w:author="Στάθης Καπ" w:date="2023-02-02T17:19:00Z">
              <w:r w:rsidRPr="006F307C">
                <w:rPr>
                  <w:rFonts w:cstheme="minorHAnsi"/>
                  <w:sz w:val="18"/>
                  <w:szCs w:val="18"/>
                  <w:rPrChange w:id="8136" w:author="Στάθης Καπ" w:date="2023-02-02T17:25:00Z">
                    <w:rPr/>
                  </w:rPrChange>
                </w:rPr>
                <w:t>1657</w:t>
              </w:r>
            </w:ins>
          </w:p>
        </w:tc>
        <w:tc>
          <w:tcPr>
            <w:tcW w:w="558" w:type="dxa"/>
          </w:tcPr>
          <w:p w14:paraId="1352E445" w14:textId="1B415289" w:rsidR="00C77D20" w:rsidRPr="006F307C" w:rsidRDefault="00C77D20" w:rsidP="00C77D20">
            <w:pPr>
              <w:jc w:val="center"/>
              <w:rPr>
                <w:ins w:id="8137" w:author="Στάθης Καπ" w:date="2023-02-02T17:05:00Z"/>
                <w:rFonts w:cstheme="minorHAnsi"/>
                <w:sz w:val="18"/>
                <w:szCs w:val="18"/>
              </w:rPr>
            </w:pPr>
            <w:ins w:id="8138" w:author="Στάθης Καπ" w:date="2023-02-02T17:19:00Z">
              <w:r w:rsidRPr="006F307C">
                <w:rPr>
                  <w:rFonts w:cstheme="minorHAnsi"/>
                  <w:sz w:val="18"/>
                  <w:szCs w:val="18"/>
                  <w:rPrChange w:id="8139" w:author="Στάθης Καπ" w:date="2023-02-02T17:25:00Z">
                    <w:rPr/>
                  </w:rPrChange>
                </w:rPr>
                <w:t>0.76</w:t>
              </w:r>
            </w:ins>
          </w:p>
        </w:tc>
        <w:tc>
          <w:tcPr>
            <w:tcW w:w="438" w:type="dxa"/>
          </w:tcPr>
          <w:p w14:paraId="6E0BF0D2" w14:textId="34080F83" w:rsidR="00C77D20" w:rsidRPr="006F307C" w:rsidRDefault="00C77D20" w:rsidP="00C77D20">
            <w:pPr>
              <w:jc w:val="center"/>
              <w:rPr>
                <w:ins w:id="8140" w:author="Στάθης Καπ" w:date="2023-02-02T17:05:00Z"/>
                <w:rFonts w:cstheme="minorHAnsi"/>
                <w:sz w:val="18"/>
                <w:szCs w:val="18"/>
              </w:rPr>
            </w:pPr>
            <w:ins w:id="8141" w:author="Στάθης Καπ" w:date="2023-02-02T17:19:00Z">
              <w:r w:rsidRPr="006F307C">
                <w:rPr>
                  <w:rFonts w:cstheme="minorHAnsi"/>
                  <w:sz w:val="18"/>
                  <w:szCs w:val="18"/>
                  <w:rPrChange w:id="8142" w:author="Στάθης Καπ" w:date="2023-02-02T17:25:00Z">
                    <w:rPr/>
                  </w:rPrChange>
                </w:rPr>
                <w:t>103</w:t>
              </w:r>
            </w:ins>
          </w:p>
        </w:tc>
        <w:tc>
          <w:tcPr>
            <w:tcW w:w="456" w:type="dxa"/>
          </w:tcPr>
          <w:p w14:paraId="5B22AC9C" w14:textId="52DD2ED9" w:rsidR="00C77D20" w:rsidRPr="006F307C" w:rsidRDefault="00C77D20" w:rsidP="00C77D20">
            <w:pPr>
              <w:jc w:val="center"/>
              <w:rPr>
                <w:ins w:id="8143" w:author="Στάθης Καπ" w:date="2023-02-02T17:05:00Z"/>
                <w:rFonts w:cstheme="minorHAnsi"/>
                <w:sz w:val="18"/>
                <w:szCs w:val="18"/>
              </w:rPr>
            </w:pPr>
            <w:ins w:id="8144" w:author="Στάθης Καπ" w:date="2023-02-02T17:24:00Z">
              <w:r w:rsidRPr="006F307C">
                <w:rPr>
                  <w:rFonts w:cstheme="minorHAnsi"/>
                  <w:sz w:val="18"/>
                  <w:szCs w:val="18"/>
                  <w:rPrChange w:id="8145" w:author="Στάθης Καπ" w:date="2023-02-02T17:25:00Z">
                    <w:rPr/>
                  </w:rPrChange>
                </w:rPr>
                <w:t>1455</w:t>
              </w:r>
            </w:ins>
          </w:p>
        </w:tc>
        <w:tc>
          <w:tcPr>
            <w:tcW w:w="548" w:type="dxa"/>
          </w:tcPr>
          <w:p w14:paraId="5C44D47B" w14:textId="0A5B1A25" w:rsidR="00C77D20" w:rsidRPr="006F307C" w:rsidRDefault="00C77D20" w:rsidP="00C77D20">
            <w:pPr>
              <w:jc w:val="center"/>
              <w:rPr>
                <w:ins w:id="8146" w:author="Στάθης Καπ" w:date="2023-02-02T17:05:00Z"/>
                <w:rFonts w:cstheme="minorHAnsi"/>
                <w:sz w:val="18"/>
                <w:szCs w:val="18"/>
              </w:rPr>
            </w:pPr>
            <w:ins w:id="8147" w:author="Στάθης Καπ" w:date="2023-02-02T17:24:00Z">
              <w:r w:rsidRPr="006F307C">
                <w:rPr>
                  <w:rFonts w:cstheme="minorHAnsi"/>
                  <w:sz w:val="18"/>
                  <w:szCs w:val="18"/>
                  <w:rPrChange w:id="8148" w:author="Στάθης Καπ" w:date="2023-02-02T17:25:00Z">
                    <w:rPr/>
                  </w:rPrChange>
                </w:rPr>
                <w:t>0.645</w:t>
              </w:r>
            </w:ins>
          </w:p>
        </w:tc>
        <w:tc>
          <w:tcPr>
            <w:tcW w:w="428" w:type="dxa"/>
          </w:tcPr>
          <w:p w14:paraId="57985D88" w14:textId="6406B2B7" w:rsidR="00C77D20" w:rsidRPr="006F307C" w:rsidRDefault="00C77D20" w:rsidP="00C77D20">
            <w:pPr>
              <w:jc w:val="center"/>
              <w:rPr>
                <w:ins w:id="8149" w:author="Στάθης Καπ" w:date="2023-02-02T17:05:00Z"/>
                <w:rFonts w:cstheme="minorHAnsi"/>
                <w:sz w:val="18"/>
                <w:szCs w:val="18"/>
              </w:rPr>
            </w:pPr>
            <w:ins w:id="8150" w:author="Στάθης Καπ" w:date="2023-02-02T17:24:00Z">
              <w:r w:rsidRPr="006F307C">
                <w:rPr>
                  <w:rFonts w:cstheme="minorHAnsi"/>
                  <w:sz w:val="18"/>
                  <w:szCs w:val="18"/>
                  <w:rPrChange w:id="8151" w:author="Στάθης Καπ" w:date="2023-02-02T17:25:00Z">
                    <w:rPr/>
                  </w:rPrChange>
                </w:rPr>
                <w:t>89</w:t>
              </w:r>
            </w:ins>
          </w:p>
        </w:tc>
      </w:tr>
      <w:tr w:rsidR="00C77D20" w:rsidRPr="00AB438A" w14:paraId="65301C97" w14:textId="77777777" w:rsidTr="00C77D20">
        <w:trPr>
          <w:trHeight w:val="247"/>
          <w:ins w:id="8152" w:author="Στάθης Καπ" w:date="2023-02-02T17:05:00Z"/>
        </w:trPr>
        <w:tc>
          <w:tcPr>
            <w:tcW w:w="409" w:type="dxa"/>
            <w:vAlign w:val="center"/>
          </w:tcPr>
          <w:p w14:paraId="0B517545" w14:textId="77777777" w:rsidR="00C77D20" w:rsidRPr="006E0881" w:rsidRDefault="00C77D20" w:rsidP="00C77D20">
            <w:pPr>
              <w:jc w:val="center"/>
              <w:rPr>
                <w:ins w:id="8153" w:author="Στάθης Καπ" w:date="2023-02-02T17:05:00Z"/>
                <w:sz w:val="18"/>
                <w:szCs w:val="18"/>
              </w:rPr>
            </w:pPr>
            <w:ins w:id="8154" w:author="Στάθης Καπ" w:date="2023-02-02T17:05:00Z">
              <w:r w:rsidRPr="006E0881">
                <w:rPr>
                  <w:sz w:val="18"/>
                  <w:szCs w:val="18"/>
                </w:rPr>
                <w:t>Pr16</w:t>
              </w:r>
            </w:ins>
          </w:p>
        </w:tc>
        <w:tc>
          <w:tcPr>
            <w:tcW w:w="466" w:type="dxa"/>
          </w:tcPr>
          <w:p w14:paraId="4F0C883F" w14:textId="4AA9D78A" w:rsidR="00C77D20" w:rsidRPr="006F307C" w:rsidRDefault="00C77D20" w:rsidP="00C77D20">
            <w:pPr>
              <w:jc w:val="center"/>
              <w:rPr>
                <w:ins w:id="8155" w:author="Στάθης Καπ" w:date="2023-02-02T17:05:00Z"/>
                <w:rFonts w:cstheme="minorHAnsi"/>
                <w:sz w:val="18"/>
                <w:szCs w:val="18"/>
              </w:rPr>
            </w:pPr>
            <w:ins w:id="8156" w:author="Στάθης Καπ" w:date="2023-02-02T17:09:00Z">
              <w:r w:rsidRPr="006F307C">
                <w:rPr>
                  <w:rFonts w:cstheme="minorHAnsi"/>
                  <w:sz w:val="18"/>
                  <w:szCs w:val="18"/>
                  <w:rPrChange w:id="8157" w:author="Στάθης Καπ" w:date="2023-02-02T17:25:00Z">
                    <w:rPr/>
                  </w:rPrChange>
                </w:rPr>
                <w:t>1772</w:t>
              </w:r>
            </w:ins>
          </w:p>
        </w:tc>
        <w:tc>
          <w:tcPr>
            <w:tcW w:w="799" w:type="dxa"/>
          </w:tcPr>
          <w:p w14:paraId="2ED3AADC" w14:textId="70BE9376" w:rsidR="00C77D20" w:rsidRPr="006F307C" w:rsidRDefault="00C77D20" w:rsidP="00C77D20">
            <w:pPr>
              <w:jc w:val="center"/>
              <w:rPr>
                <w:ins w:id="8158" w:author="Στάθης Καπ" w:date="2023-02-02T17:05:00Z"/>
                <w:rFonts w:cstheme="minorHAnsi"/>
                <w:sz w:val="18"/>
                <w:szCs w:val="18"/>
              </w:rPr>
            </w:pPr>
            <w:ins w:id="8159" w:author="Στάθης Καπ" w:date="2023-02-02T17:09:00Z">
              <w:r w:rsidRPr="006F307C">
                <w:rPr>
                  <w:rFonts w:cstheme="minorHAnsi"/>
                  <w:sz w:val="18"/>
                  <w:szCs w:val="18"/>
                  <w:rPrChange w:id="8160" w:author="Στάθης Καπ" w:date="2023-02-02T17:25:00Z">
                    <w:rPr/>
                  </w:rPrChange>
                </w:rPr>
                <w:t>2.683</w:t>
              </w:r>
            </w:ins>
          </w:p>
        </w:tc>
        <w:tc>
          <w:tcPr>
            <w:tcW w:w="438" w:type="dxa"/>
          </w:tcPr>
          <w:p w14:paraId="094E88D3" w14:textId="5A2BF6E6" w:rsidR="00C77D20" w:rsidRPr="006F307C" w:rsidRDefault="00C77D20" w:rsidP="00C77D20">
            <w:pPr>
              <w:jc w:val="center"/>
              <w:rPr>
                <w:ins w:id="8161" w:author="Στάθης Καπ" w:date="2023-02-02T17:05:00Z"/>
                <w:rFonts w:cstheme="minorHAnsi"/>
                <w:sz w:val="18"/>
                <w:szCs w:val="18"/>
              </w:rPr>
            </w:pPr>
            <w:ins w:id="8162" w:author="Στάθης Καπ" w:date="2023-02-02T17:09:00Z">
              <w:r w:rsidRPr="006F307C">
                <w:rPr>
                  <w:rFonts w:cstheme="minorHAnsi"/>
                  <w:sz w:val="18"/>
                  <w:szCs w:val="18"/>
                  <w:rPrChange w:id="8163" w:author="Στάθης Καπ" w:date="2023-02-02T17:25:00Z">
                    <w:rPr/>
                  </w:rPrChange>
                </w:rPr>
                <w:t>105</w:t>
              </w:r>
            </w:ins>
          </w:p>
        </w:tc>
        <w:tc>
          <w:tcPr>
            <w:tcW w:w="503" w:type="dxa"/>
          </w:tcPr>
          <w:p w14:paraId="24E3C465" w14:textId="1FCDC935" w:rsidR="00C77D20" w:rsidRPr="006F307C" w:rsidRDefault="00C77D20" w:rsidP="00C77D20">
            <w:pPr>
              <w:jc w:val="center"/>
              <w:rPr>
                <w:ins w:id="8164" w:author="Στάθης Καπ" w:date="2023-02-02T17:05:00Z"/>
                <w:rFonts w:cstheme="minorHAnsi"/>
                <w:sz w:val="18"/>
                <w:szCs w:val="18"/>
              </w:rPr>
            </w:pPr>
            <w:ins w:id="8165" w:author="Στάθης Καπ" w:date="2023-02-02T17:22:00Z">
              <w:r w:rsidRPr="006F307C">
                <w:rPr>
                  <w:rFonts w:cstheme="minorHAnsi"/>
                  <w:sz w:val="18"/>
                  <w:szCs w:val="18"/>
                  <w:rPrChange w:id="8166" w:author="Στάθης Καπ" w:date="2023-02-02T17:25:00Z">
                    <w:rPr/>
                  </w:rPrChange>
                </w:rPr>
                <w:t>1697</w:t>
              </w:r>
            </w:ins>
          </w:p>
        </w:tc>
        <w:tc>
          <w:tcPr>
            <w:tcW w:w="558" w:type="dxa"/>
          </w:tcPr>
          <w:p w14:paraId="50F223F1" w14:textId="34ACCA1A" w:rsidR="00C77D20" w:rsidRPr="006F307C" w:rsidRDefault="00C77D20" w:rsidP="00C77D20">
            <w:pPr>
              <w:jc w:val="center"/>
              <w:rPr>
                <w:ins w:id="8167" w:author="Στάθης Καπ" w:date="2023-02-02T17:05:00Z"/>
                <w:rFonts w:cstheme="minorHAnsi"/>
                <w:sz w:val="18"/>
                <w:szCs w:val="18"/>
              </w:rPr>
            </w:pPr>
            <w:ins w:id="8168" w:author="Στάθης Καπ" w:date="2023-02-02T17:22:00Z">
              <w:r w:rsidRPr="006F307C">
                <w:rPr>
                  <w:rFonts w:cstheme="minorHAnsi"/>
                  <w:sz w:val="18"/>
                  <w:szCs w:val="18"/>
                  <w:rPrChange w:id="8169" w:author="Στάθης Καπ" w:date="2023-02-02T17:25:00Z">
                    <w:rPr/>
                  </w:rPrChange>
                </w:rPr>
                <w:t>1.637</w:t>
              </w:r>
            </w:ins>
          </w:p>
        </w:tc>
        <w:tc>
          <w:tcPr>
            <w:tcW w:w="438" w:type="dxa"/>
          </w:tcPr>
          <w:p w14:paraId="7459B8CD" w14:textId="63D204BC" w:rsidR="00C77D20" w:rsidRPr="006F307C" w:rsidRDefault="00C77D20" w:rsidP="00C77D20">
            <w:pPr>
              <w:jc w:val="center"/>
              <w:rPr>
                <w:ins w:id="8170" w:author="Στάθης Καπ" w:date="2023-02-02T17:05:00Z"/>
                <w:rFonts w:cstheme="minorHAnsi"/>
                <w:sz w:val="18"/>
                <w:szCs w:val="18"/>
              </w:rPr>
            </w:pPr>
            <w:ins w:id="8171" w:author="Στάθης Καπ" w:date="2023-02-02T17:22:00Z">
              <w:r w:rsidRPr="006F307C">
                <w:rPr>
                  <w:rFonts w:cstheme="minorHAnsi"/>
                  <w:sz w:val="18"/>
                  <w:szCs w:val="18"/>
                  <w:rPrChange w:id="8172" w:author="Στάθης Καπ" w:date="2023-02-02T17:25:00Z">
                    <w:rPr/>
                  </w:rPrChange>
                </w:rPr>
                <w:t>103</w:t>
              </w:r>
            </w:ins>
          </w:p>
        </w:tc>
        <w:tc>
          <w:tcPr>
            <w:tcW w:w="503" w:type="dxa"/>
          </w:tcPr>
          <w:p w14:paraId="31139206" w14:textId="70659F12" w:rsidR="00C77D20" w:rsidRPr="006F307C" w:rsidRDefault="00C77D20" w:rsidP="00C77D20">
            <w:pPr>
              <w:jc w:val="center"/>
              <w:rPr>
                <w:ins w:id="8173" w:author="Στάθης Καπ" w:date="2023-02-02T17:05:00Z"/>
                <w:rFonts w:cstheme="minorHAnsi"/>
                <w:sz w:val="18"/>
                <w:szCs w:val="18"/>
              </w:rPr>
            </w:pPr>
            <w:ins w:id="8174" w:author="Στάθης Καπ" w:date="2023-02-02T17:11:00Z">
              <w:r w:rsidRPr="006F307C">
                <w:rPr>
                  <w:rFonts w:cstheme="minorHAnsi"/>
                  <w:sz w:val="18"/>
                  <w:szCs w:val="18"/>
                  <w:rPrChange w:id="8175" w:author="Στάθης Καπ" w:date="2023-02-02T17:25:00Z">
                    <w:rPr/>
                  </w:rPrChange>
                </w:rPr>
                <w:t>1646</w:t>
              </w:r>
            </w:ins>
          </w:p>
        </w:tc>
        <w:tc>
          <w:tcPr>
            <w:tcW w:w="558" w:type="dxa"/>
          </w:tcPr>
          <w:p w14:paraId="56D5CC44" w14:textId="0594699B" w:rsidR="00C77D20" w:rsidRPr="006F307C" w:rsidRDefault="00C77D20" w:rsidP="00C77D20">
            <w:pPr>
              <w:jc w:val="center"/>
              <w:rPr>
                <w:ins w:id="8176" w:author="Στάθης Καπ" w:date="2023-02-02T17:05:00Z"/>
                <w:rFonts w:cstheme="minorHAnsi"/>
                <w:sz w:val="18"/>
                <w:szCs w:val="18"/>
              </w:rPr>
            </w:pPr>
            <w:ins w:id="8177" w:author="Στάθης Καπ" w:date="2023-02-02T17:11:00Z">
              <w:r w:rsidRPr="006F307C">
                <w:rPr>
                  <w:rFonts w:cstheme="minorHAnsi"/>
                  <w:sz w:val="18"/>
                  <w:szCs w:val="18"/>
                  <w:rPrChange w:id="8178" w:author="Στάθης Καπ" w:date="2023-02-02T17:25:00Z">
                    <w:rPr/>
                  </w:rPrChange>
                </w:rPr>
                <w:t>1.335</w:t>
              </w:r>
            </w:ins>
          </w:p>
        </w:tc>
        <w:tc>
          <w:tcPr>
            <w:tcW w:w="438" w:type="dxa"/>
          </w:tcPr>
          <w:p w14:paraId="630A2F9B" w14:textId="29A420B9" w:rsidR="00C77D20" w:rsidRPr="006F307C" w:rsidRDefault="00C77D20" w:rsidP="00C77D20">
            <w:pPr>
              <w:jc w:val="center"/>
              <w:rPr>
                <w:ins w:id="8179" w:author="Στάθης Καπ" w:date="2023-02-02T17:05:00Z"/>
                <w:rFonts w:cstheme="minorHAnsi"/>
                <w:sz w:val="18"/>
                <w:szCs w:val="18"/>
              </w:rPr>
            </w:pPr>
            <w:ins w:id="8180" w:author="Στάθης Καπ" w:date="2023-02-02T17:11:00Z">
              <w:r w:rsidRPr="006F307C">
                <w:rPr>
                  <w:rFonts w:cstheme="minorHAnsi"/>
                  <w:sz w:val="18"/>
                  <w:szCs w:val="18"/>
                  <w:rPrChange w:id="8181" w:author="Στάθης Καπ" w:date="2023-02-02T17:25:00Z">
                    <w:rPr/>
                  </w:rPrChange>
                </w:rPr>
                <w:t>98</w:t>
              </w:r>
            </w:ins>
          </w:p>
        </w:tc>
        <w:tc>
          <w:tcPr>
            <w:tcW w:w="503" w:type="dxa"/>
          </w:tcPr>
          <w:p w14:paraId="18D14486" w14:textId="64443040" w:rsidR="00C77D20" w:rsidRPr="006F307C" w:rsidRDefault="00C77D20" w:rsidP="00C77D20">
            <w:pPr>
              <w:jc w:val="center"/>
              <w:rPr>
                <w:ins w:id="8182" w:author="Στάθης Καπ" w:date="2023-02-02T17:05:00Z"/>
                <w:rFonts w:cstheme="minorHAnsi"/>
                <w:sz w:val="18"/>
                <w:szCs w:val="18"/>
              </w:rPr>
            </w:pPr>
            <w:ins w:id="8183" w:author="Στάθης Καπ" w:date="2023-02-02T17:23:00Z">
              <w:r w:rsidRPr="006F307C">
                <w:rPr>
                  <w:rFonts w:cstheme="minorHAnsi"/>
                  <w:sz w:val="18"/>
                  <w:szCs w:val="18"/>
                  <w:rPrChange w:id="8184" w:author="Στάθης Καπ" w:date="2023-02-02T17:25:00Z">
                    <w:rPr/>
                  </w:rPrChange>
                </w:rPr>
                <w:t>1472</w:t>
              </w:r>
            </w:ins>
          </w:p>
        </w:tc>
        <w:tc>
          <w:tcPr>
            <w:tcW w:w="558" w:type="dxa"/>
          </w:tcPr>
          <w:p w14:paraId="2F3E7BC8" w14:textId="26FBF685" w:rsidR="00C77D20" w:rsidRPr="006F307C" w:rsidRDefault="00C77D20" w:rsidP="00C77D20">
            <w:pPr>
              <w:jc w:val="center"/>
              <w:rPr>
                <w:ins w:id="8185" w:author="Στάθης Καπ" w:date="2023-02-02T17:05:00Z"/>
                <w:rFonts w:cstheme="minorHAnsi"/>
                <w:sz w:val="18"/>
                <w:szCs w:val="18"/>
              </w:rPr>
            </w:pPr>
            <w:ins w:id="8186" w:author="Στάθης Καπ" w:date="2023-02-02T17:23:00Z">
              <w:r w:rsidRPr="006F307C">
                <w:rPr>
                  <w:rFonts w:cstheme="minorHAnsi"/>
                  <w:sz w:val="18"/>
                  <w:szCs w:val="18"/>
                  <w:rPrChange w:id="8187" w:author="Στάθης Καπ" w:date="2023-02-02T17:25:00Z">
                    <w:rPr/>
                  </w:rPrChange>
                </w:rPr>
                <w:t>2.242</w:t>
              </w:r>
            </w:ins>
          </w:p>
        </w:tc>
        <w:tc>
          <w:tcPr>
            <w:tcW w:w="438" w:type="dxa"/>
          </w:tcPr>
          <w:p w14:paraId="0B1F7CDA" w14:textId="2B2D1C0B" w:rsidR="00C77D20" w:rsidRPr="006F307C" w:rsidRDefault="00C77D20" w:rsidP="00C77D20">
            <w:pPr>
              <w:jc w:val="center"/>
              <w:rPr>
                <w:ins w:id="8188" w:author="Στάθης Καπ" w:date="2023-02-02T17:05:00Z"/>
                <w:rFonts w:cstheme="minorHAnsi"/>
                <w:sz w:val="18"/>
                <w:szCs w:val="18"/>
              </w:rPr>
            </w:pPr>
            <w:ins w:id="8189" w:author="Στάθης Καπ" w:date="2023-02-02T17:23:00Z">
              <w:r w:rsidRPr="006F307C">
                <w:rPr>
                  <w:rFonts w:cstheme="minorHAnsi"/>
                  <w:sz w:val="18"/>
                  <w:szCs w:val="18"/>
                  <w:rPrChange w:id="8190" w:author="Στάθης Καπ" w:date="2023-02-02T17:25:00Z">
                    <w:rPr/>
                  </w:rPrChange>
                </w:rPr>
                <w:t>89</w:t>
              </w:r>
            </w:ins>
          </w:p>
        </w:tc>
        <w:tc>
          <w:tcPr>
            <w:tcW w:w="503" w:type="dxa"/>
          </w:tcPr>
          <w:p w14:paraId="52057ED3" w14:textId="3447E1D8" w:rsidR="00C77D20" w:rsidRPr="006F307C" w:rsidRDefault="00C77D20" w:rsidP="00C77D20">
            <w:pPr>
              <w:jc w:val="center"/>
              <w:rPr>
                <w:ins w:id="8191" w:author="Στάθης Καπ" w:date="2023-02-02T17:05:00Z"/>
                <w:rFonts w:cstheme="minorHAnsi"/>
                <w:sz w:val="18"/>
                <w:szCs w:val="18"/>
              </w:rPr>
            </w:pPr>
            <w:ins w:id="8192" w:author="Στάθης Καπ" w:date="2023-02-02T17:19:00Z">
              <w:r w:rsidRPr="006F307C">
                <w:rPr>
                  <w:rFonts w:cstheme="minorHAnsi"/>
                  <w:sz w:val="18"/>
                  <w:szCs w:val="18"/>
                  <w:rPrChange w:id="8193" w:author="Στάθης Καπ" w:date="2023-02-02T17:25:00Z">
                    <w:rPr/>
                  </w:rPrChange>
                </w:rPr>
                <w:t>1706</w:t>
              </w:r>
            </w:ins>
          </w:p>
        </w:tc>
        <w:tc>
          <w:tcPr>
            <w:tcW w:w="558" w:type="dxa"/>
          </w:tcPr>
          <w:p w14:paraId="37DF575E" w14:textId="44AFD95C" w:rsidR="00C77D20" w:rsidRPr="006F307C" w:rsidRDefault="00C77D20" w:rsidP="00C77D20">
            <w:pPr>
              <w:jc w:val="center"/>
              <w:rPr>
                <w:ins w:id="8194" w:author="Στάθης Καπ" w:date="2023-02-02T17:05:00Z"/>
                <w:rFonts w:cstheme="minorHAnsi"/>
                <w:sz w:val="18"/>
                <w:szCs w:val="18"/>
              </w:rPr>
            </w:pPr>
            <w:ins w:id="8195" w:author="Στάθης Καπ" w:date="2023-02-02T17:19:00Z">
              <w:r w:rsidRPr="006F307C">
                <w:rPr>
                  <w:rFonts w:cstheme="minorHAnsi"/>
                  <w:sz w:val="18"/>
                  <w:szCs w:val="18"/>
                  <w:rPrChange w:id="8196" w:author="Στάθης Καπ" w:date="2023-02-02T17:25:00Z">
                    <w:rPr/>
                  </w:rPrChange>
                </w:rPr>
                <w:t>1.045</w:t>
              </w:r>
            </w:ins>
          </w:p>
        </w:tc>
        <w:tc>
          <w:tcPr>
            <w:tcW w:w="438" w:type="dxa"/>
          </w:tcPr>
          <w:p w14:paraId="0E278E83" w14:textId="2932799C" w:rsidR="00C77D20" w:rsidRPr="006F307C" w:rsidRDefault="00C77D20" w:rsidP="00C77D20">
            <w:pPr>
              <w:jc w:val="center"/>
              <w:rPr>
                <w:ins w:id="8197" w:author="Στάθης Καπ" w:date="2023-02-02T17:05:00Z"/>
                <w:rFonts w:cstheme="minorHAnsi"/>
                <w:sz w:val="18"/>
                <w:szCs w:val="18"/>
              </w:rPr>
            </w:pPr>
            <w:ins w:id="8198" w:author="Στάθης Καπ" w:date="2023-02-02T17:19:00Z">
              <w:r w:rsidRPr="006F307C">
                <w:rPr>
                  <w:rFonts w:cstheme="minorHAnsi"/>
                  <w:sz w:val="18"/>
                  <w:szCs w:val="18"/>
                  <w:rPrChange w:id="8199" w:author="Στάθης Καπ" w:date="2023-02-02T17:25:00Z">
                    <w:rPr/>
                  </w:rPrChange>
                </w:rPr>
                <w:t>103</w:t>
              </w:r>
            </w:ins>
          </w:p>
        </w:tc>
        <w:tc>
          <w:tcPr>
            <w:tcW w:w="456" w:type="dxa"/>
          </w:tcPr>
          <w:p w14:paraId="1E92F782" w14:textId="7002F5F0" w:rsidR="00C77D20" w:rsidRPr="006F307C" w:rsidRDefault="00C77D20" w:rsidP="00C77D20">
            <w:pPr>
              <w:jc w:val="center"/>
              <w:rPr>
                <w:ins w:id="8200" w:author="Στάθης Καπ" w:date="2023-02-02T17:05:00Z"/>
                <w:rFonts w:cstheme="minorHAnsi"/>
                <w:sz w:val="18"/>
                <w:szCs w:val="18"/>
              </w:rPr>
            </w:pPr>
            <w:ins w:id="8201" w:author="Στάθης Καπ" w:date="2023-02-02T17:24:00Z">
              <w:r w:rsidRPr="006F307C">
                <w:rPr>
                  <w:rFonts w:cstheme="minorHAnsi"/>
                  <w:sz w:val="18"/>
                  <w:szCs w:val="18"/>
                  <w:rPrChange w:id="8202" w:author="Στάθης Καπ" w:date="2023-02-02T17:25:00Z">
                    <w:rPr/>
                  </w:rPrChange>
                </w:rPr>
                <w:t>1488</w:t>
              </w:r>
            </w:ins>
          </w:p>
        </w:tc>
        <w:tc>
          <w:tcPr>
            <w:tcW w:w="548" w:type="dxa"/>
          </w:tcPr>
          <w:p w14:paraId="072DE762" w14:textId="3CA1E1C3" w:rsidR="00C77D20" w:rsidRPr="006F307C" w:rsidRDefault="00C77D20" w:rsidP="00C77D20">
            <w:pPr>
              <w:jc w:val="center"/>
              <w:rPr>
                <w:ins w:id="8203" w:author="Στάθης Καπ" w:date="2023-02-02T17:05:00Z"/>
                <w:rFonts w:cstheme="minorHAnsi"/>
                <w:sz w:val="18"/>
                <w:szCs w:val="18"/>
              </w:rPr>
            </w:pPr>
            <w:ins w:id="8204" w:author="Στάθης Καπ" w:date="2023-02-02T17:24:00Z">
              <w:r w:rsidRPr="006F307C">
                <w:rPr>
                  <w:rFonts w:cstheme="minorHAnsi"/>
                  <w:sz w:val="18"/>
                  <w:szCs w:val="18"/>
                  <w:rPrChange w:id="8205" w:author="Στάθης Καπ" w:date="2023-02-02T17:25:00Z">
                    <w:rPr/>
                  </w:rPrChange>
                </w:rPr>
                <w:t>0.95</w:t>
              </w:r>
            </w:ins>
          </w:p>
        </w:tc>
        <w:tc>
          <w:tcPr>
            <w:tcW w:w="428" w:type="dxa"/>
          </w:tcPr>
          <w:p w14:paraId="07125413" w14:textId="295ECD22" w:rsidR="00C77D20" w:rsidRPr="006F307C" w:rsidRDefault="00C77D20" w:rsidP="00C77D20">
            <w:pPr>
              <w:jc w:val="center"/>
              <w:rPr>
                <w:ins w:id="8206" w:author="Στάθης Καπ" w:date="2023-02-02T17:05:00Z"/>
                <w:rFonts w:cstheme="minorHAnsi"/>
                <w:sz w:val="18"/>
                <w:szCs w:val="18"/>
              </w:rPr>
            </w:pPr>
            <w:ins w:id="8207" w:author="Στάθης Καπ" w:date="2023-02-02T17:24:00Z">
              <w:r w:rsidRPr="006F307C">
                <w:rPr>
                  <w:rFonts w:cstheme="minorHAnsi"/>
                  <w:sz w:val="18"/>
                  <w:szCs w:val="18"/>
                  <w:rPrChange w:id="8208" w:author="Στάθης Καπ" w:date="2023-02-02T17:25:00Z">
                    <w:rPr/>
                  </w:rPrChange>
                </w:rPr>
                <w:t>88</w:t>
              </w:r>
            </w:ins>
          </w:p>
        </w:tc>
      </w:tr>
      <w:tr w:rsidR="00C77D20" w:rsidRPr="00AB438A" w14:paraId="0E63556F" w14:textId="77777777" w:rsidTr="00C77D20">
        <w:trPr>
          <w:trHeight w:val="247"/>
          <w:ins w:id="8209" w:author="Στάθης Καπ" w:date="2023-02-02T17:05:00Z"/>
        </w:trPr>
        <w:tc>
          <w:tcPr>
            <w:tcW w:w="409" w:type="dxa"/>
            <w:vAlign w:val="center"/>
          </w:tcPr>
          <w:p w14:paraId="01C5B5D6" w14:textId="77777777" w:rsidR="00C77D20" w:rsidRPr="006E0881" w:rsidRDefault="00C77D20" w:rsidP="00C77D20">
            <w:pPr>
              <w:jc w:val="center"/>
              <w:rPr>
                <w:ins w:id="8210" w:author="Στάθης Καπ" w:date="2023-02-02T17:05:00Z"/>
                <w:sz w:val="18"/>
                <w:szCs w:val="18"/>
              </w:rPr>
            </w:pPr>
            <w:ins w:id="8211" w:author="Στάθης Καπ" w:date="2023-02-02T17:05:00Z">
              <w:r w:rsidRPr="006E0881">
                <w:rPr>
                  <w:sz w:val="18"/>
                  <w:szCs w:val="18"/>
                </w:rPr>
                <w:t>Pr17</w:t>
              </w:r>
            </w:ins>
          </w:p>
        </w:tc>
        <w:tc>
          <w:tcPr>
            <w:tcW w:w="466" w:type="dxa"/>
          </w:tcPr>
          <w:p w14:paraId="18DD7237" w14:textId="63ABB815" w:rsidR="00C77D20" w:rsidRPr="006F307C" w:rsidRDefault="00C77D20" w:rsidP="00C77D20">
            <w:pPr>
              <w:jc w:val="center"/>
              <w:rPr>
                <w:ins w:id="8212" w:author="Στάθης Καπ" w:date="2023-02-02T17:05:00Z"/>
                <w:rFonts w:cstheme="minorHAnsi"/>
                <w:sz w:val="18"/>
                <w:szCs w:val="18"/>
              </w:rPr>
            </w:pPr>
            <w:ins w:id="8213" w:author="Στάθης Καπ" w:date="2023-02-02T17:09:00Z">
              <w:r w:rsidRPr="006F307C">
                <w:rPr>
                  <w:rFonts w:cstheme="minorHAnsi"/>
                  <w:sz w:val="18"/>
                  <w:szCs w:val="18"/>
                  <w:rPrChange w:id="8214" w:author="Στάθης Καπ" w:date="2023-02-02T17:25:00Z">
                    <w:rPr/>
                  </w:rPrChange>
                </w:rPr>
                <w:t>837</w:t>
              </w:r>
            </w:ins>
          </w:p>
        </w:tc>
        <w:tc>
          <w:tcPr>
            <w:tcW w:w="799" w:type="dxa"/>
          </w:tcPr>
          <w:p w14:paraId="0273668D" w14:textId="4DC1F85C" w:rsidR="00C77D20" w:rsidRPr="006F307C" w:rsidRDefault="00C77D20" w:rsidP="00C77D20">
            <w:pPr>
              <w:jc w:val="center"/>
              <w:rPr>
                <w:ins w:id="8215" w:author="Στάθης Καπ" w:date="2023-02-02T17:05:00Z"/>
                <w:rFonts w:cstheme="minorHAnsi"/>
                <w:sz w:val="18"/>
                <w:szCs w:val="18"/>
              </w:rPr>
            </w:pPr>
            <w:ins w:id="8216" w:author="Στάθης Καπ" w:date="2023-02-02T17:09:00Z">
              <w:r w:rsidRPr="006F307C">
                <w:rPr>
                  <w:rFonts w:cstheme="minorHAnsi"/>
                  <w:sz w:val="18"/>
                  <w:szCs w:val="18"/>
                  <w:rPrChange w:id="8217" w:author="Στάθης Καπ" w:date="2023-02-02T17:25:00Z">
                    <w:rPr/>
                  </w:rPrChange>
                </w:rPr>
                <w:t>0.12</w:t>
              </w:r>
            </w:ins>
          </w:p>
        </w:tc>
        <w:tc>
          <w:tcPr>
            <w:tcW w:w="438" w:type="dxa"/>
          </w:tcPr>
          <w:p w14:paraId="2031ED0A" w14:textId="2561CF7E" w:rsidR="00C77D20" w:rsidRPr="006F307C" w:rsidRDefault="00C77D20" w:rsidP="00C77D20">
            <w:pPr>
              <w:jc w:val="center"/>
              <w:rPr>
                <w:ins w:id="8218" w:author="Στάθης Καπ" w:date="2023-02-02T17:05:00Z"/>
                <w:rFonts w:cstheme="minorHAnsi"/>
                <w:sz w:val="18"/>
                <w:szCs w:val="18"/>
              </w:rPr>
            </w:pPr>
            <w:ins w:id="8219" w:author="Στάθης Καπ" w:date="2023-02-02T17:09:00Z">
              <w:r w:rsidRPr="006F307C">
                <w:rPr>
                  <w:rFonts w:cstheme="minorHAnsi"/>
                  <w:sz w:val="18"/>
                  <w:szCs w:val="18"/>
                  <w:rPrChange w:id="8220" w:author="Στάθης Καπ" w:date="2023-02-02T17:25:00Z">
                    <w:rPr/>
                  </w:rPrChange>
                </w:rPr>
                <w:t>61</w:t>
              </w:r>
            </w:ins>
          </w:p>
        </w:tc>
        <w:tc>
          <w:tcPr>
            <w:tcW w:w="503" w:type="dxa"/>
          </w:tcPr>
          <w:p w14:paraId="365F6CDB" w14:textId="0B0C9078" w:rsidR="00C77D20" w:rsidRPr="006F307C" w:rsidRDefault="00C77D20" w:rsidP="00C77D20">
            <w:pPr>
              <w:jc w:val="center"/>
              <w:rPr>
                <w:ins w:id="8221" w:author="Στάθης Καπ" w:date="2023-02-02T17:05:00Z"/>
                <w:rFonts w:cstheme="minorHAnsi"/>
                <w:sz w:val="18"/>
                <w:szCs w:val="18"/>
              </w:rPr>
            </w:pPr>
            <w:ins w:id="8222" w:author="Στάθης Καπ" w:date="2023-02-02T17:22:00Z">
              <w:r w:rsidRPr="006F307C">
                <w:rPr>
                  <w:rFonts w:cstheme="minorHAnsi"/>
                  <w:sz w:val="18"/>
                  <w:szCs w:val="18"/>
                  <w:rPrChange w:id="8223" w:author="Στάθης Καπ" w:date="2023-02-02T17:25:00Z">
                    <w:rPr/>
                  </w:rPrChange>
                </w:rPr>
                <w:t>828</w:t>
              </w:r>
            </w:ins>
          </w:p>
        </w:tc>
        <w:tc>
          <w:tcPr>
            <w:tcW w:w="558" w:type="dxa"/>
          </w:tcPr>
          <w:p w14:paraId="05DFDE56" w14:textId="7C0EFBD8" w:rsidR="00C77D20" w:rsidRPr="006F307C" w:rsidRDefault="00C77D20" w:rsidP="00C77D20">
            <w:pPr>
              <w:jc w:val="center"/>
              <w:rPr>
                <w:ins w:id="8224" w:author="Στάθης Καπ" w:date="2023-02-02T17:05:00Z"/>
                <w:rFonts w:cstheme="minorHAnsi"/>
                <w:sz w:val="18"/>
                <w:szCs w:val="18"/>
              </w:rPr>
            </w:pPr>
            <w:ins w:id="8225" w:author="Στάθης Καπ" w:date="2023-02-02T17:22:00Z">
              <w:r w:rsidRPr="006F307C">
                <w:rPr>
                  <w:rFonts w:cstheme="minorHAnsi"/>
                  <w:sz w:val="18"/>
                  <w:szCs w:val="18"/>
                  <w:rPrChange w:id="8226" w:author="Στάθης Καπ" w:date="2023-02-02T17:25:00Z">
                    <w:rPr/>
                  </w:rPrChange>
                </w:rPr>
                <w:t>0.11</w:t>
              </w:r>
            </w:ins>
          </w:p>
        </w:tc>
        <w:tc>
          <w:tcPr>
            <w:tcW w:w="438" w:type="dxa"/>
          </w:tcPr>
          <w:p w14:paraId="7861355F" w14:textId="65E08CC5" w:rsidR="00C77D20" w:rsidRPr="006F307C" w:rsidRDefault="00C77D20" w:rsidP="00C77D20">
            <w:pPr>
              <w:jc w:val="center"/>
              <w:rPr>
                <w:ins w:id="8227" w:author="Στάθης Καπ" w:date="2023-02-02T17:05:00Z"/>
                <w:rFonts w:cstheme="minorHAnsi"/>
                <w:sz w:val="18"/>
                <w:szCs w:val="18"/>
              </w:rPr>
            </w:pPr>
            <w:ins w:id="8228" w:author="Στάθης Καπ" w:date="2023-02-02T17:22:00Z">
              <w:r w:rsidRPr="006F307C">
                <w:rPr>
                  <w:rFonts w:cstheme="minorHAnsi"/>
                  <w:sz w:val="18"/>
                  <w:szCs w:val="18"/>
                  <w:rPrChange w:id="8229" w:author="Στάθης Καπ" w:date="2023-02-02T17:25:00Z">
                    <w:rPr/>
                  </w:rPrChange>
                </w:rPr>
                <w:t>62</w:t>
              </w:r>
            </w:ins>
          </w:p>
        </w:tc>
        <w:tc>
          <w:tcPr>
            <w:tcW w:w="503" w:type="dxa"/>
          </w:tcPr>
          <w:p w14:paraId="44497D31" w14:textId="188822A4" w:rsidR="00C77D20" w:rsidRPr="006F307C" w:rsidRDefault="00C77D20" w:rsidP="00C77D20">
            <w:pPr>
              <w:jc w:val="center"/>
              <w:rPr>
                <w:ins w:id="8230" w:author="Στάθης Καπ" w:date="2023-02-02T17:05:00Z"/>
                <w:rFonts w:cstheme="minorHAnsi"/>
                <w:sz w:val="18"/>
                <w:szCs w:val="18"/>
              </w:rPr>
            </w:pPr>
            <w:ins w:id="8231" w:author="Στάθης Καπ" w:date="2023-02-02T17:11:00Z">
              <w:r w:rsidRPr="006F307C">
                <w:rPr>
                  <w:rFonts w:cstheme="minorHAnsi"/>
                  <w:sz w:val="18"/>
                  <w:szCs w:val="18"/>
                  <w:rPrChange w:id="8232" w:author="Στάθης Καπ" w:date="2023-02-02T17:25:00Z">
                    <w:rPr/>
                  </w:rPrChange>
                </w:rPr>
                <w:t>784</w:t>
              </w:r>
            </w:ins>
          </w:p>
        </w:tc>
        <w:tc>
          <w:tcPr>
            <w:tcW w:w="558" w:type="dxa"/>
          </w:tcPr>
          <w:p w14:paraId="5254880F" w14:textId="39A5A15B" w:rsidR="00C77D20" w:rsidRPr="006F307C" w:rsidRDefault="00C77D20" w:rsidP="00C77D20">
            <w:pPr>
              <w:jc w:val="center"/>
              <w:rPr>
                <w:ins w:id="8233" w:author="Στάθης Καπ" w:date="2023-02-02T17:05:00Z"/>
                <w:rFonts w:cstheme="minorHAnsi"/>
                <w:sz w:val="18"/>
                <w:szCs w:val="18"/>
              </w:rPr>
            </w:pPr>
            <w:ins w:id="8234" w:author="Στάθης Καπ" w:date="2023-02-02T17:11:00Z">
              <w:r w:rsidRPr="006F307C">
                <w:rPr>
                  <w:rFonts w:cstheme="minorHAnsi"/>
                  <w:sz w:val="18"/>
                  <w:szCs w:val="18"/>
                  <w:rPrChange w:id="8235" w:author="Στάθης Καπ" w:date="2023-02-02T17:25:00Z">
                    <w:rPr/>
                  </w:rPrChange>
                </w:rPr>
                <w:t>0.125</w:t>
              </w:r>
            </w:ins>
          </w:p>
        </w:tc>
        <w:tc>
          <w:tcPr>
            <w:tcW w:w="438" w:type="dxa"/>
          </w:tcPr>
          <w:p w14:paraId="0FF47753" w14:textId="222BE73E" w:rsidR="00C77D20" w:rsidRPr="006F307C" w:rsidRDefault="00C77D20" w:rsidP="00C77D20">
            <w:pPr>
              <w:jc w:val="center"/>
              <w:rPr>
                <w:ins w:id="8236" w:author="Στάθης Καπ" w:date="2023-02-02T17:05:00Z"/>
                <w:rFonts w:cstheme="minorHAnsi"/>
                <w:sz w:val="18"/>
                <w:szCs w:val="18"/>
              </w:rPr>
            </w:pPr>
            <w:ins w:id="8237" w:author="Στάθης Καπ" w:date="2023-02-02T17:11:00Z">
              <w:r w:rsidRPr="006F307C">
                <w:rPr>
                  <w:rFonts w:cstheme="minorHAnsi"/>
                  <w:sz w:val="18"/>
                  <w:szCs w:val="18"/>
                  <w:rPrChange w:id="8238" w:author="Στάθης Καπ" w:date="2023-02-02T17:25:00Z">
                    <w:rPr/>
                  </w:rPrChange>
                </w:rPr>
                <w:t>56</w:t>
              </w:r>
            </w:ins>
          </w:p>
        </w:tc>
        <w:tc>
          <w:tcPr>
            <w:tcW w:w="503" w:type="dxa"/>
          </w:tcPr>
          <w:p w14:paraId="309276C2" w14:textId="7C998FA9" w:rsidR="00C77D20" w:rsidRPr="006F307C" w:rsidRDefault="00C77D20" w:rsidP="00C77D20">
            <w:pPr>
              <w:jc w:val="center"/>
              <w:rPr>
                <w:ins w:id="8239" w:author="Στάθης Καπ" w:date="2023-02-02T17:05:00Z"/>
                <w:rFonts w:cstheme="minorHAnsi"/>
                <w:sz w:val="18"/>
                <w:szCs w:val="18"/>
              </w:rPr>
            </w:pPr>
            <w:ins w:id="8240" w:author="Στάθης Καπ" w:date="2023-02-02T17:23:00Z">
              <w:r w:rsidRPr="006F307C">
                <w:rPr>
                  <w:rFonts w:cstheme="minorHAnsi"/>
                  <w:sz w:val="18"/>
                  <w:szCs w:val="18"/>
                  <w:rPrChange w:id="8241" w:author="Στάθης Καπ" w:date="2023-02-02T17:25:00Z">
                    <w:rPr/>
                  </w:rPrChange>
                </w:rPr>
                <w:t>761</w:t>
              </w:r>
            </w:ins>
          </w:p>
        </w:tc>
        <w:tc>
          <w:tcPr>
            <w:tcW w:w="558" w:type="dxa"/>
          </w:tcPr>
          <w:p w14:paraId="7DE2AE84" w14:textId="2A29330B" w:rsidR="00C77D20" w:rsidRPr="006F307C" w:rsidRDefault="00C77D20" w:rsidP="00C77D20">
            <w:pPr>
              <w:jc w:val="center"/>
              <w:rPr>
                <w:ins w:id="8242" w:author="Στάθης Καπ" w:date="2023-02-02T17:05:00Z"/>
                <w:rFonts w:cstheme="minorHAnsi"/>
                <w:sz w:val="18"/>
                <w:szCs w:val="18"/>
              </w:rPr>
            </w:pPr>
            <w:ins w:id="8243" w:author="Στάθης Καπ" w:date="2023-02-02T17:23:00Z">
              <w:r w:rsidRPr="006F307C">
                <w:rPr>
                  <w:rFonts w:cstheme="minorHAnsi"/>
                  <w:sz w:val="18"/>
                  <w:szCs w:val="18"/>
                  <w:rPrChange w:id="8244" w:author="Στάθης Καπ" w:date="2023-02-02T17:25:00Z">
                    <w:rPr/>
                  </w:rPrChange>
                </w:rPr>
                <w:t>0.115</w:t>
              </w:r>
            </w:ins>
          </w:p>
        </w:tc>
        <w:tc>
          <w:tcPr>
            <w:tcW w:w="438" w:type="dxa"/>
          </w:tcPr>
          <w:p w14:paraId="7C4DE713" w14:textId="0997EF29" w:rsidR="00C77D20" w:rsidRPr="006F307C" w:rsidRDefault="00C77D20" w:rsidP="00C77D20">
            <w:pPr>
              <w:jc w:val="center"/>
              <w:rPr>
                <w:ins w:id="8245" w:author="Στάθης Καπ" w:date="2023-02-02T17:05:00Z"/>
                <w:rFonts w:cstheme="minorHAnsi"/>
                <w:sz w:val="18"/>
                <w:szCs w:val="18"/>
              </w:rPr>
            </w:pPr>
            <w:ins w:id="8246" w:author="Στάθης Καπ" w:date="2023-02-02T17:23:00Z">
              <w:r w:rsidRPr="006F307C">
                <w:rPr>
                  <w:rFonts w:cstheme="minorHAnsi"/>
                  <w:sz w:val="18"/>
                  <w:szCs w:val="18"/>
                  <w:rPrChange w:id="8247" w:author="Στάθης Καπ" w:date="2023-02-02T17:25:00Z">
                    <w:rPr/>
                  </w:rPrChange>
                </w:rPr>
                <w:t>54</w:t>
              </w:r>
            </w:ins>
          </w:p>
        </w:tc>
        <w:tc>
          <w:tcPr>
            <w:tcW w:w="503" w:type="dxa"/>
          </w:tcPr>
          <w:p w14:paraId="53A6BE1C" w14:textId="107031B0" w:rsidR="00C77D20" w:rsidRPr="006F307C" w:rsidRDefault="00C77D20" w:rsidP="00C77D20">
            <w:pPr>
              <w:jc w:val="center"/>
              <w:rPr>
                <w:ins w:id="8248" w:author="Στάθης Καπ" w:date="2023-02-02T17:05:00Z"/>
                <w:rFonts w:cstheme="minorHAnsi"/>
                <w:sz w:val="18"/>
                <w:szCs w:val="18"/>
              </w:rPr>
            </w:pPr>
            <w:ins w:id="8249" w:author="Στάθης Καπ" w:date="2023-02-02T17:19:00Z">
              <w:r w:rsidRPr="006F307C">
                <w:rPr>
                  <w:rFonts w:cstheme="minorHAnsi"/>
                  <w:sz w:val="18"/>
                  <w:szCs w:val="18"/>
                  <w:rPrChange w:id="8250" w:author="Στάθης Καπ" w:date="2023-02-02T17:25:00Z">
                    <w:rPr/>
                  </w:rPrChange>
                </w:rPr>
                <w:t>763</w:t>
              </w:r>
            </w:ins>
          </w:p>
        </w:tc>
        <w:tc>
          <w:tcPr>
            <w:tcW w:w="558" w:type="dxa"/>
          </w:tcPr>
          <w:p w14:paraId="3ED81BE7" w14:textId="3B2EE283" w:rsidR="00C77D20" w:rsidRPr="006F307C" w:rsidRDefault="00C77D20" w:rsidP="00C77D20">
            <w:pPr>
              <w:jc w:val="center"/>
              <w:rPr>
                <w:ins w:id="8251" w:author="Στάθης Καπ" w:date="2023-02-02T17:05:00Z"/>
                <w:rFonts w:cstheme="minorHAnsi"/>
                <w:sz w:val="18"/>
                <w:szCs w:val="18"/>
              </w:rPr>
            </w:pPr>
            <w:ins w:id="8252" w:author="Στάθης Καπ" w:date="2023-02-02T17:19:00Z">
              <w:r w:rsidRPr="006F307C">
                <w:rPr>
                  <w:rFonts w:cstheme="minorHAnsi"/>
                  <w:sz w:val="18"/>
                  <w:szCs w:val="18"/>
                  <w:rPrChange w:id="8253" w:author="Στάθης Καπ" w:date="2023-02-02T17:25:00Z">
                    <w:rPr/>
                  </w:rPrChange>
                </w:rPr>
                <w:t>0.14</w:t>
              </w:r>
            </w:ins>
          </w:p>
        </w:tc>
        <w:tc>
          <w:tcPr>
            <w:tcW w:w="438" w:type="dxa"/>
          </w:tcPr>
          <w:p w14:paraId="03B33DB2" w14:textId="10B49090" w:rsidR="00C77D20" w:rsidRPr="006F307C" w:rsidRDefault="00C77D20" w:rsidP="00C77D20">
            <w:pPr>
              <w:jc w:val="center"/>
              <w:rPr>
                <w:ins w:id="8254" w:author="Στάθης Καπ" w:date="2023-02-02T17:05:00Z"/>
                <w:rFonts w:cstheme="minorHAnsi"/>
                <w:sz w:val="18"/>
                <w:szCs w:val="18"/>
              </w:rPr>
            </w:pPr>
            <w:ins w:id="8255" w:author="Στάθης Καπ" w:date="2023-02-02T17:19:00Z">
              <w:r w:rsidRPr="006F307C">
                <w:rPr>
                  <w:rFonts w:cstheme="minorHAnsi"/>
                  <w:sz w:val="18"/>
                  <w:szCs w:val="18"/>
                  <w:rPrChange w:id="8256" w:author="Στάθης Καπ" w:date="2023-02-02T17:25:00Z">
                    <w:rPr/>
                  </w:rPrChange>
                </w:rPr>
                <w:t>56</w:t>
              </w:r>
            </w:ins>
          </w:p>
        </w:tc>
        <w:tc>
          <w:tcPr>
            <w:tcW w:w="456" w:type="dxa"/>
          </w:tcPr>
          <w:p w14:paraId="0E5281CD" w14:textId="34F05C48" w:rsidR="00C77D20" w:rsidRPr="006F307C" w:rsidRDefault="00C77D20" w:rsidP="00C77D20">
            <w:pPr>
              <w:jc w:val="center"/>
              <w:rPr>
                <w:ins w:id="8257" w:author="Στάθης Καπ" w:date="2023-02-02T17:05:00Z"/>
                <w:rFonts w:cstheme="minorHAnsi"/>
                <w:sz w:val="18"/>
                <w:szCs w:val="18"/>
              </w:rPr>
            </w:pPr>
            <w:ins w:id="8258" w:author="Στάθης Καπ" w:date="2023-02-02T17:24:00Z">
              <w:r w:rsidRPr="006F307C">
                <w:rPr>
                  <w:rFonts w:cstheme="minorHAnsi"/>
                  <w:sz w:val="18"/>
                  <w:szCs w:val="18"/>
                  <w:rPrChange w:id="8259" w:author="Στάθης Καπ" w:date="2023-02-02T17:25:00Z">
                    <w:rPr/>
                  </w:rPrChange>
                </w:rPr>
                <w:t>735</w:t>
              </w:r>
            </w:ins>
          </w:p>
        </w:tc>
        <w:tc>
          <w:tcPr>
            <w:tcW w:w="548" w:type="dxa"/>
          </w:tcPr>
          <w:p w14:paraId="0E4A486D" w14:textId="04110236" w:rsidR="00C77D20" w:rsidRPr="006F307C" w:rsidRDefault="00C77D20" w:rsidP="00C77D20">
            <w:pPr>
              <w:jc w:val="center"/>
              <w:rPr>
                <w:ins w:id="8260" w:author="Στάθης Καπ" w:date="2023-02-02T17:05:00Z"/>
                <w:rFonts w:cstheme="minorHAnsi"/>
                <w:sz w:val="18"/>
                <w:szCs w:val="18"/>
              </w:rPr>
            </w:pPr>
            <w:ins w:id="8261" w:author="Στάθης Καπ" w:date="2023-02-02T17:24:00Z">
              <w:r w:rsidRPr="006F307C">
                <w:rPr>
                  <w:rFonts w:cstheme="minorHAnsi"/>
                  <w:sz w:val="18"/>
                  <w:szCs w:val="18"/>
                  <w:rPrChange w:id="8262" w:author="Στάθης Καπ" w:date="2023-02-02T17:25:00Z">
                    <w:rPr/>
                  </w:rPrChange>
                </w:rPr>
                <w:t>0.151</w:t>
              </w:r>
            </w:ins>
          </w:p>
        </w:tc>
        <w:tc>
          <w:tcPr>
            <w:tcW w:w="428" w:type="dxa"/>
          </w:tcPr>
          <w:p w14:paraId="52C944DB" w14:textId="1B8E931B" w:rsidR="00C77D20" w:rsidRPr="006F307C" w:rsidRDefault="00C77D20" w:rsidP="00C77D20">
            <w:pPr>
              <w:jc w:val="center"/>
              <w:rPr>
                <w:ins w:id="8263" w:author="Στάθης Καπ" w:date="2023-02-02T17:05:00Z"/>
                <w:rFonts w:cstheme="minorHAnsi"/>
                <w:sz w:val="18"/>
                <w:szCs w:val="18"/>
              </w:rPr>
            </w:pPr>
            <w:ins w:id="8264" w:author="Στάθης Καπ" w:date="2023-02-02T17:24:00Z">
              <w:r w:rsidRPr="006F307C">
                <w:rPr>
                  <w:rFonts w:cstheme="minorHAnsi"/>
                  <w:sz w:val="18"/>
                  <w:szCs w:val="18"/>
                  <w:rPrChange w:id="8265" w:author="Στάθης Καπ" w:date="2023-02-02T17:25:00Z">
                    <w:rPr/>
                  </w:rPrChange>
                </w:rPr>
                <w:t>51</w:t>
              </w:r>
            </w:ins>
          </w:p>
        </w:tc>
      </w:tr>
      <w:tr w:rsidR="00C77D20" w:rsidRPr="00AB438A" w14:paraId="02511B07" w14:textId="77777777" w:rsidTr="00C77D20">
        <w:trPr>
          <w:trHeight w:val="264"/>
          <w:ins w:id="8266" w:author="Στάθης Καπ" w:date="2023-02-02T17:05:00Z"/>
        </w:trPr>
        <w:tc>
          <w:tcPr>
            <w:tcW w:w="409" w:type="dxa"/>
            <w:vAlign w:val="center"/>
          </w:tcPr>
          <w:p w14:paraId="13D14EEE" w14:textId="77777777" w:rsidR="00C77D20" w:rsidRPr="006E0881" w:rsidRDefault="00C77D20" w:rsidP="00C77D20">
            <w:pPr>
              <w:jc w:val="center"/>
              <w:rPr>
                <w:ins w:id="8267" w:author="Στάθης Καπ" w:date="2023-02-02T17:05:00Z"/>
                <w:sz w:val="18"/>
                <w:szCs w:val="18"/>
              </w:rPr>
            </w:pPr>
            <w:ins w:id="8268" w:author="Στάθης Καπ" w:date="2023-02-02T17:05:00Z">
              <w:r w:rsidRPr="006E0881">
                <w:rPr>
                  <w:sz w:val="18"/>
                  <w:szCs w:val="18"/>
                </w:rPr>
                <w:t>Pr18</w:t>
              </w:r>
            </w:ins>
          </w:p>
        </w:tc>
        <w:tc>
          <w:tcPr>
            <w:tcW w:w="466" w:type="dxa"/>
          </w:tcPr>
          <w:p w14:paraId="5FCDBE80" w14:textId="3461E818" w:rsidR="00C77D20" w:rsidRPr="006F307C" w:rsidRDefault="00C77D20" w:rsidP="00C77D20">
            <w:pPr>
              <w:jc w:val="center"/>
              <w:rPr>
                <w:ins w:id="8269" w:author="Στάθης Καπ" w:date="2023-02-02T17:05:00Z"/>
                <w:rFonts w:cstheme="minorHAnsi"/>
                <w:sz w:val="18"/>
                <w:szCs w:val="18"/>
              </w:rPr>
            </w:pPr>
            <w:ins w:id="8270" w:author="Στάθης Καπ" w:date="2023-02-02T17:09:00Z">
              <w:r w:rsidRPr="006F307C">
                <w:rPr>
                  <w:rFonts w:cstheme="minorHAnsi"/>
                  <w:sz w:val="18"/>
                  <w:szCs w:val="18"/>
                  <w:rPrChange w:id="8271" w:author="Στάθης Καπ" w:date="2023-02-02T17:25:00Z">
                    <w:rPr/>
                  </w:rPrChange>
                </w:rPr>
                <w:t>1302</w:t>
              </w:r>
            </w:ins>
          </w:p>
        </w:tc>
        <w:tc>
          <w:tcPr>
            <w:tcW w:w="799" w:type="dxa"/>
          </w:tcPr>
          <w:p w14:paraId="73121D9F" w14:textId="2B11B9F6" w:rsidR="00C77D20" w:rsidRPr="006F307C" w:rsidRDefault="00C77D20" w:rsidP="00C77D20">
            <w:pPr>
              <w:jc w:val="center"/>
              <w:rPr>
                <w:ins w:id="8272" w:author="Στάθης Καπ" w:date="2023-02-02T17:05:00Z"/>
                <w:rFonts w:cstheme="minorHAnsi"/>
                <w:sz w:val="18"/>
                <w:szCs w:val="18"/>
              </w:rPr>
            </w:pPr>
            <w:ins w:id="8273" w:author="Στάθης Καπ" w:date="2023-02-02T17:09:00Z">
              <w:r w:rsidRPr="006F307C">
                <w:rPr>
                  <w:rFonts w:cstheme="minorHAnsi"/>
                  <w:sz w:val="18"/>
                  <w:szCs w:val="18"/>
                  <w:rPrChange w:id="8274" w:author="Στάθης Καπ" w:date="2023-02-02T17:25:00Z">
                    <w:rPr/>
                  </w:rPrChange>
                </w:rPr>
                <w:t>0.4</w:t>
              </w:r>
            </w:ins>
          </w:p>
        </w:tc>
        <w:tc>
          <w:tcPr>
            <w:tcW w:w="438" w:type="dxa"/>
          </w:tcPr>
          <w:p w14:paraId="190756E6" w14:textId="6217D2A7" w:rsidR="00C77D20" w:rsidRPr="006F307C" w:rsidRDefault="00C77D20" w:rsidP="00C77D20">
            <w:pPr>
              <w:jc w:val="center"/>
              <w:rPr>
                <w:ins w:id="8275" w:author="Στάθης Καπ" w:date="2023-02-02T17:05:00Z"/>
                <w:rFonts w:cstheme="minorHAnsi"/>
                <w:sz w:val="18"/>
                <w:szCs w:val="18"/>
              </w:rPr>
            </w:pPr>
            <w:ins w:id="8276" w:author="Στάθης Καπ" w:date="2023-02-02T17:09:00Z">
              <w:r w:rsidRPr="006F307C">
                <w:rPr>
                  <w:rFonts w:cstheme="minorHAnsi"/>
                  <w:sz w:val="18"/>
                  <w:szCs w:val="18"/>
                  <w:rPrChange w:id="8277" w:author="Στάθης Καπ" w:date="2023-02-02T17:25:00Z">
                    <w:rPr/>
                  </w:rPrChange>
                </w:rPr>
                <w:t>81</w:t>
              </w:r>
            </w:ins>
          </w:p>
        </w:tc>
        <w:tc>
          <w:tcPr>
            <w:tcW w:w="503" w:type="dxa"/>
          </w:tcPr>
          <w:p w14:paraId="499D6C07" w14:textId="728552C8" w:rsidR="00C77D20" w:rsidRPr="006F307C" w:rsidRDefault="00C77D20" w:rsidP="00C77D20">
            <w:pPr>
              <w:jc w:val="center"/>
              <w:rPr>
                <w:ins w:id="8278" w:author="Στάθης Καπ" w:date="2023-02-02T17:05:00Z"/>
                <w:rFonts w:cstheme="minorHAnsi"/>
                <w:sz w:val="18"/>
                <w:szCs w:val="18"/>
              </w:rPr>
            </w:pPr>
            <w:ins w:id="8279" w:author="Στάθης Καπ" w:date="2023-02-02T17:22:00Z">
              <w:r w:rsidRPr="006F307C">
                <w:rPr>
                  <w:rFonts w:cstheme="minorHAnsi"/>
                  <w:sz w:val="18"/>
                  <w:szCs w:val="18"/>
                  <w:rPrChange w:id="8280" w:author="Στάθης Καπ" w:date="2023-02-02T17:25:00Z">
                    <w:rPr/>
                  </w:rPrChange>
                </w:rPr>
                <w:t>1328</w:t>
              </w:r>
            </w:ins>
          </w:p>
        </w:tc>
        <w:tc>
          <w:tcPr>
            <w:tcW w:w="558" w:type="dxa"/>
          </w:tcPr>
          <w:p w14:paraId="37462468" w14:textId="7FC5AE1A" w:rsidR="00C77D20" w:rsidRPr="006F307C" w:rsidRDefault="00C77D20" w:rsidP="00C77D20">
            <w:pPr>
              <w:jc w:val="center"/>
              <w:rPr>
                <w:ins w:id="8281" w:author="Στάθης Καπ" w:date="2023-02-02T17:05:00Z"/>
                <w:rFonts w:cstheme="minorHAnsi"/>
                <w:sz w:val="18"/>
                <w:szCs w:val="18"/>
              </w:rPr>
            </w:pPr>
            <w:ins w:id="8282" w:author="Στάθης Καπ" w:date="2023-02-02T17:22:00Z">
              <w:r w:rsidRPr="006F307C">
                <w:rPr>
                  <w:rFonts w:cstheme="minorHAnsi"/>
                  <w:sz w:val="18"/>
                  <w:szCs w:val="18"/>
                  <w:rPrChange w:id="8283" w:author="Στάθης Καπ" w:date="2023-02-02T17:25:00Z">
                    <w:rPr/>
                  </w:rPrChange>
                </w:rPr>
                <w:t>0.48</w:t>
              </w:r>
            </w:ins>
          </w:p>
        </w:tc>
        <w:tc>
          <w:tcPr>
            <w:tcW w:w="438" w:type="dxa"/>
          </w:tcPr>
          <w:p w14:paraId="18EF77C9" w14:textId="5DB50791" w:rsidR="00C77D20" w:rsidRPr="006F307C" w:rsidRDefault="00C77D20" w:rsidP="00C77D20">
            <w:pPr>
              <w:jc w:val="center"/>
              <w:rPr>
                <w:ins w:id="8284" w:author="Στάθης Καπ" w:date="2023-02-02T17:05:00Z"/>
                <w:rFonts w:cstheme="minorHAnsi"/>
                <w:sz w:val="18"/>
                <w:szCs w:val="18"/>
              </w:rPr>
            </w:pPr>
            <w:ins w:id="8285" w:author="Στάθης Καπ" w:date="2023-02-02T17:22:00Z">
              <w:r w:rsidRPr="006F307C">
                <w:rPr>
                  <w:rFonts w:cstheme="minorHAnsi"/>
                  <w:sz w:val="18"/>
                  <w:szCs w:val="18"/>
                  <w:rPrChange w:id="8286" w:author="Στάθης Καπ" w:date="2023-02-02T17:25:00Z">
                    <w:rPr/>
                  </w:rPrChange>
                </w:rPr>
                <w:t>84</w:t>
              </w:r>
            </w:ins>
          </w:p>
        </w:tc>
        <w:tc>
          <w:tcPr>
            <w:tcW w:w="503" w:type="dxa"/>
          </w:tcPr>
          <w:p w14:paraId="35D310DE" w14:textId="0952FE6F" w:rsidR="00C77D20" w:rsidRPr="006F307C" w:rsidRDefault="00C77D20" w:rsidP="00C77D20">
            <w:pPr>
              <w:jc w:val="center"/>
              <w:rPr>
                <w:ins w:id="8287" w:author="Στάθης Καπ" w:date="2023-02-02T17:05:00Z"/>
                <w:rFonts w:cstheme="minorHAnsi"/>
                <w:sz w:val="18"/>
                <w:szCs w:val="18"/>
              </w:rPr>
            </w:pPr>
            <w:ins w:id="8288" w:author="Στάθης Καπ" w:date="2023-02-02T17:11:00Z">
              <w:r w:rsidRPr="006F307C">
                <w:rPr>
                  <w:rFonts w:cstheme="minorHAnsi"/>
                  <w:sz w:val="18"/>
                  <w:szCs w:val="18"/>
                  <w:rPrChange w:id="8289" w:author="Στάθης Καπ" w:date="2023-02-02T17:25:00Z">
                    <w:rPr/>
                  </w:rPrChange>
                </w:rPr>
                <w:t>1246</w:t>
              </w:r>
            </w:ins>
          </w:p>
        </w:tc>
        <w:tc>
          <w:tcPr>
            <w:tcW w:w="558" w:type="dxa"/>
          </w:tcPr>
          <w:p w14:paraId="7D3AECFC" w14:textId="4FF791AF" w:rsidR="00C77D20" w:rsidRPr="006F307C" w:rsidRDefault="00C77D20" w:rsidP="00C77D20">
            <w:pPr>
              <w:jc w:val="center"/>
              <w:rPr>
                <w:ins w:id="8290" w:author="Στάθης Καπ" w:date="2023-02-02T17:05:00Z"/>
                <w:rFonts w:cstheme="minorHAnsi"/>
                <w:sz w:val="18"/>
                <w:szCs w:val="18"/>
              </w:rPr>
            </w:pPr>
            <w:ins w:id="8291" w:author="Στάθης Καπ" w:date="2023-02-02T17:11:00Z">
              <w:r w:rsidRPr="006F307C">
                <w:rPr>
                  <w:rFonts w:cstheme="minorHAnsi"/>
                  <w:sz w:val="18"/>
                  <w:szCs w:val="18"/>
                  <w:rPrChange w:id="8292" w:author="Στάθης Καπ" w:date="2023-02-02T17:25:00Z">
                    <w:rPr/>
                  </w:rPrChange>
                </w:rPr>
                <w:t>0.695</w:t>
              </w:r>
            </w:ins>
          </w:p>
        </w:tc>
        <w:tc>
          <w:tcPr>
            <w:tcW w:w="438" w:type="dxa"/>
          </w:tcPr>
          <w:p w14:paraId="58A285AB" w14:textId="679CCA9A" w:rsidR="00C77D20" w:rsidRPr="006F307C" w:rsidRDefault="00C77D20" w:rsidP="00C77D20">
            <w:pPr>
              <w:jc w:val="center"/>
              <w:rPr>
                <w:ins w:id="8293" w:author="Στάθης Καπ" w:date="2023-02-02T17:05:00Z"/>
                <w:rFonts w:cstheme="minorHAnsi"/>
                <w:sz w:val="18"/>
                <w:szCs w:val="18"/>
              </w:rPr>
            </w:pPr>
            <w:ins w:id="8294" w:author="Στάθης Καπ" w:date="2023-02-02T17:11:00Z">
              <w:r w:rsidRPr="006F307C">
                <w:rPr>
                  <w:rFonts w:cstheme="minorHAnsi"/>
                  <w:sz w:val="18"/>
                  <w:szCs w:val="18"/>
                  <w:rPrChange w:id="8295" w:author="Στάθης Καπ" w:date="2023-02-02T17:25:00Z">
                    <w:rPr/>
                  </w:rPrChange>
                </w:rPr>
                <w:t>77</w:t>
              </w:r>
            </w:ins>
          </w:p>
        </w:tc>
        <w:tc>
          <w:tcPr>
            <w:tcW w:w="503" w:type="dxa"/>
          </w:tcPr>
          <w:p w14:paraId="6DEED05A" w14:textId="24BEBA48" w:rsidR="00C77D20" w:rsidRPr="006F307C" w:rsidRDefault="00C77D20" w:rsidP="00C77D20">
            <w:pPr>
              <w:jc w:val="center"/>
              <w:rPr>
                <w:ins w:id="8296" w:author="Στάθης Καπ" w:date="2023-02-02T17:05:00Z"/>
                <w:rFonts w:cstheme="minorHAnsi"/>
                <w:sz w:val="18"/>
                <w:szCs w:val="18"/>
              </w:rPr>
            </w:pPr>
            <w:ins w:id="8297" w:author="Στάθης Καπ" w:date="2023-02-02T17:23:00Z">
              <w:r w:rsidRPr="006F307C">
                <w:rPr>
                  <w:rFonts w:cstheme="minorHAnsi"/>
                  <w:sz w:val="18"/>
                  <w:szCs w:val="18"/>
                  <w:rPrChange w:id="8298" w:author="Στάθης Καπ" w:date="2023-02-02T17:25:00Z">
                    <w:rPr/>
                  </w:rPrChange>
                </w:rPr>
                <w:t>1167</w:t>
              </w:r>
            </w:ins>
          </w:p>
        </w:tc>
        <w:tc>
          <w:tcPr>
            <w:tcW w:w="558" w:type="dxa"/>
          </w:tcPr>
          <w:p w14:paraId="7DBC07B9" w14:textId="43FD3373" w:rsidR="00C77D20" w:rsidRPr="006F307C" w:rsidRDefault="00C77D20" w:rsidP="00C77D20">
            <w:pPr>
              <w:jc w:val="center"/>
              <w:rPr>
                <w:ins w:id="8299" w:author="Στάθης Καπ" w:date="2023-02-02T17:05:00Z"/>
                <w:rFonts w:cstheme="minorHAnsi"/>
                <w:sz w:val="18"/>
                <w:szCs w:val="18"/>
              </w:rPr>
            </w:pPr>
            <w:ins w:id="8300" w:author="Στάθης Καπ" w:date="2023-02-02T17:23:00Z">
              <w:r w:rsidRPr="006F307C">
                <w:rPr>
                  <w:rFonts w:cstheme="minorHAnsi"/>
                  <w:sz w:val="18"/>
                  <w:szCs w:val="18"/>
                  <w:rPrChange w:id="8301" w:author="Στάθης Καπ" w:date="2023-02-02T17:25:00Z">
                    <w:rPr/>
                  </w:rPrChange>
                </w:rPr>
                <w:t>0.356</w:t>
              </w:r>
            </w:ins>
          </w:p>
        </w:tc>
        <w:tc>
          <w:tcPr>
            <w:tcW w:w="438" w:type="dxa"/>
          </w:tcPr>
          <w:p w14:paraId="31814E4D" w14:textId="63AB8DB4" w:rsidR="00C77D20" w:rsidRPr="006F307C" w:rsidRDefault="00C77D20" w:rsidP="00C77D20">
            <w:pPr>
              <w:jc w:val="center"/>
              <w:rPr>
                <w:ins w:id="8302" w:author="Στάθης Καπ" w:date="2023-02-02T17:05:00Z"/>
                <w:rFonts w:cstheme="minorHAnsi"/>
                <w:sz w:val="18"/>
                <w:szCs w:val="18"/>
              </w:rPr>
            </w:pPr>
            <w:ins w:id="8303" w:author="Στάθης Καπ" w:date="2023-02-02T17:23:00Z">
              <w:r w:rsidRPr="006F307C">
                <w:rPr>
                  <w:rFonts w:cstheme="minorHAnsi"/>
                  <w:sz w:val="18"/>
                  <w:szCs w:val="18"/>
                  <w:rPrChange w:id="8304" w:author="Στάθης Καπ" w:date="2023-02-02T17:25:00Z">
                    <w:rPr/>
                  </w:rPrChange>
                </w:rPr>
                <w:t>71</w:t>
              </w:r>
            </w:ins>
          </w:p>
        </w:tc>
        <w:tc>
          <w:tcPr>
            <w:tcW w:w="503" w:type="dxa"/>
          </w:tcPr>
          <w:p w14:paraId="48A5B0D2" w14:textId="7A1A9709" w:rsidR="00C77D20" w:rsidRPr="006F307C" w:rsidRDefault="00C77D20" w:rsidP="00C77D20">
            <w:pPr>
              <w:jc w:val="center"/>
              <w:rPr>
                <w:ins w:id="8305" w:author="Στάθης Καπ" w:date="2023-02-02T17:05:00Z"/>
                <w:rFonts w:cstheme="minorHAnsi"/>
                <w:sz w:val="18"/>
                <w:szCs w:val="18"/>
              </w:rPr>
            </w:pPr>
            <w:ins w:id="8306" w:author="Στάθης Καπ" w:date="2023-02-02T17:19:00Z">
              <w:r w:rsidRPr="006F307C">
                <w:rPr>
                  <w:rFonts w:cstheme="minorHAnsi"/>
                  <w:sz w:val="18"/>
                  <w:szCs w:val="18"/>
                  <w:rPrChange w:id="8307" w:author="Στάθης Καπ" w:date="2023-02-02T17:25:00Z">
                    <w:rPr/>
                  </w:rPrChange>
                </w:rPr>
                <w:t>1204</w:t>
              </w:r>
            </w:ins>
          </w:p>
        </w:tc>
        <w:tc>
          <w:tcPr>
            <w:tcW w:w="558" w:type="dxa"/>
          </w:tcPr>
          <w:p w14:paraId="177D41C2" w14:textId="69213359" w:rsidR="00C77D20" w:rsidRPr="006F307C" w:rsidRDefault="00C77D20" w:rsidP="00C77D20">
            <w:pPr>
              <w:jc w:val="center"/>
              <w:rPr>
                <w:ins w:id="8308" w:author="Στάθης Καπ" w:date="2023-02-02T17:05:00Z"/>
                <w:rFonts w:cstheme="minorHAnsi"/>
                <w:sz w:val="18"/>
                <w:szCs w:val="18"/>
              </w:rPr>
            </w:pPr>
            <w:ins w:id="8309" w:author="Στάθης Καπ" w:date="2023-02-02T17:19:00Z">
              <w:r w:rsidRPr="006F307C">
                <w:rPr>
                  <w:rFonts w:cstheme="minorHAnsi"/>
                  <w:sz w:val="18"/>
                  <w:szCs w:val="18"/>
                  <w:rPrChange w:id="8310" w:author="Στάθης Καπ" w:date="2023-02-02T17:25:00Z">
                    <w:rPr/>
                  </w:rPrChange>
                </w:rPr>
                <w:t>0.448</w:t>
              </w:r>
            </w:ins>
          </w:p>
        </w:tc>
        <w:tc>
          <w:tcPr>
            <w:tcW w:w="438" w:type="dxa"/>
          </w:tcPr>
          <w:p w14:paraId="3B505E4F" w14:textId="39BBB992" w:rsidR="00C77D20" w:rsidRPr="006F307C" w:rsidRDefault="00C77D20" w:rsidP="00C77D20">
            <w:pPr>
              <w:jc w:val="center"/>
              <w:rPr>
                <w:ins w:id="8311" w:author="Στάθης Καπ" w:date="2023-02-02T17:05:00Z"/>
                <w:rFonts w:cstheme="minorHAnsi"/>
                <w:sz w:val="18"/>
                <w:szCs w:val="18"/>
              </w:rPr>
            </w:pPr>
            <w:ins w:id="8312" w:author="Στάθης Καπ" w:date="2023-02-02T17:19:00Z">
              <w:r w:rsidRPr="006F307C">
                <w:rPr>
                  <w:rFonts w:cstheme="minorHAnsi"/>
                  <w:sz w:val="18"/>
                  <w:szCs w:val="18"/>
                  <w:rPrChange w:id="8313" w:author="Στάθης Καπ" w:date="2023-02-02T17:25:00Z">
                    <w:rPr/>
                  </w:rPrChange>
                </w:rPr>
                <w:t>76</w:t>
              </w:r>
            </w:ins>
          </w:p>
        </w:tc>
        <w:tc>
          <w:tcPr>
            <w:tcW w:w="456" w:type="dxa"/>
          </w:tcPr>
          <w:p w14:paraId="153EC455" w14:textId="47AE4335" w:rsidR="00C77D20" w:rsidRPr="006F307C" w:rsidRDefault="00C77D20" w:rsidP="00C77D20">
            <w:pPr>
              <w:jc w:val="center"/>
              <w:rPr>
                <w:ins w:id="8314" w:author="Στάθης Καπ" w:date="2023-02-02T17:05:00Z"/>
                <w:rFonts w:cstheme="minorHAnsi"/>
                <w:sz w:val="18"/>
                <w:szCs w:val="18"/>
              </w:rPr>
            </w:pPr>
            <w:ins w:id="8315" w:author="Στάθης Καπ" w:date="2023-02-02T17:24:00Z">
              <w:r w:rsidRPr="006F307C">
                <w:rPr>
                  <w:rFonts w:cstheme="minorHAnsi"/>
                  <w:sz w:val="18"/>
                  <w:szCs w:val="18"/>
                  <w:rPrChange w:id="8316" w:author="Στάθης Καπ" w:date="2023-02-02T17:25:00Z">
                    <w:rPr/>
                  </w:rPrChange>
                </w:rPr>
                <w:t>1084</w:t>
              </w:r>
            </w:ins>
          </w:p>
        </w:tc>
        <w:tc>
          <w:tcPr>
            <w:tcW w:w="548" w:type="dxa"/>
          </w:tcPr>
          <w:p w14:paraId="23FEBD3C" w14:textId="03551E47" w:rsidR="00C77D20" w:rsidRPr="006F307C" w:rsidRDefault="00C77D20" w:rsidP="00C77D20">
            <w:pPr>
              <w:jc w:val="center"/>
              <w:rPr>
                <w:ins w:id="8317" w:author="Στάθης Καπ" w:date="2023-02-02T17:05:00Z"/>
                <w:rFonts w:cstheme="minorHAnsi"/>
                <w:sz w:val="18"/>
                <w:szCs w:val="18"/>
              </w:rPr>
            </w:pPr>
            <w:ins w:id="8318" w:author="Στάθης Καπ" w:date="2023-02-02T17:24:00Z">
              <w:r w:rsidRPr="006F307C">
                <w:rPr>
                  <w:rFonts w:cstheme="minorHAnsi"/>
                  <w:sz w:val="18"/>
                  <w:szCs w:val="18"/>
                  <w:rPrChange w:id="8319" w:author="Στάθης Καπ" w:date="2023-02-02T17:25:00Z">
                    <w:rPr/>
                  </w:rPrChange>
                </w:rPr>
                <w:t>0.315</w:t>
              </w:r>
            </w:ins>
          </w:p>
        </w:tc>
        <w:tc>
          <w:tcPr>
            <w:tcW w:w="428" w:type="dxa"/>
          </w:tcPr>
          <w:p w14:paraId="7EAE5DCA" w14:textId="73772AFC" w:rsidR="00C77D20" w:rsidRPr="006F307C" w:rsidRDefault="00C77D20" w:rsidP="00C77D20">
            <w:pPr>
              <w:jc w:val="center"/>
              <w:rPr>
                <w:ins w:id="8320" w:author="Στάθης Καπ" w:date="2023-02-02T17:05:00Z"/>
                <w:rFonts w:cstheme="minorHAnsi"/>
                <w:sz w:val="18"/>
                <w:szCs w:val="18"/>
              </w:rPr>
            </w:pPr>
            <w:ins w:id="8321" w:author="Στάθης Καπ" w:date="2023-02-02T17:24:00Z">
              <w:r w:rsidRPr="006F307C">
                <w:rPr>
                  <w:rFonts w:cstheme="minorHAnsi"/>
                  <w:sz w:val="18"/>
                  <w:szCs w:val="18"/>
                  <w:rPrChange w:id="8322" w:author="Στάθης Καπ" w:date="2023-02-02T17:25:00Z">
                    <w:rPr/>
                  </w:rPrChange>
                </w:rPr>
                <w:t>65</w:t>
              </w:r>
            </w:ins>
          </w:p>
        </w:tc>
      </w:tr>
      <w:tr w:rsidR="00C77D20" w:rsidRPr="00AB438A" w14:paraId="2C600889" w14:textId="77777777" w:rsidTr="00C77D20">
        <w:trPr>
          <w:trHeight w:val="247"/>
          <w:ins w:id="8323" w:author="Στάθης Καπ" w:date="2023-02-02T17:05:00Z"/>
        </w:trPr>
        <w:tc>
          <w:tcPr>
            <w:tcW w:w="409" w:type="dxa"/>
            <w:vAlign w:val="center"/>
          </w:tcPr>
          <w:p w14:paraId="7C868CC4" w14:textId="77777777" w:rsidR="00C77D20" w:rsidRPr="006E0881" w:rsidRDefault="00C77D20" w:rsidP="00C77D20">
            <w:pPr>
              <w:jc w:val="center"/>
              <w:rPr>
                <w:ins w:id="8324" w:author="Στάθης Καπ" w:date="2023-02-02T17:05:00Z"/>
                <w:sz w:val="18"/>
                <w:szCs w:val="18"/>
              </w:rPr>
            </w:pPr>
            <w:ins w:id="8325" w:author="Στάθης Καπ" w:date="2023-02-02T17:05:00Z">
              <w:r w:rsidRPr="006E0881">
                <w:rPr>
                  <w:sz w:val="18"/>
                  <w:szCs w:val="18"/>
                </w:rPr>
                <w:t>Pr19</w:t>
              </w:r>
            </w:ins>
          </w:p>
        </w:tc>
        <w:tc>
          <w:tcPr>
            <w:tcW w:w="466" w:type="dxa"/>
          </w:tcPr>
          <w:p w14:paraId="50D3485F" w14:textId="46F94B07" w:rsidR="00C77D20" w:rsidRPr="006F307C" w:rsidRDefault="00C77D20" w:rsidP="00C77D20">
            <w:pPr>
              <w:jc w:val="center"/>
              <w:rPr>
                <w:ins w:id="8326" w:author="Στάθης Καπ" w:date="2023-02-02T17:05:00Z"/>
                <w:rFonts w:cstheme="minorHAnsi"/>
                <w:sz w:val="18"/>
                <w:szCs w:val="18"/>
              </w:rPr>
            </w:pPr>
            <w:ins w:id="8327" w:author="Στάθης Καπ" w:date="2023-02-02T17:09:00Z">
              <w:r w:rsidRPr="006F307C">
                <w:rPr>
                  <w:rFonts w:cstheme="minorHAnsi"/>
                  <w:sz w:val="18"/>
                  <w:szCs w:val="18"/>
                  <w:rPrChange w:id="8328" w:author="Στάθης Καπ" w:date="2023-02-02T17:25:00Z">
                    <w:rPr/>
                  </w:rPrChange>
                </w:rPr>
                <w:t>1600</w:t>
              </w:r>
            </w:ins>
          </w:p>
        </w:tc>
        <w:tc>
          <w:tcPr>
            <w:tcW w:w="799" w:type="dxa"/>
          </w:tcPr>
          <w:p w14:paraId="548C3728" w14:textId="64C016C5" w:rsidR="00C77D20" w:rsidRPr="006F307C" w:rsidRDefault="00C77D20" w:rsidP="00C77D20">
            <w:pPr>
              <w:jc w:val="center"/>
              <w:rPr>
                <w:ins w:id="8329" w:author="Στάθης Καπ" w:date="2023-02-02T17:05:00Z"/>
                <w:rFonts w:cstheme="minorHAnsi"/>
                <w:sz w:val="18"/>
                <w:szCs w:val="18"/>
              </w:rPr>
            </w:pPr>
            <w:ins w:id="8330" w:author="Στάθης Καπ" w:date="2023-02-02T17:09:00Z">
              <w:r w:rsidRPr="006F307C">
                <w:rPr>
                  <w:rFonts w:cstheme="minorHAnsi"/>
                  <w:sz w:val="18"/>
                  <w:szCs w:val="18"/>
                  <w:rPrChange w:id="8331" w:author="Στάθης Καπ" w:date="2023-02-02T17:25:00Z">
                    <w:rPr/>
                  </w:rPrChange>
                </w:rPr>
                <w:t>2.384</w:t>
              </w:r>
            </w:ins>
          </w:p>
        </w:tc>
        <w:tc>
          <w:tcPr>
            <w:tcW w:w="438" w:type="dxa"/>
          </w:tcPr>
          <w:p w14:paraId="222CE0C9" w14:textId="38366B7E" w:rsidR="00C77D20" w:rsidRPr="006F307C" w:rsidRDefault="00C77D20" w:rsidP="00C77D20">
            <w:pPr>
              <w:jc w:val="center"/>
              <w:rPr>
                <w:ins w:id="8332" w:author="Στάθης Καπ" w:date="2023-02-02T17:05:00Z"/>
                <w:rFonts w:cstheme="minorHAnsi"/>
                <w:sz w:val="18"/>
                <w:szCs w:val="18"/>
              </w:rPr>
            </w:pPr>
            <w:ins w:id="8333" w:author="Στάθης Καπ" w:date="2023-02-02T17:09:00Z">
              <w:r w:rsidRPr="006F307C">
                <w:rPr>
                  <w:rFonts w:cstheme="minorHAnsi"/>
                  <w:sz w:val="18"/>
                  <w:szCs w:val="18"/>
                  <w:rPrChange w:id="8334" w:author="Στάθης Καπ" w:date="2023-02-02T17:25:00Z">
                    <w:rPr/>
                  </w:rPrChange>
                </w:rPr>
                <w:t>103</w:t>
              </w:r>
            </w:ins>
          </w:p>
        </w:tc>
        <w:tc>
          <w:tcPr>
            <w:tcW w:w="503" w:type="dxa"/>
          </w:tcPr>
          <w:p w14:paraId="2EB83E09" w14:textId="04F023B7" w:rsidR="00C77D20" w:rsidRPr="006F307C" w:rsidRDefault="00C77D20" w:rsidP="00C77D20">
            <w:pPr>
              <w:jc w:val="center"/>
              <w:rPr>
                <w:ins w:id="8335" w:author="Στάθης Καπ" w:date="2023-02-02T17:05:00Z"/>
                <w:rFonts w:cstheme="minorHAnsi"/>
                <w:sz w:val="18"/>
                <w:szCs w:val="18"/>
              </w:rPr>
            </w:pPr>
            <w:ins w:id="8336" w:author="Στάθης Καπ" w:date="2023-02-02T17:22:00Z">
              <w:r w:rsidRPr="006F307C">
                <w:rPr>
                  <w:rFonts w:cstheme="minorHAnsi"/>
                  <w:sz w:val="18"/>
                  <w:szCs w:val="18"/>
                  <w:rPrChange w:id="8337" w:author="Στάθης Καπ" w:date="2023-02-02T17:25:00Z">
                    <w:rPr/>
                  </w:rPrChange>
                </w:rPr>
                <w:t>1510</w:t>
              </w:r>
            </w:ins>
          </w:p>
        </w:tc>
        <w:tc>
          <w:tcPr>
            <w:tcW w:w="558" w:type="dxa"/>
          </w:tcPr>
          <w:p w14:paraId="6D30AFE4" w14:textId="0B96D563" w:rsidR="00C77D20" w:rsidRPr="006F307C" w:rsidRDefault="00C77D20" w:rsidP="00C77D20">
            <w:pPr>
              <w:jc w:val="center"/>
              <w:rPr>
                <w:ins w:id="8338" w:author="Στάθης Καπ" w:date="2023-02-02T17:05:00Z"/>
                <w:rFonts w:cstheme="minorHAnsi"/>
                <w:sz w:val="18"/>
                <w:szCs w:val="18"/>
              </w:rPr>
            </w:pPr>
            <w:ins w:id="8339" w:author="Στάθης Καπ" w:date="2023-02-02T17:22:00Z">
              <w:r w:rsidRPr="006F307C">
                <w:rPr>
                  <w:rFonts w:cstheme="minorHAnsi"/>
                  <w:sz w:val="18"/>
                  <w:szCs w:val="18"/>
                  <w:rPrChange w:id="8340" w:author="Στάθης Καπ" w:date="2023-02-02T17:25:00Z">
                    <w:rPr/>
                  </w:rPrChange>
                </w:rPr>
                <w:t>1.223</w:t>
              </w:r>
            </w:ins>
          </w:p>
        </w:tc>
        <w:tc>
          <w:tcPr>
            <w:tcW w:w="438" w:type="dxa"/>
          </w:tcPr>
          <w:p w14:paraId="7FD8A8BF" w14:textId="3484E965" w:rsidR="00C77D20" w:rsidRPr="006F307C" w:rsidRDefault="00C77D20" w:rsidP="00C77D20">
            <w:pPr>
              <w:jc w:val="center"/>
              <w:rPr>
                <w:ins w:id="8341" w:author="Στάθης Καπ" w:date="2023-02-02T17:05:00Z"/>
                <w:rFonts w:cstheme="minorHAnsi"/>
                <w:sz w:val="18"/>
                <w:szCs w:val="18"/>
              </w:rPr>
            </w:pPr>
            <w:ins w:id="8342" w:author="Στάθης Καπ" w:date="2023-02-02T17:22:00Z">
              <w:r w:rsidRPr="006F307C">
                <w:rPr>
                  <w:rFonts w:cstheme="minorHAnsi"/>
                  <w:sz w:val="18"/>
                  <w:szCs w:val="18"/>
                  <w:rPrChange w:id="8343" w:author="Στάθης Καπ" w:date="2023-02-02T17:25:00Z">
                    <w:rPr/>
                  </w:rPrChange>
                </w:rPr>
                <w:t>97</w:t>
              </w:r>
            </w:ins>
          </w:p>
        </w:tc>
        <w:tc>
          <w:tcPr>
            <w:tcW w:w="503" w:type="dxa"/>
          </w:tcPr>
          <w:p w14:paraId="35CEAF62" w14:textId="05156298" w:rsidR="00C77D20" w:rsidRPr="006F307C" w:rsidRDefault="00C77D20" w:rsidP="00C77D20">
            <w:pPr>
              <w:jc w:val="center"/>
              <w:rPr>
                <w:ins w:id="8344" w:author="Στάθης Καπ" w:date="2023-02-02T17:05:00Z"/>
                <w:rFonts w:cstheme="minorHAnsi"/>
                <w:sz w:val="18"/>
                <w:szCs w:val="18"/>
              </w:rPr>
            </w:pPr>
            <w:ins w:id="8345" w:author="Στάθης Καπ" w:date="2023-02-02T17:11:00Z">
              <w:r w:rsidRPr="006F307C">
                <w:rPr>
                  <w:rFonts w:cstheme="minorHAnsi"/>
                  <w:sz w:val="18"/>
                  <w:szCs w:val="18"/>
                  <w:rPrChange w:id="8346" w:author="Στάθης Καπ" w:date="2023-02-02T17:25:00Z">
                    <w:rPr/>
                  </w:rPrChange>
                </w:rPr>
                <w:t>1450</w:t>
              </w:r>
            </w:ins>
          </w:p>
        </w:tc>
        <w:tc>
          <w:tcPr>
            <w:tcW w:w="558" w:type="dxa"/>
          </w:tcPr>
          <w:p w14:paraId="552B1027" w14:textId="2074233C" w:rsidR="00C77D20" w:rsidRPr="006F307C" w:rsidRDefault="00C77D20" w:rsidP="00C77D20">
            <w:pPr>
              <w:jc w:val="center"/>
              <w:rPr>
                <w:ins w:id="8347" w:author="Στάθης Καπ" w:date="2023-02-02T17:05:00Z"/>
                <w:rFonts w:cstheme="minorHAnsi"/>
                <w:sz w:val="18"/>
                <w:szCs w:val="18"/>
              </w:rPr>
            </w:pPr>
            <w:ins w:id="8348" w:author="Στάθης Καπ" w:date="2023-02-02T17:11:00Z">
              <w:r w:rsidRPr="006F307C">
                <w:rPr>
                  <w:rFonts w:cstheme="minorHAnsi"/>
                  <w:sz w:val="18"/>
                  <w:szCs w:val="18"/>
                  <w:rPrChange w:id="8349" w:author="Στάθης Καπ" w:date="2023-02-02T17:25:00Z">
                    <w:rPr/>
                  </w:rPrChange>
                </w:rPr>
                <w:t>0.652</w:t>
              </w:r>
            </w:ins>
          </w:p>
        </w:tc>
        <w:tc>
          <w:tcPr>
            <w:tcW w:w="438" w:type="dxa"/>
          </w:tcPr>
          <w:p w14:paraId="701781EE" w14:textId="22786940" w:rsidR="00C77D20" w:rsidRPr="006F307C" w:rsidRDefault="00C77D20" w:rsidP="00C77D20">
            <w:pPr>
              <w:jc w:val="center"/>
              <w:rPr>
                <w:ins w:id="8350" w:author="Στάθης Καπ" w:date="2023-02-02T17:05:00Z"/>
                <w:rFonts w:cstheme="minorHAnsi"/>
                <w:sz w:val="18"/>
                <w:szCs w:val="18"/>
              </w:rPr>
            </w:pPr>
            <w:ins w:id="8351" w:author="Στάθης Καπ" w:date="2023-02-02T17:11:00Z">
              <w:r w:rsidRPr="006F307C">
                <w:rPr>
                  <w:rFonts w:cstheme="minorHAnsi"/>
                  <w:sz w:val="18"/>
                  <w:szCs w:val="18"/>
                  <w:rPrChange w:id="8352" w:author="Στάθης Καπ" w:date="2023-02-02T17:25:00Z">
                    <w:rPr/>
                  </w:rPrChange>
                </w:rPr>
                <w:t>97</w:t>
              </w:r>
            </w:ins>
          </w:p>
        </w:tc>
        <w:tc>
          <w:tcPr>
            <w:tcW w:w="503" w:type="dxa"/>
          </w:tcPr>
          <w:p w14:paraId="50E07887" w14:textId="476824CE" w:rsidR="00C77D20" w:rsidRPr="006F307C" w:rsidRDefault="00C77D20" w:rsidP="00C77D20">
            <w:pPr>
              <w:jc w:val="center"/>
              <w:rPr>
                <w:ins w:id="8353" w:author="Στάθης Καπ" w:date="2023-02-02T17:05:00Z"/>
                <w:rFonts w:cstheme="minorHAnsi"/>
                <w:sz w:val="18"/>
                <w:szCs w:val="18"/>
              </w:rPr>
            </w:pPr>
            <w:ins w:id="8354" w:author="Στάθης Καπ" w:date="2023-02-02T17:23:00Z">
              <w:r w:rsidRPr="006F307C">
                <w:rPr>
                  <w:rFonts w:cstheme="minorHAnsi"/>
                  <w:sz w:val="18"/>
                  <w:szCs w:val="18"/>
                  <w:rPrChange w:id="8355" w:author="Στάθης Καπ" w:date="2023-02-02T17:25:00Z">
                    <w:rPr/>
                  </w:rPrChange>
                </w:rPr>
                <w:t>1349</w:t>
              </w:r>
            </w:ins>
          </w:p>
        </w:tc>
        <w:tc>
          <w:tcPr>
            <w:tcW w:w="558" w:type="dxa"/>
          </w:tcPr>
          <w:p w14:paraId="4E7CB0A1" w14:textId="0158DAB1" w:rsidR="00C77D20" w:rsidRPr="006F307C" w:rsidRDefault="00C77D20" w:rsidP="00C77D20">
            <w:pPr>
              <w:jc w:val="center"/>
              <w:rPr>
                <w:ins w:id="8356" w:author="Στάθης Καπ" w:date="2023-02-02T17:05:00Z"/>
                <w:rFonts w:cstheme="minorHAnsi"/>
                <w:sz w:val="18"/>
                <w:szCs w:val="18"/>
              </w:rPr>
            </w:pPr>
            <w:ins w:id="8357" w:author="Στάθης Καπ" w:date="2023-02-02T17:23:00Z">
              <w:r w:rsidRPr="006F307C">
                <w:rPr>
                  <w:rFonts w:cstheme="minorHAnsi"/>
                  <w:sz w:val="18"/>
                  <w:szCs w:val="18"/>
                  <w:rPrChange w:id="8358" w:author="Στάθης Καπ" w:date="2023-02-02T17:25:00Z">
                    <w:rPr/>
                  </w:rPrChange>
                </w:rPr>
                <w:t>0.618</w:t>
              </w:r>
            </w:ins>
          </w:p>
        </w:tc>
        <w:tc>
          <w:tcPr>
            <w:tcW w:w="438" w:type="dxa"/>
          </w:tcPr>
          <w:p w14:paraId="2090E54F" w14:textId="48CA6256" w:rsidR="00C77D20" w:rsidRPr="006F307C" w:rsidRDefault="00C77D20" w:rsidP="00C77D20">
            <w:pPr>
              <w:jc w:val="center"/>
              <w:rPr>
                <w:ins w:id="8359" w:author="Στάθης Καπ" w:date="2023-02-02T17:05:00Z"/>
                <w:rFonts w:cstheme="minorHAnsi"/>
                <w:sz w:val="18"/>
                <w:szCs w:val="18"/>
              </w:rPr>
            </w:pPr>
            <w:ins w:id="8360" w:author="Στάθης Καπ" w:date="2023-02-02T17:23:00Z">
              <w:r w:rsidRPr="006F307C">
                <w:rPr>
                  <w:rFonts w:cstheme="minorHAnsi"/>
                  <w:sz w:val="18"/>
                  <w:szCs w:val="18"/>
                  <w:rPrChange w:id="8361" w:author="Στάθης Καπ" w:date="2023-02-02T17:25:00Z">
                    <w:rPr/>
                  </w:rPrChange>
                </w:rPr>
                <w:t>89</w:t>
              </w:r>
            </w:ins>
          </w:p>
        </w:tc>
        <w:tc>
          <w:tcPr>
            <w:tcW w:w="503" w:type="dxa"/>
          </w:tcPr>
          <w:p w14:paraId="71B9D2D9" w14:textId="71CAE084" w:rsidR="00C77D20" w:rsidRPr="006F307C" w:rsidRDefault="00C77D20" w:rsidP="00C77D20">
            <w:pPr>
              <w:jc w:val="center"/>
              <w:rPr>
                <w:ins w:id="8362" w:author="Στάθης Καπ" w:date="2023-02-02T17:05:00Z"/>
                <w:rFonts w:cstheme="minorHAnsi"/>
                <w:sz w:val="18"/>
                <w:szCs w:val="18"/>
              </w:rPr>
            </w:pPr>
            <w:ins w:id="8363" w:author="Στάθης Καπ" w:date="2023-02-02T17:19:00Z">
              <w:r w:rsidRPr="006F307C">
                <w:rPr>
                  <w:rFonts w:cstheme="minorHAnsi"/>
                  <w:sz w:val="18"/>
                  <w:szCs w:val="18"/>
                  <w:rPrChange w:id="8364" w:author="Στάθης Καπ" w:date="2023-02-02T17:25:00Z">
                    <w:rPr/>
                  </w:rPrChange>
                </w:rPr>
                <w:t>1377</w:t>
              </w:r>
            </w:ins>
          </w:p>
        </w:tc>
        <w:tc>
          <w:tcPr>
            <w:tcW w:w="558" w:type="dxa"/>
          </w:tcPr>
          <w:p w14:paraId="00DAD628" w14:textId="0F1416ED" w:rsidR="00C77D20" w:rsidRPr="006F307C" w:rsidRDefault="00C77D20" w:rsidP="00C77D20">
            <w:pPr>
              <w:jc w:val="center"/>
              <w:rPr>
                <w:ins w:id="8365" w:author="Στάθης Καπ" w:date="2023-02-02T17:05:00Z"/>
                <w:rFonts w:cstheme="minorHAnsi"/>
                <w:sz w:val="18"/>
                <w:szCs w:val="18"/>
              </w:rPr>
            </w:pPr>
            <w:ins w:id="8366" w:author="Στάθης Καπ" w:date="2023-02-02T17:19:00Z">
              <w:r w:rsidRPr="006F307C">
                <w:rPr>
                  <w:rFonts w:cstheme="minorHAnsi"/>
                  <w:sz w:val="18"/>
                  <w:szCs w:val="18"/>
                  <w:rPrChange w:id="8367" w:author="Στάθης Καπ" w:date="2023-02-02T17:25:00Z">
                    <w:rPr/>
                  </w:rPrChange>
                </w:rPr>
                <w:t>0.627</w:t>
              </w:r>
            </w:ins>
          </w:p>
        </w:tc>
        <w:tc>
          <w:tcPr>
            <w:tcW w:w="438" w:type="dxa"/>
          </w:tcPr>
          <w:p w14:paraId="665671CE" w14:textId="10C03607" w:rsidR="00C77D20" w:rsidRPr="006F307C" w:rsidRDefault="00C77D20" w:rsidP="00C77D20">
            <w:pPr>
              <w:jc w:val="center"/>
              <w:rPr>
                <w:ins w:id="8368" w:author="Στάθης Καπ" w:date="2023-02-02T17:05:00Z"/>
                <w:rFonts w:cstheme="minorHAnsi"/>
                <w:sz w:val="18"/>
                <w:szCs w:val="18"/>
              </w:rPr>
            </w:pPr>
            <w:ins w:id="8369" w:author="Στάθης Καπ" w:date="2023-02-02T17:19:00Z">
              <w:r w:rsidRPr="006F307C">
                <w:rPr>
                  <w:rFonts w:cstheme="minorHAnsi"/>
                  <w:sz w:val="18"/>
                  <w:szCs w:val="18"/>
                  <w:rPrChange w:id="8370" w:author="Στάθης Καπ" w:date="2023-02-02T17:25:00Z">
                    <w:rPr/>
                  </w:rPrChange>
                </w:rPr>
                <w:t>94</w:t>
              </w:r>
            </w:ins>
          </w:p>
        </w:tc>
        <w:tc>
          <w:tcPr>
            <w:tcW w:w="456" w:type="dxa"/>
          </w:tcPr>
          <w:p w14:paraId="1D58CB4C" w14:textId="3DB8F14C" w:rsidR="00C77D20" w:rsidRPr="006F307C" w:rsidRDefault="00C77D20" w:rsidP="00C77D20">
            <w:pPr>
              <w:jc w:val="center"/>
              <w:rPr>
                <w:ins w:id="8371" w:author="Στάθης Καπ" w:date="2023-02-02T17:05:00Z"/>
                <w:rFonts w:cstheme="minorHAnsi"/>
                <w:sz w:val="18"/>
                <w:szCs w:val="18"/>
              </w:rPr>
            </w:pPr>
            <w:ins w:id="8372" w:author="Στάθης Καπ" w:date="2023-02-02T17:24:00Z">
              <w:r w:rsidRPr="006F307C">
                <w:rPr>
                  <w:rFonts w:cstheme="minorHAnsi"/>
                  <w:sz w:val="18"/>
                  <w:szCs w:val="18"/>
                  <w:rPrChange w:id="8373" w:author="Στάθης Καπ" w:date="2023-02-02T17:25:00Z">
                    <w:rPr/>
                  </w:rPrChange>
                </w:rPr>
                <w:t>1212</w:t>
              </w:r>
            </w:ins>
          </w:p>
        </w:tc>
        <w:tc>
          <w:tcPr>
            <w:tcW w:w="548" w:type="dxa"/>
          </w:tcPr>
          <w:p w14:paraId="727BF148" w14:textId="7B0DC2CD" w:rsidR="00C77D20" w:rsidRPr="006F307C" w:rsidRDefault="00C77D20" w:rsidP="00C77D20">
            <w:pPr>
              <w:jc w:val="center"/>
              <w:rPr>
                <w:ins w:id="8374" w:author="Στάθης Καπ" w:date="2023-02-02T17:05:00Z"/>
                <w:rFonts w:cstheme="minorHAnsi"/>
                <w:sz w:val="18"/>
                <w:szCs w:val="18"/>
              </w:rPr>
            </w:pPr>
            <w:ins w:id="8375" w:author="Στάθης Καπ" w:date="2023-02-02T17:24:00Z">
              <w:r w:rsidRPr="006F307C">
                <w:rPr>
                  <w:rFonts w:cstheme="minorHAnsi"/>
                  <w:sz w:val="18"/>
                  <w:szCs w:val="18"/>
                  <w:rPrChange w:id="8376" w:author="Στάθης Καπ" w:date="2023-02-02T17:25:00Z">
                    <w:rPr/>
                  </w:rPrChange>
                </w:rPr>
                <w:t>0.565</w:t>
              </w:r>
            </w:ins>
          </w:p>
        </w:tc>
        <w:tc>
          <w:tcPr>
            <w:tcW w:w="428" w:type="dxa"/>
          </w:tcPr>
          <w:p w14:paraId="17E44CB9" w14:textId="59F73CA4" w:rsidR="00C77D20" w:rsidRPr="006F307C" w:rsidRDefault="00C77D20" w:rsidP="00C77D20">
            <w:pPr>
              <w:jc w:val="center"/>
              <w:rPr>
                <w:ins w:id="8377" w:author="Στάθης Καπ" w:date="2023-02-02T17:05:00Z"/>
                <w:rFonts w:cstheme="minorHAnsi"/>
                <w:sz w:val="18"/>
                <w:szCs w:val="18"/>
              </w:rPr>
            </w:pPr>
            <w:ins w:id="8378" w:author="Στάθης Καπ" w:date="2023-02-02T17:24:00Z">
              <w:r w:rsidRPr="006F307C">
                <w:rPr>
                  <w:rFonts w:cstheme="minorHAnsi"/>
                  <w:sz w:val="18"/>
                  <w:szCs w:val="18"/>
                  <w:rPrChange w:id="8379" w:author="Στάθης Καπ" w:date="2023-02-02T17:25:00Z">
                    <w:rPr/>
                  </w:rPrChange>
                </w:rPr>
                <w:t>82</w:t>
              </w:r>
            </w:ins>
          </w:p>
        </w:tc>
      </w:tr>
      <w:tr w:rsidR="00C77D20" w:rsidRPr="00AB438A" w14:paraId="2FC3E7E0" w14:textId="77777777" w:rsidTr="00C77D20">
        <w:trPr>
          <w:trHeight w:val="247"/>
          <w:ins w:id="8380" w:author="Στάθης Καπ" w:date="2023-02-02T17:05:00Z"/>
        </w:trPr>
        <w:tc>
          <w:tcPr>
            <w:tcW w:w="409" w:type="dxa"/>
            <w:vAlign w:val="center"/>
          </w:tcPr>
          <w:p w14:paraId="7B343380" w14:textId="77777777" w:rsidR="00C77D20" w:rsidRPr="006E0881" w:rsidRDefault="00C77D20" w:rsidP="00C77D20">
            <w:pPr>
              <w:rPr>
                <w:ins w:id="8381" w:author="Στάθης Καπ" w:date="2023-02-02T17:05:00Z"/>
                <w:sz w:val="18"/>
                <w:szCs w:val="18"/>
              </w:rPr>
            </w:pPr>
            <w:ins w:id="8382" w:author="Στάθης Καπ" w:date="2023-02-02T17:05:00Z">
              <w:r w:rsidRPr="006E0881">
                <w:rPr>
                  <w:sz w:val="18"/>
                  <w:szCs w:val="18"/>
                </w:rPr>
                <w:t>Pr20</w:t>
              </w:r>
            </w:ins>
          </w:p>
        </w:tc>
        <w:tc>
          <w:tcPr>
            <w:tcW w:w="466" w:type="dxa"/>
          </w:tcPr>
          <w:p w14:paraId="1CA8BD7F" w14:textId="1AC69824" w:rsidR="00C77D20" w:rsidRPr="006F307C" w:rsidRDefault="00C77D20" w:rsidP="00C77D20">
            <w:pPr>
              <w:jc w:val="center"/>
              <w:rPr>
                <w:ins w:id="8383" w:author="Στάθης Καπ" w:date="2023-02-02T17:05:00Z"/>
                <w:rFonts w:cstheme="minorHAnsi"/>
                <w:sz w:val="18"/>
                <w:szCs w:val="18"/>
              </w:rPr>
            </w:pPr>
            <w:ins w:id="8384" w:author="Στάθης Καπ" w:date="2023-02-02T17:09:00Z">
              <w:r w:rsidRPr="006F307C">
                <w:rPr>
                  <w:rFonts w:cstheme="minorHAnsi"/>
                  <w:sz w:val="18"/>
                  <w:szCs w:val="18"/>
                  <w:rPrChange w:id="8385" w:author="Στάθης Καπ" w:date="2023-02-02T17:25:00Z">
                    <w:rPr/>
                  </w:rPrChange>
                </w:rPr>
                <w:t>1831</w:t>
              </w:r>
            </w:ins>
          </w:p>
        </w:tc>
        <w:tc>
          <w:tcPr>
            <w:tcW w:w="799" w:type="dxa"/>
          </w:tcPr>
          <w:p w14:paraId="107A7EB1" w14:textId="4FC76EF9" w:rsidR="00C77D20" w:rsidRPr="006F307C" w:rsidRDefault="00C77D20" w:rsidP="00C77D20">
            <w:pPr>
              <w:jc w:val="center"/>
              <w:rPr>
                <w:ins w:id="8386" w:author="Στάθης Καπ" w:date="2023-02-02T17:05:00Z"/>
                <w:rFonts w:cstheme="minorHAnsi"/>
                <w:sz w:val="18"/>
                <w:szCs w:val="18"/>
              </w:rPr>
            </w:pPr>
            <w:ins w:id="8387" w:author="Στάθης Καπ" w:date="2023-02-02T17:09:00Z">
              <w:r w:rsidRPr="006F307C">
                <w:rPr>
                  <w:rFonts w:cstheme="minorHAnsi"/>
                  <w:sz w:val="18"/>
                  <w:szCs w:val="18"/>
                  <w:rPrChange w:id="8388" w:author="Στάθης Καπ" w:date="2023-02-02T17:25:00Z">
                    <w:rPr/>
                  </w:rPrChange>
                </w:rPr>
                <w:t>3.22</w:t>
              </w:r>
            </w:ins>
          </w:p>
        </w:tc>
        <w:tc>
          <w:tcPr>
            <w:tcW w:w="438" w:type="dxa"/>
          </w:tcPr>
          <w:p w14:paraId="465AFFB4" w14:textId="30F934C1" w:rsidR="00C77D20" w:rsidRPr="006F307C" w:rsidRDefault="00C77D20" w:rsidP="00C77D20">
            <w:pPr>
              <w:jc w:val="center"/>
              <w:rPr>
                <w:ins w:id="8389" w:author="Στάθης Καπ" w:date="2023-02-02T17:05:00Z"/>
                <w:rFonts w:cstheme="minorHAnsi"/>
                <w:sz w:val="18"/>
                <w:szCs w:val="18"/>
              </w:rPr>
            </w:pPr>
            <w:ins w:id="8390" w:author="Στάθης Καπ" w:date="2023-02-02T17:09:00Z">
              <w:r w:rsidRPr="006F307C">
                <w:rPr>
                  <w:rFonts w:cstheme="minorHAnsi"/>
                  <w:sz w:val="18"/>
                  <w:szCs w:val="18"/>
                  <w:rPrChange w:id="8391" w:author="Στάθης Καπ" w:date="2023-02-02T17:25:00Z">
                    <w:rPr/>
                  </w:rPrChange>
                </w:rPr>
                <w:t>113</w:t>
              </w:r>
            </w:ins>
          </w:p>
        </w:tc>
        <w:tc>
          <w:tcPr>
            <w:tcW w:w="503" w:type="dxa"/>
          </w:tcPr>
          <w:p w14:paraId="2C106718" w14:textId="69FA8488" w:rsidR="00C77D20" w:rsidRPr="006F307C" w:rsidRDefault="00C77D20" w:rsidP="00C77D20">
            <w:pPr>
              <w:jc w:val="center"/>
              <w:rPr>
                <w:ins w:id="8392" w:author="Στάθης Καπ" w:date="2023-02-02T17:05:00Z"/>
                <w:rFonts w:cstheme="minorHAnsi"/>
                <w:sz w:val="18"/>
                <w:szCs w:val="18"/>
              </w:rPr>
            </w:pPr>
            <w:ins w:id="8393" w:author="Στάθης Καπ" w:date="2023-02-02T17:22:00Z">
              <w:r w:rsidRPr="006F307C">
                <w:rPr>
                  <w:rFonts w:cstheme="minorHAnsi"/>
                  <w:sz w:val="18"/>
                  <w:szCs w:val="18"/>
                  <w:rPrChange w:id="8394" w:author="Στάθης Καπ" w:date="2023-02-02T17:25:00Z">
                    <w:rPr/>
                  </w:rPrChange>
                </w:rPr>
                <w:t>1775</w:t>
              </w:r>
            </w:ins>
          </w:p>
        </w:tc>
        <w:tc>
          <w:tcPr>
            <w:tcW w:w="558" w:type="dxa"/>
          </w:tcPr>
          <w:p w14:paraId="0C4FE13C" w14:textId="4ABB4220" w:rsidR="00C77D20" w:rsidRPr="006F307C" w:rsidRDefault="00C77D20" w:rsidP="00C77D20">
            <w:pPr>
              <w:jc w:val="center"/>
              <w:rPr>
                <w:ins w:id="8395" w:author="Στάθης Καπ" w:date="2023-02-02T17:05:00Z"/>
                <w:rFonts w:cstheme="minorHAnsi"/>
                <w:sz w:val="18"/>
                <w:szCs w:val="18"/>
              </w:rPr>
            </w:pPr>
            <w:ins w:id="8396" w:author="Στάθης Καπ" w:date="2023-02-02T17:22:00Z">
              <w:r w:rsidRPr="006F307C">
                <w:rPr>
                  <w:rFonts w:cstheme="minorHAnsi"/>
                  <w:sz w:val="18"/>
                  <w:szCs w:val="18"/>
                  <w:rPrChange w:id="8397" w:author="Στάθης Καπ" w:date="2023-02-02T17:25:00Z">
                    <w:rPr/>
                  </w:rPrChange>
                </w:rPr>
                <w:t>2.143</w:t>
              </w:r>
            </w:ins>
          </w:p>
        </w:tc>
        <w:tc>
          <w:tcPr>
            <w:tcW w:w="438" w:type="dxa"/>
          </w:tcPr>
          <w:p w14:paraId="6F806248" w14:textId="0CE4B4F9" w:rsidR="00C77D20" w:rsidRPr="006F307C" w:rsidRDefault="00C77D20" w:rsidP="00C77D20">
            <w:pPr>
              <w:jc w:val="center"/>
              <w:rPr>
                <w:ins w:id="8398" w:author="Στάθης Καπ" w:date="2023-02-02T17:05:00Z"/>
                <w:rFonts w:cstheme="minorHAnsi"/>
                <w:sz w:val="18"/>
                <w:szCs w:val="18"/>
              </w:rPr>
            </w:pPr>
            <w:ins w:id="8399" w:author="Στάθης Καπ" w:date="2023-02-02T17:22:00Z">
              <w:r w:rsidRPr="006F307C">
                <w:rPr>
                  <w:rFonts w:cstheme="minorHAnsi"/>
                  <w:sz w:val="18"/>
                  <w:szCs w:val="18"/>
                  <w:rPrChange w:id="8400" w:author="Στάθης Καπ" w:date="2023-02-02T17:25:00Z">
                    <w:rPr/>
                  </w:rPrChange>
                </w:rPr>
                <w:t>110</w:t>
              </w:r>
            </w:ins>
          </w:p>
        </w:tc>
        <w:tc>
          <w:tcPr>
            <w:tcW w:w="503" w:type="dxa"/>
          </w:tcPr>
          <w:p w14:paraId="2B4759CC" w14:textId="006A756D" w:rsidR="00C77D20" w:rsidRPr="006F307C" w:rsidRDefault="00C77D20" w:rsidP="00C77D20">
            <w:pPr>
              <w:jc w:val="center"/>
              <w:rPr>
                <w:ins w:id="8401" w:author="Στάθης Καπ" w:date="2023-02-02T17:05:00Z"/>
                <w:rFonts w:cstheme="minorHAnsi"/>
                <w:sz w:val="18"/>
                <w:szCs w:val="18"/>
              </w:rPr>
            </w:pPr>
            <w:ins w:id="8402" w:author="Στάθης Καπ" w:date="2023-02-02T17:11:00Z">
              <w:r w:rsidRPr="006F307C">
                <w:rPr>
                  <w:rFonts w:cstheme="minorHAnsi"/>
                  <w:sz w:val="18"/>
                  <w:szCs w:val="18"/>
                  <w:rPrChange w:id="8403" w:author="Στάθης Καπ" w:date="2023-02-02T17:25:00Z">
                    <w:rPr/>
                  </w:rPrChange>
                </w:rPr>
                <w:t>1684</w:t>
              </w:r>
            </w:ins>
          </w:p>
        </w:tc>
        <w:tc>
          <w:tcPr>
            <w:tcW w:w="558" w:type="dxa"/>
          </w:tcPr>
          <w:p w14:paraId="6B4CA17A" w14:textId="0F277A6B" w:rsidR="00C77D20" w:rsidRPr="006F307C" w:rsidRDefault="00C77D20" w:rsidP="00C77D20">
            <w:pPr>
              <w:jc w:val="center"/>
              <w:rPr>
                <w:ins w:id="8404" w:author="Στάθης Καπ" w:date="2023-02-02T17:05:00Z"/>
                <w:rFonts w:cstheme="minorHAnsi"/>
                <w:sz w:val="18"/>
                <w:szCs w:val="18"/>
              </w:rPr>
            </w:pPr>
            <w:ins w:id="8405" w:author="Στάθης Καπ" w:date="2023-02-02T17:11:00Z">
              <w:r w:rsidRPr="006F307C">
                <w:rPr>
                  <w:rFonts w:cstheme="minorHAnsi"/>
                  <w:sz w:val="18"/>
                  <w:szCs w:val="18"/>
                  <w:rPrChange w:id="8406" w:author="Στάθης Καπ" w:date="2023-02-02T17:25:00Z">
                    <w:rPr/>
                  </w:rPrChange>
                </w:rPr>
                <w:t>1.153</w:t>
              </w:r>
            </w:ins>
          </w:p>
        </w:tc>
        <w:tc>
          <w:tcPr>
            <w:tcW w:w="438" w:type="dxa"/>
          </w:tcPr>
          <w:p w14:paraId="75DBB243" w14:textId="7890079A" w:rsidR="00C77D20" w:rsidRPr="006F307C" w:rsidRDefault="00C77D20" w:rsidP="00C77D20">
            <w:pPr>
              <w:jc w:val="center"/>
              <w:rPr>
                <w:ins w:id="8407" w:author="Στάθης Καπ" w:date="2023-02-02T17:05:00Z"/>
                <w:rFonts w:cstheme="minorHAnsi"/>
                <w:sz w:val="18"/>
                <w:szCs w:val="18"/>
              </w:rPr>
            </w:pPr>
            <w:ins w:id="8408" w:author="Στάθης Καπ" w:date="2023-02-02T17:11:00Z">
              <w:r w:rsidRPr="006F307C">
                <w:rPr>
                  <w:rFonts w:cstheme="minorHAnsi"/>
                  <w:sz w:val="18"/>
                  <w:szCs w:val="18"/>
                  <w:rPrChange w:id="8409" w:author="Στάθης Καπ" w:date="2023-02-02T17:25:00Z">
                    <w:rPr/>
                  </w:rPrChange>
                </w:rPr>
                <w:t>107</w:t>
              </w:r>
            </w:ins>
          </w:p>
        </w:tc>
        <w:tc>
          <w:tcPr>
            <w:tcW w:w="503" w:type="dxa"/>
          </w:tcPr>
          <w:p w14:paraId="0852B8BE" w14:textId="172B5344" w:rsidR="00C77D20" w:rsidRPr="006F307C" w:rsidRDefault="00C77D20" w:rsidP="00C77D20">
            <w:pPr>
              <w:jc w:val="center"/>
              <w:rPr>
                <w:ins w:id="8410" w:author="Στάθης Καπ" w:date="2023-02-02T17:05:00Z"/>
                <w:rFonts w:cstheme="minorHAnsi"/>
                <w:sz w:val="18"/>
                <w:szCs w:val="18"/>
              </w:rPr>
            </w:pPr>
            <w:ins w:id="8411" w:author="Στάθης Καπ" w:date="2023-02-02T17:23:00Z">
              <w:r w:rsidRPr="006F307C">
                <w:rPr>
                  <w:rFonts w:cstheme="minorHAnsi"/>
                  <w:sz w:val="18"/>
                  <w:szCs w:val="18"/>
                  <w:rPrChange w:id="8412" w:author="Στάθης Καπ" w:date="2023-02-02T17:25:00Z">
                    <w:rPr/>
                  </w:rPrChange>
                </w:rPr>
                <w:t>1573</w:t>
              </w:r>
            </w:ins>
          </w:p>
        </w:tc>
        <w:tc>
          <w:tcPr>
            <w:tcW w:w="558" w:type="dxa"/>
          </w:tcPr>
          <w:p w14:paraId="68860300" w14:textId="7426045C" w:rsidR="00C77D20" w:rsidRPr="006F307C" w:rsidRDefault="00C77D20" w:rsidP="00C77D20">
            <w:pPr>
              <w:jc w:val="center"/>
              <w:rPr>
                <w:ins w:id="8413" w:author="Στάθης Καπ" w:date="2023-02-02T17:05:00Z"/>
                <w:rFonts w:cstheme="minorHAnsi"/>
                <w:sz w:val="18"/>
                <w:szCs w:val="18"/>
              </w:rPr>
            </w:pPr>
            <w:ins w:id="8414" w:author="Στάθης Καπ" w:date="2023-02-02T17:23:00Z">
              <w:r w:rsidRPr="006F307C">
                <w:rPr>
                  <w:rFonts w:cstheme="minorHAnsi"/>
                  <w:sz w:val="18"/>
                  <w:szCs w:val="18"/>
                  <w:rPrChange w:id="8415" w:author="Στάθης Καπ" w:date="2023-02-02T17:25:00Z">
                    <w:rPr/>
                  </w:rPrChange>
                </w:rPr>
                <w:t>0.965</w:t>
              </w:r>
            </w:ins>
          </w:p>
        </w:tc>
        <w:tc>
          <w:tcPr>
            <w:tcW w:w="438" w:type="dxa"/>
          </w:tcPr>
          <w:p w14:paraId="782DF6C1" w14:textId="71822126" w:rsidR="00C77D20" w:rsidRPr="006F307C" w:rsidRDefault="00C77D20" w:rsidP="00C77D20">
            <w:pPr>
              <w:jc w:val="center"/>
              <w:rPr>
                <w:ins w:id="8416" w:author="Στάθης Καπ" w:date="2023-02-02T17:05:00Z"/>
                <w:rFonts w:cstheme="minorHAnsi"/>
                <w:sz w:val="18"/>
                <w:szCs w:val="18"/>
              </w:rPr>
            </w:pPr>
            <w:ins w:id="8417" w:author="Στάθης Καπ" w:date="2023-02-02T17:23:00Z">
              <w:r w:rsidRPr="006F307C">
                <w:rPr>
                  <w:rFonts w:cstheme="minorHAnsi"/>
                  <w:sz w:val="18"/>
                  <w:szCs w:val="18"/>
                  <w:rPrChange w:id="8418" w:author="Στάθης Καπ" w:date="2023-02-02T17:25:00Z">
                    <w:rPr/>
                  </w:rPrChange>
                </w:rPr>
                <w:t>95</w:t>
              </w:r>
            </w:ins>
          </w:p>
        </w:tc>
        <w:tc>
          <w:tcPr>
            <w:tcW w:w="503" w:type="dxa"/>
          </w:tcPr>
          <w:p w14:paraId="16604F90" w14:textId="38E5594D" w:rsidR="00C77D20" w:rsidRPr="006F307C" w:rsidRDefault="00C77D20" w:rsidP="00C77D20">
            <w:pPr>
              <w:jc w:val="center"/>
              <w:rPr>
                <w:ins w:id="8419" w:author="Στάθης Καπ" w:date="2023-02-02T17:05:00Z"/>
                <w:rFonts w:cstheme="minorHAnsi"/>
                <w:sz w:val="18"/>
                <w:szCs w:val="18"/>
              </w:rPr>
            </w:pPr>
            <w:ins w:id="8420" w:author="Στάθης Καπ" w:date="2023-02-02T17:19:00Z">
              <w:r w:rsidRPr="006F307C">
                <w:rPr>
                  <w:rFonts w:cstheme="minorHAnsi"/>
                  <w:sz w:val="18"/>
                  <w:szCs w:val="18"/>
                  <w:rPrChange w:id="8421" w:author="Στάθης Καπ" w:date="2023-02-02T17:25:00Z">
                    <w:rPr/>
                  </w:rPrChange>
                </w:rPr>
                <w:t>1661</w:t>
              </w:r>
            </w:ins>
          </w:p>
        </w:tc>
        <w:tc>
          <w:tcPr>
            <w:tcW w:w="558" w:type="dxa"/>
          </w:tcPr>
          <w:p w14:paraId="07D90E20" w14:textId="519F9FA3" w:rsidR="00C77D20" w:rsidRPr="006F307C" w:rsidRDefault="00C77D20" w:rsidP="00C77D20">
            <w:pPr>
              <w:jc w:val="center"/>
              <w:rPr>
                <w:ins w:id="8422" w:author="Στάθης Καπ" w:date="2023-02-02T17:05:00Z"/>
                <w:rFonts w:cstheme="minorHAnsi"/>
                <w:sz w:val="18"/>
                <w:szCs w:val="18"/>
              </w:rPr>
            </w:pPr>
            <w:ins w:id="8423" w:author="Στάθης Καπ" w:date="2023-02-02T17:19:00Z">
              <w:r w:rsidRPr="006F307C">
                <w:rPr>
                  <w:rFonts w:cstheme="minorHAnsi"/>
                  <w:sz w:val="18"/>
                  <w:szCs w:val="18"/>
                  <w:rPrChange w:id="8424" w:author="Στάθης Καπ" w:date="2023-02-02T17:25:00Z">
                    <w:rPr/>
                  </w:rPrChange>
                </w:rPr>
                <w:t>1.429</w:t>
              </w:r>
            </w:ins>
          </w:p>
        </w:tc>
        <w:tc>
          <w:tcPr>
            <w:tcW w:w="438" w:type="dxa"/>
          </w:tcPr>
          <w:p w14:paraId="2CFF87B1" w14:textId="73BC00AF" w:rsidR="00C77D20" w:rsidRPr="006F307C" w:rsidRDefault="00C77D20" w:rsidP="00C77D20">
            <w:pPr>
              <w:jc w:val="center"/>
              <w:rPr>
                <w:ins w:id="8425" w:author="Στάθης Καπ" w:date="2023-02-02T17:05:00Z"/>
                <w:rFonts w:cstheme="minorHAnsi"/>
                <w:sz w:val="18"/>
                <w:szCs w:val="18"/>
              </w:rPr>
            </w:pPr>
            <w:ins w:id="8426" w:author="Στάθης Καπ" w:date="2023-02-02T17:19:00Z">
              <w:r w:rsidRPr="006F307C">
                <w:rPr>
                  <w:rFonts w:cstheme="minorHAnsi"/>
                  <w:sz w:val="18"/>
                  <w:szCs w:val="18"/>
                  <w:rPrChange w:id="8427" w:author="Στάθης Καπ" w:date="2023-02-02T17:25:00Z">
                    <w:rPr/>
                  </w:rPrChange>
                </w:rPr>
                <w:t>104</w:t>
              </w:r>
            </w:ins>
          </w:p>
        </w:tc>
        <w:tc>
          <w:tcPr>
            <w:tcW w:w="456" w:type="dxa"/>
          </w:tcPr>
          <w:p w14:paraId="62054F44" w14:textId="7CDE3751" w:rsidR="00C77D20" w:rsidRPr="006F307C" w:rsidRDefault="00C77D20" w:rsidP="00C77D20">
            <w:pPr>
              <w:jc w:val="center"/>
              <w:rPr>
                <w:ins w:id="8428" w:author="Στάθης Καπ" w:date="2023-02-02T17:05:00Z"/>
                <w:rFonts w:cstheme="minorHAnsi"/>
                <w:sz w:val="18"/>
                <w:szCs w:val="18"/>
              </w:rPr>
            </w:pPr>
            <w:ins w:id="8429" w:author="Στάθης Καπ" w:date="2023-02-02T17:24:00Z">
              <w:r w:rsidRPr="006F307C">
                <w:rPr>
                  <w:rFonts w:cstheme="minorHAnsi"/>
                  <w:sz w:val="18"/>
                  <w:szCs w:val="18"/>
                  <w:rPrChange w:id="8430" w:author="Στάθης Καπ" w:date="2023-02-02T17:25:00Z">
                    <w:rPr/>
                  </w:rPrChange>
                </w:rPr>
                <w:t>1566</w:t>
              </w:r>
            </w:ins>
          </w:p>
        </w:tc>
        <w:tc>
          <w:tcPr>
            <w:tcW w:w="548" w:type="dxa"/>
          </w:tcPr>
          <w:p w14:paraId="00BEC5DD" w14:textId="73FD1329" w:rsidR="00C77D20" w:rsidRPr="006F307C" w:rsidRDefault="00C77D20" w:rsidP="00C77D20">
            <w:pPr>
              <w:jc w:val="center"/>
              <w:rPr>
                <w:ins w:id="8431" w:author="Στάθης Καπ" w:date="2023-02-02T17:05:00Z"/>
                <w:rFonts w:cstheme="minorHAnsi"/>
                <w:sz w:val="18"/>
                <w:szCs w:val="18"/>
              </w:rPr>
            </w:pPr>
            <w:ins w:id="8432" w:author="Στάθης Καπ" w:date="2023-02-02T17:24:00Z">
              <w:r w:rsidRPr="006F307C">
                <w:rPr>
                  <w:rFonts w:cstheme="minorHAnsi"/>
                  <w:sz w:val="18"/>
                  <w:szCs w:val="18"/>
                  <w:rPrChange w:id="8433" w:author="Στάθης Καπ" w:date="2023-02-02T17:25:00Z">
                    <w:rPr/>
                  </w:rPrChange>
                </w:rPr>
                <w:t>1.141</w:t>
              </w:r>
            </w:ins>
          </w:p>
        </w:tc>
        <w:tc>
          <w:tcPr>
            <w:tcW w:w="428" w:type="dxa"/>
          </w:tcPr>
          <w:p w14:paraId="31B960D0" w14:textId="4ED50C19" w:rsidR="00C77D20" w:rsidRPr="006F307C" w:rsidRDefault="00C77D20" w:rsidP="00C77D20">
            <w:pPr>
              <w:jc w:val="center"/>
              <w:rPr>
                <w:ins w:id="8434" w:author="Στάθης Καπ" w:date="2023-02-02T17:05:00Z"/>
                <w:rFonts w:cstheme="minorHAnsi"/>
                <w:sz w:val="18"/>
                <w:szCs w:val="18"/>
              </w:rPr>
            </w:pPr>
            <w:ins w:id="8435" w:author="Στάθης Καπ" w:date="2023-02-02T17:24:00Z">
              <w:r w:rsidRPr="006F307C">
                <w:rPr>
                  <w:rFonts w:cstheme="minorHAnsi"/>
                  <w:sz w:val="18"/>
                  <w:szCs w:val="18"/>
                  <w:rPrChange w:id="8436" w:author="Στάθης Καπ" w:date="2023-02-02T17:25:00Z">
                    <w:rPr/>
                  </w:rPrChange>
                </w:rPr>
                <w:t>92</w:t>
              </w:r>
            </w:ins>
          </w:p>
        </w:tc>
      </w:tr>
    </w:tbl>
    <w:p w14:paraId="4A5084D6" w14:textId="5ADC7C50" w:rsidR="00833224" w:rsidRDefault="00833224">
      <w:pPr>
        <w:rPr>
          <w:ins w:id="8437" w:author="Στάθης Καπ" w:date="2023-02-01T06:01:00Z"/>
        </w:rPr>
      </w:pPr>
      <w:ins w:id="8438" w:author="Στάθης Καπ" w:date="2023-02-01T06:01:00Z">
        <w:r>
          <w:br w:type="page"/>
        </w:r>
      </w:ins>
    </w:p>
    <w:p w14:paraId="54E9A274" w14:textId="628CB6C6" w:rsidR="008E010E" w:rsidRDefault="008E010E">
      <w:pPr>
        <w:rPr>
          <w:ins w:id="8439" w:author="Στάθης Καπ" w:date="2023-02-01T06:01:00Z"/>
        </w:rPr>
      </w:pPr>
      <w:ins w:id="8440" w:author="Στάθης Καπ" w:date="2023-02-01T06:01:00Z">
        <w:r>
          <w:lastRenderedPageBreak/>
          <w:t>Case C:</w:t>
        </w:r>
      </w:ins>
    </w:p>
    <w:p w14:paraId="4B4CBA3F" w14:textId="036F657B" w:rsidR="008E010E" w:rsidRDefault="008E010E" w:rsidP="008E010E">
      <w:pPr>
        <w:pStyle w:val="ListParagraph"/>
        <w:numPr>
          <w:ilvl w:val="0"/>
          <w:numId w:val="44"/>
        </w:numPr>
        <w:rPr>
          <w:ins w:id="8441" w:author="Στάθης Καπ" w:date="2023-02-01T06:01:00Z"/>
        </w:rPr>
      </w:pPr>
      <w:ins w:id="8442" w:author="Στάθης Καπ" w:date="2023-02-01T06:01:00Z">
        <w:r>
          <w:t>Perturbation: Shake</w:t>
        </w:r>
      </w:ins>
    </w:p>
    <w:p w14:paraId="6394D28F" w14:textId="7C41D0E2" w:rsidR="008E010E" w:rsidRDefault="008E010E" w:rsidP="008E010E">
      <w:pPr>
        <w:pStyle w:val="ListParagraph"/>
        <w:numPr>
          <w:ilvl w:val="0"/>
          <w:numId w:val="44"/>
        </w:numPr>
        <w:rPr>
          <w:ins w:id="8443" w:author="Στάθης Καπ" w:date="2023-02-01T06:01:00Z"/>
        </w:rPr>
      </w:pPr>
      <w:ins w:id="8444" w:author="Στάθης Καπ" w:date="2023-02-01T06:01:00Z">
        <w:r>
          <w:t>Split: At each iteration</w:t>
        </w:r>
      </w:ins>
    </w:p>
    <w:p w14:paraId="03F759DA" w14:textId="2340D835" w:rsidR="008E010E" w:rsidRPr="008E010E" w:rsidRDefault="008E010E" w:rsidP="008E010E">
      <w:pPr>
        <w:pStyle w:val="ListParagraph"/>
        <w:numPr>
          <w:ilvl w:val="0"/>
          <w:numId w:val="44"/>
        </w:numPr>
        <w:rPr>
          <w:ins w:id="8445" w:author="Στάθης Καπ" w:date="2023-02-01T06:01:00Z"/>
        </w:rPr>
      </w:pPr>
      <w:ins w:id="8446" w:author="Στάθης Καπ" w:date="2023-02-01T06:01:00Z">
        <w:r>
          <w:t>Registry: No</w:t>
        </w:r>
      </w:ins>
    </w:p>
    <w:p w14:paraId="0AF2386C" w14:textId="77777777" w:rsidR="008E010E" w:rsidRDefault="008E010E" w:rsidP="008E010E">
      <w:pPr>
        <w:rPr>
          <w:ins w:id="8447" w:author="Στάθης Καπ" w:date="2023-02-01T06:01:00Z"/>
        </w:rPr>
      </w:pPr>
      <w:ins w:id="8448" w:author="Στάθης Καπ" w:date="2023-02-01T06:01:00Z">
        <w:r>
          <w:rPr>
            <w:lang w:val="el-GR"/>
          </w:rPr>
          <w:t xml:space="preserve">Για </w:t>
        </w:r>
        <w:r>
          <w:t>m=1</w:t>
        </w:r>
      </w:ins>
    </w:p>
    <w:tbl>
      <w:tblPr>
        <w:tblStyle w:val="TableGrid"/>
        <w:tblW w:w="0" w:type="auto"/>
        <w:tblLook w:val="04A0" w:firstRow="1" w:lastRow="0" w:firstColumn="1" w:lastColumn="0" w:noHBand="0" w:noVBand="1"/>
      </w:tblPr>
      <w:tblGrid>
        <w:gridCol w:w="627"/>
        <w:gridCol w:w="663"/>
        <w:gridCol w:w="764"/>
        <w:gridCol w:w="630"/>
        <w:gridCol w:w="663"/>
        <w:gridCol w:w="764"/>
        <w:gridCol w:w="630"/>
        <w:gridCol w:w="663"/>
        <w:gridCol w:w="764"/>
        <w:gridCol w:w="630"/>
        <w:gridCol w:w="654"/>
        <w:gridCol w:w="754"/>
        <w:gridCol w:w="622"/>
      </w:tblGrid>
      <w:tr w:rsidR="008E010E" w:rsidRPr="00AB438A" w14:paraId="751ABF83" w14:textId="77777777" w:rsidTr="00D1397D">
        <w:trPr>
          <w:ins w:id="8449" w:author="Στάθης Καπ" w:date="2023-02-01T06:01:00Z"/>
        </w:trPr>
        <w:tc>
          <w:tcPr>
            <w:tcW w:w="627" w:type="dxa"/>
          </w:tcPr>
          <w:p w14:paraId="096B4EB8" w14:textId="77777777" w:rsidR="008E010E" w:rsidRPr="006E0881" w:rsidRDefault="008E010E" w:rsidP="00D1397D">
            <w:pPr>
              <w:rPr>
                <w:ins w:id="8450" w:author="Στάθης Καπ" w:date="2023-02-01T06:01:00Z"/>
                <w:sz w:val="18"/>
                <w:szCs w:val="18"/>
              </w:rPr>
            </w:pPr>
          </w:p>
        </w:tc>
        <w:tc>
          <w:tcPr>
            <w:tcW w:w="2057" w:type="dxa"/>
            <w:gridSpan w:val="3"/>
          </w:tcPr>
          <w:p w14:paraId="74B7A742" w14:textId="77777777" w:rsidR="008E010E" w:rsidRPr="006E0881" w:rsidRDefault="008E010E" w:rsidP="00D1397D">
            <w:pPr>
              <w:rPr>
                <w:ins w:id="8451" w:author="Στάθης Καπ" w:date="2023-02-01T06:01:00Z"/>
                <w:sz w:val="18"/>
                <w:szCs w:val="18"/>
              </w:rPr>
            </w:pPr>
            <w:ins w:id="8452" w:author="Στάθης Καπ" w:date="2023-02-01T06:01:00Z">
              <w:r>
                <w:rPr>
                  <w:sz w:val="18"/>
                  <w:szCs w:val="18"/>
                </w:rPr>
                <w:t>S</w:t>
              </w:r>
              <w:r w:rsidRPr="006E0881">
                <w:rPr>
                  <w:sz w:val="18"/>
                  <w:szCs w:val="18"/>
                </w:rPr>
                <w:t>=1</w:t>
              </w:r>
            </w:ins>
          </w:p>
        </w:tc>
        <w:tc>
          <w:tcPr>
            <w:tcW w:w="2057" w:type="dxa"/>
            <w:gridSpan w:val="3"/>
          </w:tcPr>
          <w:p w14:paraId="44987494" w14:textId="77777777" w:rsidR="008E010E" w:rsidRPr="006E0881" w:rsidRDefault="008E010E" w:rsidP="00D1397D">
            <w:pPr>
              <w:rPr>
                <w:ins w:id="8453" w:author="Στάθης Καπ" w:date="2023-02-01T06:01:00Z"/>
                <w:sz w:val="18"/>
                <w:szCs w:val="18"/>
              </w:rPr>
            </w:pPr>
            <w:ins w:id="8454" w:author="Στάθης Καπ" w:date="2023-02-01T06:01:00Z">
              <w:r>
                <w:rPr>
                  <w:sz w:val="18"/>
                  <w:szCs w:val="18"/>
                </w:rPr>
                <w:t>S</w:t>
              </w:r>
              <w:r w:rsidRPr="006E0881">
                <w:rPr>
                  <w:sz w:val="18"/>
                  <w:szCs w:val="18"/>
                </w:rPr>
                <w:t>=2</w:t>
              </w:r>
            </w:ins>
          </w:p>
        </w:tc>
        <w:tc>
          <w:tcPr>
            <w:tcW w:w="2057" w:type="dxa"/>
            <w:gridSpan w:val="3"/>
          </w:tcPr>
          <w:p w14:paraId="27BD374C" w14:textId="77777777" w:rsidR="008E010E" w:rsidRPr="006E0881" w:rsidRDefault="008E010E" w:rsidP="00D1397D">
            <w:pPr>
              <w:rPr>
                <w:ins w:id="8455" w:author="Στάθης Καπ" w:date="2023-02-01T06:01:00Z"/>
                <w:sz w:val="18"/>
                <w:szCs w:val="18"/>
              </w:rPr>
            </w:pPr>
            <w:ins w:id="8456" w:author="Στάθης Καπ" w:date="2023-02-01T06:01:00Z">
              <w:r>
                <w:rPr>
                  <w:sz w:val="18"/>
                  <w:szCs w:val="18"/>
                </w:rPr>
                <w:t>S</w:t>
              </w:r>
              <w:r w:rsidRPr="006E0881">
                <w:rPr>
                  <w:sz w:val="18"/>
                  <w:szCs w:val="18"/>
                </w:rPr>
                <w:t>=3</w:t>
              </w:r>
            </w:ins>
          </w:p>
        </w:tc>
        <w:tc>
          <w:tcPr>
            <w:tcW w:w="2030" w:type="dxa"/>
            <w:gridSpan w:val="3"/>
          </w:tcPr>
          <w:p w14:paraId="20FF16CF" w14:textId="77777777" w:rsidR="008E010E" w:rsidRPr="006E0881" w:rsidRDefault="008E010E" w:rsidP="00D1397D">
            <w:pPr>
              <w:rPr>
                <w:ins w:id="8457" w:author="Στάθης Καπ" w:date="2023-02-01T06:01:00Z"/>
                <w:sz w:val="18"/>
                <w:szCs w:val="18"/>
              </w:rPr>
            </w:pPr>
            <w:ins w:id="8458" w:author="Στάθης Καπ" w:date="2023-02-01T06:01:00Z">
              <w:r>
                <w:rPr>
                  <w:sz w:val="18"/>
                  <w:szCs w:val="18"/>
                </w:rPr>
                <w:t>S</w:t>
              </w:r>
              <w:r w:rsidRPr="006E0881">
                <w:rPr>
                  <w:sz w:val="18"/>
                  <w:szCs w:val="18"/>
                </w:rPr>
                <w:t>=4</w:t>
              </w:r>
            </w:ins>
          </w:p>
        </w:tc>
      </w:tr>
      <w:tr w:rsidR="008E010E" w:rsidRPr="00AB438A" w14:paraId="507C08B5" w14:textId="77777777" w:rsidTr="00D1397D">
        <w:trPr>
          <w:ins w:id="8459" w:author="Στάθης Καπ" w:date="2023-02-01T06:01:00Z"/>
        </w:trPr>
        <w:tc>
          <w:tcPr>
            <w:tcW w:w="627" w:type="dxa"/>
          </w:tcPr>
          <w:p w14:paraId="1E320D43" w14:textId="77777777" w:rsidR="008E010E" w:rsidRPr="006E0881" w:rsidRDefault="008E010E" w:rsidP="00D1397D">
            <w:pPr>
              <w:rPr>
                <w:ins w:id="8460" w:author="Στάθης Καπ" w:date="2023-02-01T06:01:00Z"/>
                <w:sz w:val="18"/>
                <w:szCs w:val="18"/>
              </w:rPr>
            </w:pPr>
          </w:p>
        </w:tc>
        <w:tc>
          <w:tcPr>
            <w:tcW w:w="663" w:type="dxa"/>
          </w:tcPr>
          <w:p w14:paraId="013382CF" w14:textId="77777777" w:rsidR="008E010E" w:rsidRPr="006E0881" w:rsidRDefault="008E010E" w:rsidP="00D1397D">
            <w:pPr>
              <w:rPr>
                <w:ins w:id="8461" w:author="Στάθης Καπ" w:date="2023-02-01T06:01:00Z"/>
                <w:sz w:val="18"/>
                <w:szCs w:val="18"/>
              </w:rPr>
            </w:pPr>
            <w:ins w:id="8462" w:author="Στάθης Καπ" w:date="2023-02-01T06:01:00Z">
              <w:r w:rsidRPr="006E0881">
                <w:rPr>
                  <w:sz w:val="18"/>
                  <w:szCs w:val="18"/>
                </w:rPr>
                <w:t>score</w:t>
              </w:r>
            </w:ins>
          </w:p>
        </w:tc>
        <w:tc>
          <w:tcPr>
            <w:tcW w:w="764" w:type="dxa"/>
          </w:tcPr>
          <w:p w14:paraId="302DECE8" w14:textId="77777777" w:rsidR="008E010E" w:rsidRPr="006E0881" w:rsidRDefault="008E010E" w:rsidP="00D1397D">
            <w:pPr>
              <w:rPr>
                <w:ins w:id="8463" w:author="Στάθης Καπ" w:date="2023-02-01T06:01:00Z"/>
                <w:sz w:val="18"/>
                <w:szCs w:val="18"/>
              </w:rPr>
            </w:pPr>
            <w:ins w:id="8464" w:author="Στάθης Καπ" w:date="2023-02-01T06:01:00Z">
              <w:r w:rsidRPr="006E0881">
                <w:rPr>
                  <w:sz w:val="18"/>
                  <w:szCs w:val="18"/>
                </w:rPr>
                <w:t>CPU(s)</w:t>
              </w:r>
            </w:ins>
          </w:p>
        </w:tc>
        <w:tc>
          <w:tcPr>
            <w:tcW w:w="630" w:type="dxa"/>
          </w:tcPr>
          <w:p w14:paraId="6CE6527A" w14:textId="77777777" w:rsidR="008E010E" w:rsidRPr="006E0881" w:rsidRDefault="008E010E" w:rsidP="00D1397D">
            <w:pPr>
              <w:rPr>
                <w:ins w:id="8465" w:author="Στάθης Καπ" w:date="2023-02-01T06:01:00Z"/>
                <w:sz w:val="18"/>
                <w:szCs w:val="18"/>
              </w:rPr>
            </w:pPr>
            <w:ins w:id="8466" w:author="Στάθης Καπ" w:date="2023-02-01T06:01:00Z">
              <w:r w:rsidRPr="006E0881">
                <w:rPr>
                  <w:sz w:val="18"/>
                  <w:szCs w:val="18"/>
                </w:rPr>
                <w:t>visits</w:t>
              </w:r>
            </w:ins>
          </w:p>
        </w:tc>
        <w:tc>
          <w:tcPr>
            <w:tcW w:w="663" w:type="dxa"/>
          </w:tcPr>
          <w:p w14:paraId="5AF701A0" w14:textId="77777777" w:rsidR="008E010E" w:rsidRPr="006E0881" w:rsidRDefault="008E010E" w:rsidP="00D1397D">
            <w:pPr>
              <w:rPr>
                <w:ins w:id="8467" w:author="Στάθης Καπ" w:date="2023-02-01T06:01:00Z"/>
                <w:sz w:val="18"/>
                <w:szCs w:val="18"/>
              </w:rPr>
            </w:pPr>
            <w:ins w:id="8468" w:author="Στάθης Καπ" w:date="2023-02-01T06:01:00Z">
              <w:r w:rsidRPr="006E0881">
                <w:rPr>
                  <w:sz w:val="18"/>
                  <w:szCs w:val="18"/>
                </w:rPr>
                <w:t>score</w:t>
              </w:r>
            </w:ins>
          </w:p>
        </w:tc>
        <w:tc>
          <w:tcPr>
            <w:tcW w:w="764" w:type="dxa"/>
          </w:tcPr>
          <w:p w14:paraId="51063D8D" w14:textId="77777777" w:rsidR="008E010E" w:rsidRPr="006E0881" w:rsidRDefault="008E010E" w:rsidP="00D1397D">
            <w:pPr>
              <w:rPr>
                <w:ins w:id="8469" w:author="Στάθης Καπ" w:date="2023-02-01T06:01:00Z"/>
                <w:sz w:val="18"/>
                <w:szCs w:val="18"/>
              </w:rPr>
            </w:pPr>
            <w:ins w:id="8470" w:author="Στάθης Καπ" w:date="2023-02-01T06:01:00Z">
              <w:r w:rsidRPr="006E0881">
                <w:rPr>
                  <w:sz w:val="18"/>
                  <w:szCs w:val="18"/>
                </w:rPr>
                <w:t>CPU(s)</w:t>
              </w:r>
            </w:ins>
          </w:p>
        </w:tc>
        <w:tc>
          <w:tcPr>
            <w:tcW w:w="630" w:type="dxa"/>
          </w:tcPr>
          <w:p w14:paraId="77742FAC" w14:textId="77777777" w:rsidR="008E010E" w:rsidRPr="006E0881" w:rsidRDefault="008E010E" w:rsidP="00D1397D">
            <w:pPr>
              <w:rPr>
                <w:ins w:id="8471" w:author="Στάθης Καπ" w:date="2023-02-01T06:01:00Z"/>
                <w:sz w:val="18"/>
                <w:szCs w:val="18"/>
              </w:rPr>
            </w:pPr>
            <w:ins w:id="8472" w:author="Στάθης Καπ" w:date="2023-02-01T06:01:00Z">
              <w:r w:rsidRPr="006E0881">
                <w:rPr>
                  <w:sz w:val="18"/>
                  <w:szCs w:val="18"/>
                </w:rPr>
                <w:t>visits</w:t>
              </w:r>
            </w:ins>
          </w:p>
        </w:tc>
        <w:tc>
          <w:tcPr>
            <w:tcW w:w="663" w:type="dxa"/>
          </w:tcPr>
          <w:p w14:paraId="3F55D770" w14:textId="77777777" w:rsidR="008E010E" w:rsidRPr="006E0881" w:rsidRDefault="008E010E" w:rsidP="00D1397D">
            <w:pPr>
              <w:rPr>
                <w:ins w:id="8473" w:author="Στάθης Καπ" w:date="2023-02-01T06:01:00Z"/>
                <w:sz w:val="18"/>
                <w:szCs w:val="18"/>
              </w:rPr>
            </w:pPr>
            <w:ins w:id="8474" w:author="Στάθης Καπ" w:date="2023-02-01T06:01:00Z">
              <w:r w:rsidRPr="006E0881">
                <w:rPr>
                  <w:sz w:val="18"/>
                  <w:szCs w:val="18"/>
                </w:rPr>
                <w:t>score</w:t>
              </w:r>
            </w:ins>
          </w:p>
        </w:tc>
        <w:tc>
          <w:tcPr>
            <w:tcW w:w="764" w:type="dxa"/>
          </w:tcPr>
          <w:p w14:paraId="5B36CA90" w14:textId="77777777" w:rsidR="008E010E" w:rsidRPr="006E0881" w:rsidRDefault="008E010E" w:rsidP="00D1397D">
            <w:pPr>
              <w:rPr>
                <w:ins w:id="8475" w:author="Στάθης Καπ" w:date="2023-02-01T06:01:00Z"/>
                <w:sz w:val="18"/>
                <w:szCs w:val="18"/>
              </w:rPr>
            </w:pPr>
            <w:ins w:id="8476" w:author="Στάθης Καπ" w:date="2023-02-01T06:01:00Z">
              <w:r w:rsidRPr="006E0881">
                <w:rPr>
                  <w:sz w:val="18"/>
                  <w:szCs w:val="18"/>
                </w:rPr>
                <w:t>CPU(s)</w:t>
              </w:r>
            </w:ins>
          </w:p>
        </w:tc>
        <w:tc>
          <w:tcPr>
            <w:tcW w:w="630" w:type="dxa"/>
          </w:tcPr>
          <w:p w14:paraId="6005DF36" w14:textId="77777777" w:rsidR="008E010E" w:rsidRPr="006E0881" w:rsidRDefault="008E010E" w:rsidP="00D1397D">
            <w:pPr>
              <w:rPr>
                <w:ins w:id="8477" w:author="Στάθης Καπ" w:date="2023-02-01T06:01:00Z"/>
                <w:sz w:val="18"/>
                <w:szCs w:val="18"/>
              </w:rPr>
            </w:pPr>
            <w:ins w:id="8478" w:author="Στάθης Καπ" w:date="2023-02-01T06:01:00Z">
              <w:r w:rsidRPr="006E0881">
                <w:rPr>
                  <w:sz w:val="18"/>
                  <w:szCs w:val="18"/>
                </w:rPr>
                <w:t>visits</w:t>
              </w:r>
            </w:ins>
          </w:p>
        </w:tc>
        <w:tc>
          <w:tcPr>
            <w:tcW w:w="654" w:type="dxa"/>
          </w:tcPr>
          <w:p w14:paraId="5C50FFD8" w14:textId="77777777" w:rsidR="008E010E" w:rsidRPr="006E0881" w:rsidRDefault="008E010E" w:rsidP="00D1397D">
            <w:pPr>
              <w:rPr>
                <w:ins w:id="8479" w:author="Στάθης Καπ" w:date="2023-02-01T06:01:00Z"/>
                <w:sz w:val="18"/>
                <w:szCs w:val="18"/>
              </w:rPr>
            </w:pPr>
            <w:ins w:id="8480" w:author="Στάθης Καπ" w:date="2023-02-01T06:01:00Z">
              <w:r w:rsidRPr="006E0881">
                <w:rPr>
                  <w:sz w:val="18"/>
                  <w:szCs w:val="18"/>
                </w:rPr>
                <w:t>score</w:t>
              </w:r>
            </w:ins>
          </w:p>
        </w:tc>
        <w:tc>
          <w:tcPr>
            <w:tcW w:w="754" w:type="dxa"/>
          </w:tcPr>
          <w:p w14:paraId="2A73EA85" w14:textId="77777777" w:rsidR="008E010E" w:rsidRPr="006E0881" w:rsidRDefault="008E010E" w:rsidP="00D1397D">
            <w:pPr>
              <w:rPr>
                <w:ins w:id="8481" w:author="Στάθης Καπ" w:date="2023-02-01T06:01:00Z"/>
                <w:sz w:val="18"/>
                <w:szCs w:val="18"/>
              </w:rPr>
            </w:pPr>
            <w:ins w:id="8482" w:author="Στάθης Καπ" w:date="2023-02-01T06:01:00Z">
              <w:r w:rsidRPr="006E0881">
                <w:rPr>
                  <w:sz w:val="18"/>
                  <w:szCs w:val="18"/>
                </w:rPr>
                <w:t>CPU(s)</w:t>
              </w:r>
            </w:ins>
          </w:p>
        </w:tc>
        <w:tc>
          <w:tcPr>
            <w:tcW w:w="622" w:type="dxa"/>
          </w:tcPr>
          <w:p w14:paraId="3BF8BD1E" w14:textId="77777777" w:rsidR="008E010E" w:rsidRPr="006E0881" w:rsidRDefault="008E010E" w:rsidP="00D1397D">
            <w:pPr>
              <w:rPr>
                <w:ins w:id="8483" w:author="Στάθης Καπ" w:date="2023-02-01T06:01:00Z"/>
                <w:sz w:val="18"/>
                <w:szCs w:val="18"/>
              </w:rPr>
            </w:pPr>
            <w:ins w:id="8484" w:author="Στάθης Καπ" w:date="2023-02-01T06:01:00Z">
              <w:r w:rsidRPr="006E0881">
                <w:rPr>
                  <w:sz w:val="18"/>
                  <w:szCs w:val="18"/>
                </w:rPr>
                <w:t>visits</w:t>
              </w:r>
            </w:ins>
          </w:p>
        </w:tc>
      </w:tr>
      <w:tr w:rsidR="008E010E" w:rsidRPr="00AB438A" w14:paraId="045B86E0" w14:textId="77777777" w:rsidTr="00D1397D">
        <w:trPr>
          <w:ins w:id="8485" w:author="Στάθης Καπ" w:date="2023-02-01T06:01:00Z"/>
        </w:trPr>
        <w:tc>
          <w:tcPr>
            <w:tcW w:w="627" w:type="dxa"/>
          </w:tcPr>
          <w:p w14:paraId="4166D54E" w14:textId="77777777" w:rsidR="008E010E" w:rsidRPr="006E0881" w:rsidRDefault="008E010E" w:rsidP="00D1397D">
            <w:pPr>
              <w:rPr>
                <w:ins w:id="8486" w:author="Στάθης Καπ" w:date="2023-02-01T06:01:00Z"/>
                <w:sz w:val="18"/>
                <w:szCs w:val="18"/>
              </w:rPr>
            </w:pPr>
            <w:ins w:id="8487" w:author="Στάθης Καπ" w:date="2023-02-01T06:01:00Z">
              <w:r w:rsidRPr="006E0881">
                <w:rPr>
                  <w:sz w:val="18"/>
                  <w:szCs w:val="18"/>
                </w:rPr>
                <w:t>pr11</w:t>
              </w:r>
            </w:ins>
          </w:p>
        </w:tc>
        <w:tc>
          <w:tcPr>
            <w:tcW w:w="663" w:type="dxa"/>
          </w:tcPr>
          <w:p w14:paraId="2111EB1A" w14:textId="77777777" w:rsidR="008E010E" w:rsidRPr="006F4BEA" w:rsidRDefault="008E010E" w:rsidP="00D1397D">
            <w:pPr>
              <w:rPr>
                <w:ins w:id="8488" w:author="Στάθης Καπ" w:date="2023-02-01T06:01:00Z"/>
                <w:sz w:val="18"/>
                <w:szCs w:val="18"/>
              </w:rPr>
            </w:pPr>
          </w:p>
        </w:tc>
        <w:tc>
          <w:tcPr>
            <w:tcW w:w="764" w:type="dxa"/>
          </w:tcPr>
          <w:p w14:paraId="47750F26" w14:textId="77777777" w:rsidR="008E010E" w:rsidRPr="006E0881" w:rsidRDefault="008E010E" w:rsidP="00D1397D">
            <w:pPr>
              <w:rPr>
                <w:ins w:id="8489" w:author="Στάθης Καπ" w:date="2023-02-01T06:01:00Z"/>
                <w:sz w:val="18"/>
                <w:szCs w:val="18"/>
              </w:rPr>
            </w:pPr>
          </w:p>
        </w:tc>
        <w:tc>
          <w:tcPr>
            <w:tcW w:w="630" w:type="dxa"/>
          </w:tcPr>
          <w:p w14:paraId="70D30250" w14:textId="77777777" w:rsidR="008E010E" w:rsidRPr="006E0881" w:rsidRDefault="008E010E" w:rsidP="00D1397D">
            <w:pPr>
              <w:rPr>
                <w:ins w:id="8490" w:author="Στάθης Καπ" w:date="2023-02-01T06:01:00Z"/>
                <w:sz w:val="18"/>
                <w:szCs w:val="18"/>
              </w:rPr>
            </w:pPr>
          </w:p>
        </w:tc>
        <w:tc>
          <w:tcPr>
            <w:tcW w:w="663" w:type="dxa"/>
          </w:tcPr>
          <w:p w14:paraId="6A0CAB46" w14:textId="77777777" w:rsidR="008E010E" w:rsidRPr="006E0881" w:rsidRDefault="008E010E" w:rsidP="00D1397D">
            <w:pPr>
              <w:rPr>
                <w:ins w:id="8491" w:author="Στάθης Καπ" w:date="2023-02-01T06:01:00Z"/>
                <w:sz w:val="18"/>
                <w:szCs w:val="18"/>
              </w:rPr>
            </w:pPr>
          </w:p>
        </w:tc>
        <w:tc>
          <w:tcPr>
            <w:tcW w:w="764" w:type="dxa"/>
          </w:tcPr>
          <w:p w14:paraId="03139225" w14:textId="77777777" w:rsidR="008E010E" w:rsidRPr="006E0881" w:rsidRDefault="008E010E" w:rsidP="00D1397D">
            <w:pPr>
              <w:rPr>
                <w:ins w:id="8492" w:author="Στάθης Καπ" w:date="2023-02-01T06:01:00Z"/>
                <w:sz w:val="18"/>
                <w:szCs w:val="18"/>
              </w:rPr>
            </w:pPr>
          </w:p>
        </w:tc>
        <w:tc>
          <w:tcPr>
            <w:tcW w:w="630" w:type="dxa"/>
          </w:tcPr>
          <w:p w14:paraId="20DA56A2" w14:textId="77777777" w:rsidR="008E010E" w:rsidRPr="006E0881" w:rsidRDefault="008E010E" w:rsidP="00D1397D">
            <w:pPr>
              <w:rPr>
                <w:ins w:id="8493" w:author="Στάθης Καπ" w:date="2023-02-01T06:01:00Z"/>
                <w:sz w:val="18"/>
                <w:szCs w:val="18"/>
              </w:rPr>
            </w:pPr>
          </w:p>
        </w:tc>
        <w:tc>
          <w:tcPr>
            <w:tcW w:w="663" w:type="dxa"/>
          </w:tcPr>
          <w:p w14:paraId="733A3960" w14:textId="77777777" w:rsidR="008E010E" w:rsidRPr="006E0881" w:rsidRDefault="008E010E" w:rsidP="00D1397D">
            <w:pPr>
              <w:rPr>
                <w:ins w:id="8494" w:author="Στάθης Καπ" w:date="2023-02-01T06:01:00Z"/>
                <w:sz w:val="18"/>
                <w:szCs w:val="18"/>
              </w:rPr>
            </w:pPr>
          </w:p>
        </w:tc>
        <w:tc>
          <w:tcPr>
            <w:tcW w:w="764" w:type="dxa"/>
          </w:tcPr>
          <w:p w14:paraId="1BB81562" w14:textId="77777777" w:rsidR="008E010E" w:rsidRPr="006E0881" w:rsidRDefault="008E010E" w:rsidP="00D1397D">
            <w:pPr>
              <w:rPr>
                <w:ins w:id="8495" w:author="Στάθης Καπ" w:date="2023-02-01T06:01:00Z"/>
                <w:sz w:val="18"/>
                <w:szCs w:val="18"/>
              </w:rPr>
            </w:pPr>
          </w:p>
        </w:tc>
        <w:tc>
          <w:tcPr>
            <w:tcW w:w="630" w:type="dxa"/>
          </w:tcPr>
          <w:p w14:paraId="00190DAC" w14:textId="77777777" w:rsidR="008E010E" w:rsidRPr="006E0881" w:rsidRDefault="008E010E" w:rsidP="00D1397D">
            <w:pPr>
              <w:rPr>
                <w:ins w:id="8496" w:author="Στάθης Καπ" w:date="2023-02-01T06:01:00Z"/>
                <w:sz w:val="18"/>
                <w:szCs w:val="18"/>
              </w:rPr>
            </w:pPr>
          </w:p>
        </w:tc>
        <w:tc>
          <w:tcPr>
            <w:tcW w:w="654" w:type="dxa"/>
          </w:tcPr>
          <w:p w14:paraId="5C2E3462" w14:textId="05E52D76" w:rsidR="008E010E" w:rsidRPr="006E0881" w:rsidRDefault="00A53062" w:rsidP="00D1397D">
            <w:pPr>
              <w:rPr>
                <w:ins w:id="8497" w:author="Στάθης Καπ" w:date="2023-02-01T06:01:00Z"/>
                <w:sz w:val="18"/>
                <w:szCs w:val="18"/>
              </w:rPr>
            </w:pPr>
            <w:ins w:id="8498" w:author="Στάθης Καπ" w:date="2023-02-01T06:01:00Z">
              <w:r>
                <w:rPr>
                  <w:sz w:val="18"/>
                  <w:szCs w:val="18"/>
                </w:rPr>
                <w:t>259</w:t>
              </w:r>
            </w:ins>
          </w:p>
        </w:tc>
        <w:tc>
          <w:tcPr>
            <w:tcW w:w="754" w:type="dxa"/>
          </w:tcPr>
          <w:p w14:paraId="739C7695" w14:textId="77777777" w:rsidR="008E010E" w:rsidRPr="006E0881" w:rsidRDefault="008E010E" w:rsidP="00D1397D">
            <w:pPr>
              <w:rPr>
                <w:ins w:id="8499" w:author="Στάθης Καπ" w:date="2023-02-01T06:01:00Z"/>
                <w:sz w:val="18"/>
                <w:szCs w:val="18"/>
              </w:rPr>
            </w:pPr>
          </w:p>
        </w:tc>
        <w:tc>
          <w:tcPr>
            <w:tcW w:w="622" w:type="dxa"/>
          </w:tcPr>
          <w:p w14:paraId="547E1795" w14:textId="77777777" w:rsidR="008E010E" w:rsidRPr="006E0881" w:rsidRDefault="008E010E" w:rsidP="00D1397D">
            <w:pPr>
              <w:rPr>
                <w:ins w:id="8500" w:author="Στάθης Καπ" w:date="2023-02-01T06:01:00Z"/>
                <w:sz w:val="18"/>
                <w:szCs w:val="18"/>
              </w:rPr>
            </w:pPr>
          </w:p>
        </w:tc>
      </w:tr>
      <w:tr w:rsidR="008E010E" w:rsidRPr="00AB438A" w14:paraId="15AE36E5" w14:textId="77777777" w:rsidTr="00D1397D">
        <w:trPr>
          <w:ins w:id="8501" w:author="Στάθης Καπ" w:date="2023-02-01T06:01:00Z"/>
        </w:trPr>
        <w:tc>
          <w:tcPr>
            <w:tcW w:w="627" w:type="dxa"/>
          </w:tcPr>
          <w:p w14:paraId="4651E763" w14:textId="77777777" w:rsidR="008E010E" w:rsidRPr="006E0881" w:rsidRDefault="008E010E" w:rsidP="00D1397D">
            <w:pPr>
              <w:rPr>
                <w:ins w:id="8502" w:author="Στάθης Καπ" w:date="2023-02-01T06:01:00Z"/>
                <w:sz w:val="18"/>
                <w:szCs w:val="18"/>
              </w:rPr>
            </w:pPr>
            <w:ins w:id="8503" w:author="Στάθης Καπ" w:date="2023-02-01T06:01:00Z">
              <w:r w:rsidRPr="006E0881">
                <w:rPr>
                  <w:sz w:val="18"/>
                  <w:szCs w:val="18"/>
                </w:rPr>
                <w:t>Pr12</w:t>
              </w:r>
            </w:ins>
          </w:p>
        </w:tc>
        <w:tc>
          <w:tcPr>
            <w:tcW w:w="663" w:type="dxa"/>
          </w:tcPr>
          <w:p w14:paraId="4F269AA7" w14:textId="77777777" w:rsidR="008E010E" w:rsidRPr="006E0881" w:rsidRDefault="008E010E" w:rsidP="00D1397D">
            <w:pPr>
              <w:rPr>
                <w:ins w:id="8504" w:author="Στάθης Καπ" w:date="2023-02-01T06:01:00Z"/>
                <w:sz w:val="18"/>
                <w:szCs w:val="18"/>
              </w:rPr>
            </w:pPr>
          </w:p>
        </w:tc>
        <w:tc>
          <w:tcPr>
            <w:tcW w:w="764" w:type="dxa"/>
          </w:tcPr>
          <w:p w14:paraId="1707E2C5" w14:textId="77777777" w:rsidR="008E010E" w:rsidRPr="006E0881" w:rsidRDefault="008E010E" w:rsidP="00D1397D">
            <w:pPr>
              <w:rPr>
                <w:ins w:id="8505" w:author="Στάθης Καπ" w:date="2023-02-01T06:01:00Z"/>
                <w:sz w:val="18"/>
                <w:szCs w:val="18"/>
              </w:rPr>
            </w:pPr>
          </w:p>
        </w:tc>
        <w:tc>
          <w:tcPr>
            <w:tcW w:w="630" w:type="dxa"/>
          </w:tcPr>
          <w:p w14:paraId="24935AD6" w14:textId="77777777" w:rsidR="008E010E" w:rsidRPr="006E0881" w:rsidRDefault="008E010E" w:rsidP="00D1397D">
            <w:pPr>
              <w:rPr>
                <w:ins w:id="8506" w:author="Στάθης Καπ" w:date="2023-02-01T06:01:00Z"/>
                <w:sz w:val="18"/>
                <w:szCs w:val="18"/>
              </w:rPr>
            </w:pPr>
          </w:p>
        </w:tc>
        <w:tc>
          <w:tcPr>
            <w:tcW w:w="663" w:type="dxa"/>
          </w:tcPr>
          <w:p w14:paraId="44109138" w14:textId="77777777" w:rsidR="008E010E" w:rsidRPr="006E0881" w:rsidRDefault="008E010E" w:rsidP="00D1397D">
            <w:pPr>
              <w:rPr>
                <w:ins w:id="8507" w:author="Στάθης Καπ" w:date="2023-02-01T06:01:00Z"/>
                <w:sz w:val="18"/>
                <w:szCs w:val="18"/>
              </w:rPr>
            </w:pPr>
          </w:p>
        </w:tc>
        <w:tc>
          <w:tcPr>
            <w:tcW w:w="764" w:type="dxa"/>
          </w:tcPr>
          <w:p w14:paraId="4A9FE424" w14:textId="77777777" w:rsidR="008E010E" w:rsidRPr="006E0881" w:rsidRDefault="008E010E" w:rsidP="00D1397D">
            <w:pPr>
              <w:rPr>
                <w:ins w:id="8508" w:author="Στάθης Καπ" w:date="2023-02-01T06:01:00Z"/>
                <w:sz w:val="18"/>
                <w:szCs w:val="18"/>
              </w:rPr>
            </w:pPr>
          </w:p>
        </w:tc>
        <w:tc>
          <w:tcPr>
            <w:tcW w:w="630" w:type="dxa"/>
          </w:tcPr>
          <w:p w14:paraId="730007E6" w14:textId="77777777" w:rsidR="008E010E" w:rsidRPr="006E0881" w:rsidRDefault="008E010E" w:rsidP="00D1397D">
            <w:pPr>
              <w:rPr>
                <w:ins w:id="8509" w:author="Στάθης Καπ" w:date="2023-02-01T06:01:00Z"/>
                <w:sz w:val="18"/>
                <w:szCs w:val="18"/>
              </w:rPr>
            </w:pPr>
          </w:p>
        </w:tc>
        <w:tc>
          <w:tcPr>
            <w:tcW w:w="663" w:type="dxa"/>
          </w:tcPr>
          <w:p w14:paraId="633C060D" w14:textId="77777777" w:rsidR="008E010E" w:rsidRPr="006E0881" w:rsidRDefault="008E010E" w:rsidP="00D1397D">
            <w:pPr>
              <w:rPr>
                <w:ins w:id="8510" w:author="Στάθης Καπ" w:date="2023-02-01T06:01:00Z"/>
                <w:sz w:val="18"/>
                <w:szCs w:val="18"/>
              </w:rPr>
            </w:pPr>
          </w:p>
        </w:tc>
        <w:tc>
          <w:tcPr>
            <w:tcW w:w="764" w:type="dxa"/>
          </w:tcPr>
          <w:p w14:paraId="10C11889" w14:textId="77777777" w:rsidR="008E010E" w:rsidRPr="006E0881" w:rsidRDefault="008E010E" w:rsidP="00D1397D">
            <w:pPr>
              <w:rPr>
                <w:ins w:id="8511" w:author="Στάθης Καπ" w:date="2023-02-01T06:01:00Z"/>
                <w:sz w:val="18"/>
                <w:szCs w:val="18"/>
              </w:rPr>
            </w:pPr>
          </w:p>
        </w:tc>
        <w:tc>
          <w:tcPr>
            <w:tcW w:w="630" w:type="dxa"/>
          </w:tcPr>
          <w:p w14:paraId="5AD70441" w14:textId="77777777" w:rsidR="008E010E" w:rsidRPr="006E0881" w:rsidRDefault="008E010E" w:rsidP="00D1397D">
            <w:pPr>
              <w:rPr>
                <w:ins w:id="8512" w:author="Στάθης Καπ" w:date="2023-02-01T06:01:00Z"/>
                <w:sz w:val="18"/>
                <w:szCs w:val="18"/>
              </w:rPr>
            </w:pPr>
          </w:p>
        </w:tc>
        <w:tc>
          <w:tcPr>
            <w:tcW w:w="654" w:type="dxa"/>
          </w:tcPr>
          <w:p w14:paraId="05CB0C35" w14:textId="71771274" w:rsidR="008E010E" w:rsidRPr="00702523" w:rsidRDefault="009E2733" w:rsidP="00D1397D">
            <w:pPr>
              <w:rPr>
                <w:ins w:id="8513" w:author="Στάθης Καπ" w:date="2023-02-01T06:01:00Z"/>
                <w:sz w:val="18"/>
                <w:szCs w:val="18"/>
              </w:rPr>
            </w:pPr>
            <w:ins w:id="8514" w:author="Στάθης Καπ" w:date="2023-02-01T06:01:00Z">
              <w:r>
                <w:rPr>
                  <w:sz w:val="18"/>
                  <w:szCs w:val="18"/>
                </w:rPr>
                <w:t>386</w:t>
              </w:r>
            </w:ins>
          </w:p>
        </w:tc>
        <w:tc>
          <w:tcPr>
            <w:tcW w:w="754" w:type="dxa"/>
          </w:tcPr>
          <w:p w14:paraId="599FF185" w14:textId="77777777" w:rsidR="008E010E" w:rsidRPr="006E0881" w:rsidRDefault="008E010E" w:rsidP="00D1397D">
            <w:pPr>
              <w:rPr>
                <w:ins w:id="8515" w:author="Στάθης Καπ" w:date="2023-02-01T06:01:00Z"/>
                <w:sz w:val="18"/>
                <w:szCs w:val="18"/>
              </w:rPr>
            </w:pPr>
          </w:p>
        </w:tc>
        <w:tc>
          <w:tcPr>
            <w:tcW w:w="622" w:type="dxa"/>
          </w:tcPr>
          <w:p w14:paraId="680151DB" w14:textId="77777777" w:rsidR="008E010E" w:rsidRPr="006E0881" w:rsidRDefault="008E010E" w:rsidP="00D1397D">
            <w:pPr>
              <w:rPr>
                <w:ins w:id="8516" w:author="Στάθης Καπ" w:date="2023-02-01T06:01:00Z"/>
                <w:sz w:val="18"/>
                <w:szCs w:val="18"/>
              </w:rPr>
            </w:pPr>
          </w:p>
        </w:tc>
      </w:tr>
      <w:tr w:rsidR="008E010E" w:rsidRPr="00AB438A" w14:paraId="761CB2F3" w14:textId="77777777" w:rsidTr="00D1397D">
        <w:trPr>
          <w:ins w:id="8517" w:author="Στάθης Καπ" w:date="2023-02-01T06:01:00Z"/>
        </w:trPr>
        <w:tc>
          <w:tcPr>
            <w:tcW w:w="627" w:type="dxa"/>
          </w:tcPr>
          <w:p w14:paraId="577CBE17" w14:textId="77777777" w:rsidR="008E010E" w:rsidRPr="006E0881" w:rsidRDefault="008E010E" w:rsidP="00D1397D">
            <w:pPr>
              <w:rPr>
                <w:ins w:id="8518" w:author="Στάθης Καπ" w:date="2023-02-01T06:01:00Z"/>
                <w:sz w:val="18"/>
                <w:szCs w:val="18"/>
              </w:rPr>
            </w:pPr>
            <w:ins w:id="8519" w:author="Στάθης Καπ" w:date="2023-02-01T06:01:00Z">
              <w:r w:rsidRPr="006E0881">
                <w:rPr>
                  <w:sz w:val="18"/>
                  <w:szCs w:val="18"/>
                </w:rPr>
                <w:t>Pr13</w:t>
              </w:r>
            </w:ins>
          </w:p>
        </w:tc>
        <w:tc>
          <w:tcPr>
            <w:tcW w:w="663" w:type="dxa"/>
          </w:tcPr>
          <w:p w14:paraId="67955C75" w14:textId="77777777" w:rsidR="008E010E" w:rsidRPr="001A3C7C" w:rsidRDefault="008E010E" w:rsidP="00D1397D">
            <w:pPr>
              <w:rPr>
                <w:ins w:id="8520" w:author="Στάθης Καπ" w:date="2023-02-01T06:01:00Z"/>
                <w:sz w:val="18"/>
                <w:szCs w:val="18"/>
                <w:lang w:val="el-GR"/>
              </w:rPr>
            </w:pPr>
          </w:p>
        </w:tc>
        <w:tc>
          <w:tcPr>
            <w:tcW w:w="764" w:type="dxa"/>
          </w:tcPr>
          <w:p w14:paraId="6808E81E" w14:textId="77777777" w:rsidR="008E010E" w:rsidRPr="006E0881" w:rsidRDefault="008E010E" w:rsidP="00D1397D">
            <w:pPr>
              <w:rPr>
                <w:ins w:id="8521" w:author="Στάθης Καπ" w:date="2023-02-01T06:01:00Z"/>
                <w:sz w:val="18"/>
                <w:szCs w:val="18"/>
              </w:rPr>
            </w:pPr>
          </w:p>
        </w:tc>
        <w:tc>
          <w:tcPr>
            <w:tcW w:w="630" w:type="dxa"/>
          </w:tcPr>
          <w:p w14:paraId="38BDAB27" w14:textId="77777777" w:rsidR="008E010E" w:rsidRPr="006E0881" w:rsidRDefault="008E010E" w:rsidP="00D1397D">
            <w:pPr>
              <w:rPr>
                <w:ins w:id="8522" w:author="Στάθης Καπ" w:date="2023-02-01T06:01:00Z"/>
                <w:sz w:val="18"/>
                <w:szCs w:val="18"/>
              </w:rPr>
            </w:pPr>
          </w:p>
        </w:tc>
        <w:tc>
          <w:tcPr>
            <w:tcW w:w="663" w:type="dxa"/>
          </w:tcPr>
          <w:p w14:paraId="5F5BD25B" w14:textId="77777777" w:rsidR="008E010E" w:rsidRPr="001A3C7C" w:rsidRDefault="008E010E" w:rsidP="00D1397D">
            <w:pPr>
              <w:rPr>
                <w:ins w:id="8523" w:author="Στάθης Καπ" w:date="2023-02-01T06:01:00Z"/>
                <w:sz w:val="18"/>
                <w:szCs w:val="18"/>
                <w:lang w:val="el-GR"/>
              </w:rPr>
            </w:pPr>
          </w:p>
        </w:tc>
        <w:tc>
          <w:tcPr>
            <w:tcW w:w="764" w:type="dxa"/>
          </w:tcPr>
          <w:p w14:paraId="60A1C912" w14:textId="77777777" w:rsidR="008E010E" w:rsidRPr="006E0881" w:rsidRDefault="008E010E" w:rsidP="00D1397D">
            <w:pPr>
              <w:rPr>
                <w:ins w:id="8524" w:author="Στάθης Καπ" w:date="2023-02-01T06:01:00Z"/>
                <w:sz w:val="18"/>
                <w:szCs w:val="18"/>
              </w:rPr>
            </w:pPr>
          </w:p>
        </w:tc>
        <w:tc>
          <w:tcPr>
            <w:tcW w:w="630" w:type="dxa"/>
          </w:tcPr>
          <w:p w14:paraId="39AB937A" w14:textId="77777777" w:rsidR="008E010E" w:rsidRPr="006E0881" w:rsidRDefault="008E010E" w:rsidP="00D1397D">
            <w:pPr>
              <w:rPr>
                <w:ins w:id="8525" w:author="Στάθης Καπ" w:date="2023-02-01T06:01:00Z"/>
                <w:sz w:val="18"/>
                <w:szCs w:val="18"/>
              </w:rPr>
            </w:pPr>
          </w:p>
        </w:tc>
        <w:tc>
          <w:tcPr>
            <w:tcW w:w="663" w:type="dxa"/>
          </w:tcPr>
          <w:p w14:paraId="0645844B" w14:textId="77777777" w:rsidR="008E010E" w:rsidRPr="001A3C7C" w:rsidRDefault="008E010E" w:rsidP="00D1397D">
            <w:pPr>
              <w:rPr>
                <w:ins w:id="8526" w:author="Στάθης Καπ" w:date="2023-02-01T06:01:00Z"/>
                <w:sz w:val="18"/>
                <w:szCs w:val="18"/>
                <w:lang w:val="el-GR"/>
              </w:rPr>
            </w:pPr>
          </w:p>
        </w:tc>
        <w:tc>
          <w:tcPr>
            <w:tcW w:w="764" w:type="dxa"/>
          </w:tcPr>
          <w:p w14:paraId="33F0E3F9" w14:textId="77777777" w:rsidR="008E010E" w:rsidRPr="006E0881" w:rsidRDefault="008E010E" w:rsidP="00D1397D">
            <w:pPr>
              <w:rPr>
                <w:ins w:id="8527" w:author="Στάθης Καπ" w:date="2023-02-01T06:01:00Z"/>
                <w:sz w:val="18"/>
                <w:szCs w:val="18"/>
              </w:rPr>
            </w:pPr>
          </w:p>
        </w:tc>
        <w:tc>
          <w:tcPr>
            <w:tcW w:w="630" w:type="dxa"/>
          </w:tcPr>
          <w:p w14:paraId="3B66A02C" w14:textId="77777777" w:rsidR="008E010E" w:rsidRPr="006E0881" w:rsidRDefault="008E010E" w:rsidP="00D1397D">
            <w:pPr>
              <w:rPr>
                <w:ins w:id="8528" w:author="Στάθης Καπ" w:date="2023-02-01T06:01:00Z"/>
                <w:sz w:val="18"/>
                <w:szCs w:val="18"/>
              </w:rPr>
            </w:pPr>
          </w:p>
        </w:tc>
        <w:tc>
          <w:tcPr>
            <w:tcW w:w="654" w:type="dxa"/>
          </w:tcPr>
          <w:p w14:paraId="6B1B9438" w14:textId="79C5BAFF" w:rsidR="008E010E" w:rsidRPr="00A37FC3" w:rsidRDefault="009E2733" w:rsidP="00D1397D">
            <w:pPr>
              <w:rPr>
                <w:ins w:id="8529" w:author="Στάθης Καπ" w:date="2023-02-01T06:01:00Z"/>
                <w:sz w:val="18"/>
                <w:szCs w:val="18"/>
              </w:rPr>
            </w:pPr>
            <w:ins w:id="8530" w:author="Στάθης Καπ" w:date="2023-02-01T06:01:00Z">
              <w:r>
                <w:rPr>
                  <w:sz w:val="18"/>
                  <w:szCs w:val="18"/>
                </w:rPr>
                <w:t>366</w:t>
              </w:r>
            </w:ins>
          </w:p>
        </w:tc>
        <w:tc>
          <w:tcPr>
            <w:tcW w:w="754" w:type="dxa"/>
          </w:tcPr>
          <w:p w14:paraId="1C121930" w14:textId="77777777" w:rsidR="008E010E" w:rsidRPr="006E0881" w:rsidRDefault="008E010E" w:rsidP="00D1397D">
            <w:pPr>
              <w:rPr>
                <w:ins w:id="8531" w:author="Στάθης Καπ" w:date="2023-02-01T06:01:00Z"/>
                <w:sz w:val="18"/>
                <w:szCs w:val="18"/>
              </w:rPr>
            </w:pPr>
          </w:p>
        </w:tc>
        <w:tc>
          <w:tcPr>
            <w:tcW w:w="622" w:type="dxa"/>
          </w:tcPr>
          <w:p w14:paraId="7D5D0F31" w14:textId="77777777" w:rsidR="008E010E" w:rsidRPr="006E0881" w:rsidRDefault="008E010E" w:rsidP="00D1397D">
            <w:pPr>
              <w:rPr>
                <w:ins w:id="8532" w:author="Στάθης Καπ" w:date="2023-02-01T06:01:00Z"/>
                <w:sz w:val="18"/>
                <w:szCs w:val="18"/>
              </w:rPr>
            </w:pPr>
          </w:p>
        </w:tc>
      </w:tr>
      <w:tr w:rsidR="008E010E" w:rsidRPr="00AB438A" w14:paraId="40C073B9" w14:textId="77777777" w:rsidTr="00D1397D">
        <w:trPr>
          <w:ins w:id="8533" w:author="Στάθης Καπ" w:date="2023-02-01T06:01:00Z"/>
        </w:trPr>
        <w:tc>
          <w:tcPr>
            <w:tcW w:w="627" w:type="dxa"/>
          </w:tcPr>
          <w:p w14:paraId="460A00B3" w14:textId="77777777" w:rsidR="008E010E" w:rsidRPr="006E0881" w:rsidRDefault="008E010E" w:rsidP="00D1397D">
            <w:pPr>
              <w:rPr>
                <w:ins w:id="8534" w:author="Στάθης Καπ" w:date="2023-02-01T06:01:00Z"/>
                <w:sz w:val="18"/>
                <w:szCs w:val="18"/>
              </w:rPr>
            </w:pPr>
            <w:ins w:id="8535" w:author="Στάθης Καπ" w:date="2023-02-01T06:01:00Z">
              <w:r w:rsidRPr="006E0881">
                <w:rPr>
                  <w:sz w:val="18"/>
                  <w:szCs w:val="18"/>
                </w:rPr>
                <w:t>Pr14</w:t>
              </w:r>
            </w:ins>
          </w:p>
        </w:tc>
        <w:tc>
          <w:tcPr>
            <w:tcW w:w="663" w:type="dxa"/>
          </w:tcPr>
          <w:p w14:paraId="08C9A693" w14:textId="77777777" w:rsidR="008E010E" w:rsidRPr="004539C1" w:rsidRDefault="008E010E" w:rsidP="00D1397D">
            <w:pPr>
              <w:rPr>
                <w:ins w:id="8536" w:author="Στάθης Καπ" w:date="2023-02-01T06:01:00Z"/>
                <w:sz w:val="18"/>
                <w:szCs w:val="18"/>
                <w:lang w:val="el-GR"/>
              </w:rPr>
            </w:pPr>
          </w:p>
        </w:tc>
        <w:tc>
          <w:tcPr>
            <w:tcW w:w="764" w:type="dxa"/>
          </w:tcPr>
          <w:p w14:paraId="3B081D2F" w14:textId="77777777" w:rsidR="008E010E" w:rsidRPr="006E0881" w:rsidRDefault="008E010E" w:rsidP="00D1397D">
            <w:pPr>
              <w:rPr>
                <w:ins w:id="8537" w:author="Στάθης Καπ" w:date="2023-02-01T06:01:00Z"/>
                <w:sz w:val="18"/>
                <w:szCs w:val="18"/>
              </w:rPr>
            </w:pPr>
          </w:p>
        </w:tc>
        <w:tc>
          <w:tcPr>
            <w:tcW w:w="630" w:type="dxa"/>
          </w:tcPr>
          <w:p w14:paraId="41546E5D" w14:textId="77777777" w:rsidR="008E010E" w:rsidRPr="006E0881" w:rsidRDefault="008E010E" w:rsidP="00D1397D">
            <w:pPr>
              <w:rPr>
                <w:ins w:id="8538" w:author="Στάθης Καπ" w:date="2023-02-01T06:01:00Z"/>
                <w:sz w:val="18"/>
                <w:szCs w:val="18"/>
              </w:rPr>
            </w:pPr>
          </w:p>
        </w:tc>
        <w:tc>
          <w:tcPr>
            <w:tcW w:w="663" w:type="dxa"/>
          </w:tcPr>
          <w:p w14:paraId="5F1ABAE7" w14:textId="77777777" w:rsidR="008E010E" w:rsidRPr="004539C1" w:rsidRDefault="008E010E" w:rsidP="00D1397D">
            <w:pPr>
              <w:rPr>
                <w:ins w:id="8539" w:author="Στάθης Καπ" w:date="2023-02-01T06:01:00Z"/>
                <w:sz w:val="18"/>
                <w:szCs w:val="18"/>
                <w:lang w:val="el-GR"/>
              </w:rPr>
            </w:pPr>
          </w:p>
        </w:tc>
        <w:tc>
          <w:tcPr>
            <w:tcW w:w="764" w:type="dxa"/>
          </w:tcPr>
          <w:p w14:paraId="1F8116F2" w14:textId="77777777" w:rsidR="008E010E" w:rsidRPr="006E0881" w:rsidRDefault="008E010E" w:rsidP="00D1397D">
            <w:pPr>
              <w:rPr>
                <w:ins w:id="8540" w:author="Στάθης Καπ" w:date="2023-02-01T06:01:00Z"/>
                <w:sz w:val="18"/>
                <w:szCs w:val="18"/>
              </w:rPr>
            </w:pPr>
          </w:p>
        </w:tc>
        <w:tc>
          <w:tcPr>
            <w:tcW w:w="630" w:type="dxa"/>
          </w:tcPr>
          <w:p w14:paraId="365A1263" w14:textId="77777777" w:rsidR="008E010E" w:rsidRPr="006E0881" w:rsidRDefault="008E010E" w:rsidP="00D1397D">
            <w:pPr>
              <w:rPr>
                <w:ins w:id="8541" w:author="Στάθης Καπ" w:date="2023-02-01T06:01:00Z"/>
                <w:sz w:val="18"/>
                <w:szCs w:val="18"/>
              </w:rPr>
            </w:pPr>
          </w:p>
        </w:tc>
        <w:tc>
          <w:tcPr>
            <w:tcW w:w="663" w:type="dxa"/>
          </w:tcPr>
          <w:p w14:paraId="38803CF4" w14:textId="77777777" w:rsidR="008E010E" w:rsidRPr="004539C1" w:rsidRDefault="008E010E" w:rsidP="00D1397D">
            <w:pPr>
              <w:rPr>
                <w:ins w:id="8542" w:author="Στάθης Καπ" w:date="2023-02-01T06:01:00Z"/>
                <w:sz w:val="18"/>
                <w:szCs w:val="18"/>
                <w:lang w:val="el-GR"/>
              </w:rPr>
            </w:pPr>
          </w:p>
        </w:tc>
        <w:tc>
          <w:tcPr>
            <w:tcW w:w="764" w:type="dxa"/>
          </w:tcPr>
          <w:p w14:paraId="2AAF2014" w14:textId="77777777" w:rsidR="008E010E" w:rsidRPr="006E0881" w:rsidRDefault="008E010E" w:rsidP="00D1397D">
            <w:pPr>
              <w:rPr>
                <w:ins w:id="8543" w:author="Στάθης Καπ" w:date="2023-02-01T06:01:00Z"/>
                <w:sz w:val="18"/>
                <w:szCs w:val="18"/>
              </w:rPr>
            </w:pPr>
          </w:p>
        </w:tc>
        <w:tc>
          <w:tcPr>
            <w:tcW w:w="630" w:type="dxa"/>
          </w:tcPr>
          <w:p w14:paraId="1B6E6507" w14:textId="77777777" w:rsidR="008E010E" w:rsidRPr="006E0881" w:rsidRDefault="008E010E" w:rsidP="00D1397D">
            <w:pPr>
              <w:rPr>
                <w:ins w:id="8544" w:author="Στάθης Καπ" w:date="2023-02-01T06:01:00Z"/>
                <w:sz w:val="18"/>
                <w:szCs w:val="18"/>
              </w:rPr>
            </w:pPr>
          </w:p>
        </w:tc>
        <w:tc>
          <w:tcPr>
            <w:tcW w:w="654" w:type="dxa"/>
          </w:tcPr>
          <w:p w14:paraId="75267523" w14:textId="5C048E1C" w:rsidR="008E010E" w:rsidRPr="0004102F" w:rsidRDefault="009E2733" w:rsidP="00D1397D">
            <w:pPr>
              <w:rPr>
                <w:ins w:id="8545" w:author="Στάθης Καπ" w:date="2023-02-01T06:01:00Z"/>
                <w:sz w:val="18"/>
                <w:szCs w:val="18"/>
              </w:rPr>
            </w:pPr>
            <w:ins w:id="8546" w:author="Στάθης Καπ" w:date="2023-02-01T06:01:00Z">
              <w:r>
                <w:rPr>
                  <w:sz w:val="18"/>
                  <w:szCs w:val="18"/>
                </w:rPr>
                <w:t>394</w:t>
              </w:r>
            </w:ins>
          </w:p>
        </w:tc>
        <w:tc>
          <w:tcPr>
            <w:tcW w:w="754" w:type="dxa"/>
          </w:tcPr>
          <w:p w14:paraId="5F68B760" w14:textId="77777777" w:rsidR="008E010E" w:rsidRPr="006E0881" w:rsidRDefault="008E010E" w:rsidP="00D1397D">
            <w:pPr>
              <w:rPr>
                <w:ins w:id="8547" w:author="Στάθης Καπ" w:date="2023-02-01T06:01:00Z"/>
                <w:sz w:val="18"/>
                <w:szCs w:val="18"/>
              </w:rPr>
            </w:pPr>
          </w:p>
        </w:tc>
        <w:tc>
          <w:tcPr>
            <w:tcW w:w="622" w:type="dxa"/>
          </w:tcPr>
          <w:p w14:paraId="4F4FBADC" w14:textId="77777777" w:rsidR="008E010E" w:rsidRPr="006E0881" w:rsidRDefault="008E010E" w:rsidP="00D1397D">
            <w:pPr>
              <w:rPr>
                <w:ins w:id="8548" w:author="Στάθης Καπ" w:date="2023-02-01T06:01:00Z"/>
                <w:sz w:val="18"/>
                <w:szCs w:val="18"/>
              </w:rPr>
            </w:pPr>
          </w:p>
        </w:tc>
      </w:tr>
      <w:tr w:rsidR="008E010E" w:rsidRPr="00AB438A" w14:paraId="622BE069" w14:textId="77777777" w:rsidTr="00D1397D">
        <w:trPr>
          <w:ins w:id="8549" w:author="Στάθης Καπ" w:date="2023-02-01T06:01:00Z"/>
        </w:trPr>
        <w:tc>
          <w:tcPr>
            <w:tcW w:w="627" w:type="dxa"/>
          </w:tcPr>
          <w:p w14:paraId="322445F7" w14:textId="77777777" w:rsidR="008E010E" w:rsidRPr="006E0881" w:rsidRDefault="008E010E" w:rsidP="00D1397D">
            <w:pPr>
              <w:rPr>
                <w:ins w:id="8550" w:author="Στάθης Καπ" w:date="2023-02-01T06:01:00Z"/>
                <w:sz w:val="18"/>
                <w:szCs w:val="18"/>
              </w:rPr>
            </w:pPr>
            <w:ins w:id="8551" w:author="Στάθης Καπ" w:date="2023-02-01T06:01:00Z">
              <w:r w:rsidRPr="006E0881">
                <w:rPr>
                  <w:sz w:val="18"/>
                  <w:szCs w:val="18"/>
                </w:rPr>
                <w:t>Pr15</w:t>
              </w:r>
            </w:ins>
          </w:p>
        </w:tc>
        <w:tc>
          <w:tcPr>
            <w:tcW w:w="663" w:type="dxa"/>
          </w:tcPr>
          <w:p w14:paraId="349CF2B1" w14:textId="77777777" w:rsidR="008E010E" w:rsidRPr="0066523A" w:rsidRDefault="008E010E" w:rsidP="00D1397D">
            <w:pPr>
              <w:rPr>
                <w:ins w:id="8552" w:author="Στάθης Καπ" w:date="2023-02-01T06:01:00Z"/>
                <w:sz w:val="18"/>
                <w:szCs w:val="18"/>
                <w:lang w:val="el-GR"/>
              </w:rPr>
            </w:pPr>
          </w:p>
        </w:tc>
        <w:tc>
          <w:tcPr>
            <w:tcW w:w="764" w:type="dxa"/>
          </w:tcPr>
          <w:p w14:paraId="0417419A" w14:textId="77777777" w:rsidR="008E010E" w:rsidRPr="006E0881" w:rsidRDefault="008E010E" w:rsidP="00D1397D">
            <w:pPr>
              <w:rPr>
                <w:ins w:id="8553" w:author="Στάθης Καπ" w:date="2023-02-01T06:01:00Z"/>
                <w:sz w:val="18"/>
                <w:szCs w:val="18"/>
              </w:rPr>
            </w:pPr>
          </w:p>
        </w:tc>
        <w:tc>
          <w:tcPr>
            <w:tcW w:w="630" w:type="dxa"/>
          </w:tcPr>
          <w:p w14:paraId="0B3C677F" w14:textId="77777777" w:rsidR="008E010E" w:rsidRPr="006E0881" w:rsidRDefault="008E010E" w:rsidP="00D1397D">
            <w:pPr>
              <w:rPr>
                <w:ins w:id="8554" w:author="Στάθης Καπ" w:date="2023-02-01T06:01:00Z"/>
                <w:sz w:val="18"/>
                <w:szCs w:val="18"/>
              </w:rPr>
            </w:pPr>
          </w:p>
        </w:tc>
        <w:tc>
          <w:tcPr>
            <w:tcW w:w="663" w:type="dxa"/>
          </w:tcPr>
          <w:p w14:paraId="275B2F9B" w14:textId="77777777" w:rsidR="008E010E" w:rsidRPr="006E0881" w:rsidRDefault="008E010E" w:rsidP="00D1397D">
            <w:pPr>
              <w:rPr>
                <w:ins w:id="8555" w:author="Στάθης Καπ" w:date="2023-02-01T06:01:00Z"/>
                <w:sz w:val="18"/>
                <w:szCs w:val="18"/>
              </w:rPr>
            </w:pPr>
          </w:p>
        </w:tc>
        <w:tc>
          <w:tcPr>
            <w:tcW w:w="764" w:type="dxa"/>
          </w:tcPr>
          <w:p w14:paraId="703E172F" w14:textId="77777777" w:rsidR="008E010E" w:rsidRPr="006E0881" w:rsidRDefault="008E010E" w:rsidP="00D1397D">
            <w:pPr>
              <w:rPr>
                <w:ins w:id="8556" w:author="Στάθης Καπ" w:date="2023-02-01T06:01:00Z"/>
                <w:sz w:val="18"/>
                <w:szCs w:val="18"/>
              </w:rPr>
            </w:pPr>
          </w:p>
        </w:tc>
        <w:tc>
          <w:tcPr>
            <w:tcW w:w="630" w:type="dxa"/>
          </w:tcPr>
          <w:p w14:paraId="190C6A07" w14:textId="77777777" w:rsidR="008E010E" w:rsidRPr="006E0881" w:rsidRDefault="008E010E" w:rsidP="00D1397D">
            <w:pPr>
              <w:rPr>
                <w:ins w:id="8557" w:author="Στάθης Καπ" w:date="2023-02-01T06:01:00Z"/>
                <w:sz w:val="18"/>
                <w:szCs w:val="18"/>
              </w:rPr>
            </w:pPr>
          </w:p>
        </w:tc>
        <w:tc>
          <w:tcPr>
            <w:tcW w:w="663" w:type="dxa"/>
          </w:tcPr>
          <w:p w14:paraId="0C4C3D14" w14:textId="77777777" w:rsidR="008E010E" w:rsidRPr="006E0881" w:rsidRDefault="008E010E" w:rsidP="00D1397D">
            <w:pPr>
              <w:rPr>
                <w:ins w:id="8558" w:author="Στάθης Καπ" w:date="2023-02-01T06:01:00Z"/>
                <w:sz w:val="18"/>
                <w:szCs w:val="18"/>
              </w:rPr>
            </w:pPr>
          </w:p>
        </w:tc>
        <w:tc>
          <w:tcPr>
            <w:tcW w:w="764" w:type="dxa"/>
          </w:tcPr>
          <w:p w14:paraId="63CFD406" w14:textId="77777777" w:rsidR="008E010E" w:rsidRPr="006E0881" w:rsidRDefault="008E010E" w:rsidP="00D1397D">
            <w:pPr>
              <w:rPr>
                <w:ins w:id="8559" w:author="Στάθης Καπ" w:date="2023-02-01T06:01:00Z"/>
                <w:sz w:val="18"/>
                <w:szCs w:val="18"/>
              </w:rPr>
            </w:pPr>
          </w:p>
        </w:tc>
        <w:tc>
          <w:tcPr>
            <w:tcW w:w="630" w:type="dxa"/>
          </w:tcPr>
          <w:p w14:paraId="3705C704" w14:textId="77777777" w:rsidR="008E010E" w:rsidRPr="006E0881" w:rsidRDefault="008E010E" w:rsidP="00D1397D">
            <w:pPr>
              <w:rPr>
                <w:ins w:id="8560" w:author="Στάθης Καπ" w:date="2023-02-01T06:01:00Z"/>
                <w:sz w:val="18"/>
                <w:szCs w:val="18"/>
              </w:rPr>
            </w:pPr>
          </w:p>
        </w:tc>
        <w:tc>
          <w:tcPr>
            <w:tcW w:w="654" w:type="dxa"/>
          </w:tcPr>
          <w:p w14:paraId="73B0C050" w14:textId="04420ACE" w:rsidR="008E010E" w:rsidRPr="006E0881" w:rsidRDefault="009E2733" w:rsidP="00D1397D">
            <w:pPr>
              <w:rPr>
                <w:ins w:id="8561" w:author="Στάθης Καπ" w:date="2023-02-01T06:01:00Z"/>
                <w:sz w:val="18"/>
                <w:szCs w:val="18"/>
              </w:rPr>
            </w:pPr>
            <w:ins w:id="8562" w:author="Στάθης Καπ" w:date="2023-02-01T06:01:00Z">
              <w:r>
                <w:rPr>
                  <w:sz w:val="18"/>
                  <w:szCs w:val="18"/>
                </w:rPr>
                <w:t>499</w:t>
              </w:r>
            </w:ins>
          </w:p>
        </w:tc>
        <w:tc>
          <w:tcPr>
            <w:tcW w:w="754" w:type="dxa"/>
          </w:tcPr>
          <w:p w14:paraId="5ECEB16D" w14:textId="77777777" w:rsidR="008E010E" w:rsidRPr="006E0881" w:rsidRDefault="008E010E" w:rsidP="00D1397D">
            <w:pPr>
              <w:rPr>
                <w:ins w:id="8563" w:author="Στάθης Καπ" w:date="2023-02-01T06:01:00Z"/>
                <w:sz w:val="18"/>
                <w:szCs w:val="18"/>
              </w:rPr>
            </w:pPr>
          </w:p>
        </w:tc>
        <w:tc>
          <w:tcPr>
            <w:tcW w:w="622" w:type="dxa"/>
          </w:tcPr>
          <w:p w14:paraId="3A797FE2" w14:textId="77777777" w:rsidR="008E010E" w:rsidRPr="006E0881" w:rsidRDefault="008E010E" w:rsidP="00D1397D">
            <w:pPr>
              <w:rPr>
                <w:ins w:id="8564" w:author="Στάθης Καπ" w:date="2023-02-01T06:01:00Z"/>
                <w:sz w:val="18"/>
                <w:szCs w:val="18"/>
              </w:rPr>
            </w:pPr>
          </w:p>
        </w:tc>
      </w:tr>
      <w:tr w:rsidR="008E010E" w:rsidRPr="00AB438A" w14:paraId="43240A2B" w14:textId="77777777" w:rsidTr="00D1397D">
        <w:trPr>
          <w:ins w:id="8565" w:author="Στάθης Καπ" w:date="2023-02-01T06:01:00Z"/>
        </w:trPr>
        <w:tc>
          <w:tcPr>
            <w:tcW w:w="627" w:type="dxa"/>
          </w:tcPr>
          <w:p w14:paraId="484CF7C8" w14:textId="77777777" w:rsidR="008E010E" w:rsidRPr="006E0881" w:rsidRDefault="008E010E" w:rsidP="00D1397D">
            <w:pPr>
              <w:rPr>
                <w:ins w:id="8566" w:author="Στάθης Καπ" w:date="2023-02-01T06:01:00Z"/>
                <w:sz w:val="18"/>
                <w:szCs w:val="18"/>
              </w:rPr>
            </w:pPr>
            <w:ins w:id="8567" w:author="Στάθης Καπ" w:date="2023-02-01T06:01:00Z">
              <w:r w:rsidRPr="006E0881">
                <w:rPr>
                  <w:sz w:val="18"/>
                  <w:szCs w:val="18"/>
                </w:rPr>
                <w:t>Pr16</w:t>
              </w:r>
            </w:ins>
          </w:p>
        </w:tc>
        <w:tc>
          <w:tcPr>
            <w:tcW w:w="663" w:type="dxa"/>
          </w:tcPr>
          <w:p w14:paraId="4BCA931D" w14:textId="77777777" w:rsidR="008E010E" w:rsidRPr="006E0881" w:rsidRDefault="008E010E" w:rsidP="00D1397D">
            <w:pPr>
              <w:rPr>
                <w:ins w:id="8568" w:author="Στάθης Καπ" w:date="2023-02-01T06:01:00Z"/>
                <w:sz w:val="18"/>
                <w:szCs w:val="18"/>
              </w:rPr>
            </w:pPr>
          </w:p>
        </w:tc>
        <w:tc>
          <w:tcPr>
            <w:tcW w:w="764" w:type="dxa"/>
          </w:tcPr>
          <w:p w14:paraId="357AA91C" w14:textId="77777777" w:rsidR="008E010E" w:rsidRPr="006E0881" w:rsidRDefault="008E010E" w:rsidP="00D1397D">
            <w:pPr>
              <w:rPr>
                <w:ins w:id="8569" w:author="Στάθης Καπ" w:date="2023-02-01T06:01:00Z"/>
                <w:sz w:val="18"/>
                <w:szCs w:val="18"/>
              </w:rPr>
            </w:pPr>
          </w:p>
        </w:tc>
        <w:tc>
          <w:tcPr>
            <w:tcW w:w="630" w:type="dxa"/>
          </w:tcPr>
          <w:p w14:paraId="3DB66E64" w14:textId="77777777" w:rsidR="008E010E" w:rsidRPr="006E0881" w:rsidRDefault="008E010E" w:rsidP="00D1397D">
            <w:pPr>
              <w:rPr>
                <w:ins w:id="8570" w:author="Στάθης Καπ" w:date="2023-02-01T06:01:00Z"/>
                <w:sz w:val="18"/>
                <w:szCs w:val="18"/>
              </w:rPr>
            </w:pPr>
          </w:p>
        </w:tc>
        <w:tc>
          <w:tcPr>
            <w:tcW w:w="663" w:type="dxa"/>
          </w:tcPr>
          <w:p w14:paraId="1AB5B64A" w14:textId="77777777" w:rsidR="008E010E" w:rsidRPr="006E0881" w:rsidRDefault="008E010E" w:rsidP="00D1397D">
            <w:pPr>
              <w:rPr>
                <w:ins w:id="8571" w:author="Στάθης Καπ" w:date="2023-02-01T06:01:00Z"/>
                <w:sz w:val="18"/>
                <w:szCs w:val="18"/>
              </w:rPr>
            </w:pPr>
          </w:p>
        </w:tc>
        <w:tc>
          <w:tcPr>
            <w:tcW w:w="764" w:type="dxa"/>
          </w:tcPr>
          <w:p w14:paraId="481F050E" w14:textId="77777777" w:rsidR="008E010E" w:rsidRPr="006E0881" w:rsidRDefault="008E010E" w:rsidP="00D1397D">
            <w:pPr>
              <w:rPr>
                <w:ins w:id="8572" w:author="Στάθης Καπ" w:date="2023-02-01T06:01:00Z"/>
                <w:sz w:val="18"/>
                <w:szCs w:val="18"/>
              </w:rPr>
            </w:pPr>
          </w:p>
        </w:tc>
        <w:tc>
          <w:tcPr>
            <w:tcW w:w="630" w:type="dxa"/>
          </w:tcPr>
          <w:p w14:paraId="6911D18F" w14:textId="77777777" w:rsidR="008E010E" w:rsidRPr="006E0881" w:rsidRDefault="008E010E" w:rsidP="00D1397D">
            <w:pPr>
              <w:rPr>
                <w:ins w:id="8573" w:author="Στάθης Καπ" w:date="2023-02-01T06:01:00Z"/>
                <w:sz w:val="18"/>
                <w:szCs w:val="18"/>
              </w:rPr>
            </w:pPr>
          </w:p>
        </w:tc>
        <w:tc>
          <w:tcPr>
            <w:tcW w:w="663" w:type="dxa"/>
          </w:tcPr>
          <w:p w14:paraId="6BA1553B" w14:textId="77777777" w:rsidR="008E010E" w:rsidRPr="006E0881" w:rsidRDefault="008E010E" w:rsidP="00D1397D">
            <w:pPr>
              <w:rPr>
                <w:ins w:id="8574" w:author="Στάθης Καπ" w:date="2023-02-01T06:01:00Z"/>
                <w:sz w:val="18"/>
                <w:szCs w:val="18"/>
              </w:rPr>
            </w:pPr>
          </w:p>
        </w:tc>
        <w:tc>
          <w:tcPr>
            <w:tcW w:w="764" w:type="dxa"/>
          </w:tcPr>
          <w:p w14:paraId="274FA30F" w14:textId="77777777" w:rsidR="008E010E" w:rsidRPr="006E0881" w:rsidRDefault="008E010E" w:rsidP="00D1397D">
            <w:pPr>
              <w:rPr>
                <w:ins w:id="8575" w:author="Στάθης Καπ" w:date="2023-02-01T06:01:00Z"/>
                <w:sz w:val="18"/>
                <w:szCs w:val="18"/>
              </w:rPr>
            </w:pPr>
          </w:p>
        </w:tc>
        <w:tc>
          <w:tcPr>
            <w:tcW w:w="630" w:type="dxa"/>
          </w:tcPr>
          <w:p w14:paraId="352F3C35" w14:textId="77777777" w:rsidR="008E010E" w:rsidRPr="006E0881" w:rsidRDefault="008E010E" w:rsidP="00D1397D">
            <w:pPr>
              <w:rPr>
                <w:ins w:id="8576" w:author="Στάθης Καπ" w:date="2023-02-01T06:01:00Z"/>
                <w:sz w:val="18"/>
                <w:szCs w:val="18"/>
              </w:rPr>
            </w:pPr>
          </w:p>
        </w:tc>
        <w:tc>
          <w:tcPr>
            <w:tcW w:w="654" w:type="dxa"/>
          </w:tcPr>
          <w:p w14:paraId="70259B36" w14:textId="421D5F85" w:rsidR="008E010E" w:rsidRPr="006E0881" w:rsidRDefault="009E2733" w:rsidP="00D1397D">
            <w:pPr>
              <w:rPr>
                <w:ins w:id="8577" w:author="Στάθης Καπ" w:date="2023-02-01T06:01:00Z"/>
                <w:sz w:val="18"/>
                <w:szCs w:val="18"/>
              </w:rPr>
            </w:pPr>
            <w:ins w:id="8578" w:author="Στάθης Καπ" w:date="2023-02-01T06:01:00Z">
              <w:r>
                <w:rPr>
                  <w:sz w:val="18"/>
                  <w:szCs w:val="18"/>
                </w:rPr>
                <w:t>446</w:t>
              </w:r>
            </w:ins>
          </w:p>
        </w:tc>
        <w:tc>
          <w:tcPr>
            <w:tcW w:w="754" w:type="dxa"/>
          </w:tcPr>
          <w:p w14:paraId="6DC05E46" w14:textId="77777777" w:rsidR="008E010E" w:rsidRPr="006E0881" w:rsidRDefault="008E010E" w:rsidP="00D1397D">
            <w:pPr>
              <w:rPr>
                <w:ins w:id="8579" w:author="Στάθης Καπ" w:date="2023-02-01T06:01:00Z"/>
                <w:sz w:val="18"/>
                <w:szCs w:val="18"/>
              </w:rPr>
            </w:pPr>
          </w:p>
        </w:tc>
        <w:tc>
          <w:tcPr>
            <w:tcW w:w="622" w:type="dxa"/>
          </w:tcPr>
          <w:p w14:paraId="07EDA6C8" w14:textId="77777777" w:rsidR="008E010E" w:rsidRPr="006E0881" w:rsidRDefault="008E010E" w:rsidP="00D1397D">
            <w:pPr>
              <w:rPr>
                <w:ins w:id="8580" w:author="Στάθης Καπ" w:date="2023-02-01T06:01:00Z"/>
                <w:sz w:val="18"/>
                <w:szCs w:val="18"/>
              </w:rPr>
            </w:pPr>
          </w:p>
        </w:tc>
      </w:tr>
      <w:tr w:rsidR="008E010E" w:rsidRPr="00AB438A" w14:paraId="1F477044" w14:textId="77777777" w:rsidTr="00D1397D">
        <w:trPr>
          <w:ins w:id="8581" w:author="Στάθης Καπ" w:date="2023-02-01T06:01:00Z"/>
        </w:trPr>
        <w:tc>
          <w:tcPr>
            <w:tcW w:w="627" w:type="dxa"/>
          </w:tcPr>
          <w:p w14:paraId="58A6E059" w14:textId="77777777" w:rsidR="008E010E" w:rsidRPr="006E0881" w:rsidRDefault="008E010E" w:rsidP="00D1397D">
            <w:pPr>
              <w:rPr>
                <w:ins w:id="8582" w:author="Στάθης Καπ" w:date="2023-02-01T06:01:00Z"/>
                <w:sz w:val="18"/>
                <w:szCs w:val="18"/>
              </w:rPr>
            </w:pPr>
            <w:ins w:id="8583" w:author="Στάθης Καπ" w:date="2023-02-01T06:01:00Z">
              <w:r w:rsidRPr="006E0881">
                <w:rPr>
                  <w:sz w:val="18"/>
                  <w:szCs w:val="18"/>
                </w:rPr>
                <w:t>Pr17</w:t>
              </w:r>
            </w:ins>
          </w:p>
        </w:tc>
        <w:tc>
          <w:tcPr>
            <w:tcW w:w="663" w:type="dxa"/>
          </w:tcPr>
          <w:p w14:paraId="14F9902D" w14:textId="77777777" w:rsidR="008E010E" w:rsidRPr="006E0881" w:rsidRDefault="008E010E" w:rsidP="00D1397D">
            <w:pPr>
              <w:rPr>
                <w:ins w:id="8584" w:author="Στάθης Καπ" w:date="2023-02-01T06:01:00Z"/>
                <w:sz w:val="18"/>
                <w:szCs w:val="18"/>
              </w:rPr>
            </w:pPr>
          </w:p>
        </w:tc>
        <w:tc>
          <w:tcPr>
            <w:tcW w:w="764" w:type="dxa"/>
          </w:tcPr>
          <w:p w14:paraId="451CB9A8" w14:textId="77777777" w:rsidR="008E010E" w:rsidRPr="006E0881" w:rsidRDefault="008E010E" w:rsidP="00D1397D">
            <w:pPr>
              <w:rPr>
                <w:ins w:id="8585" w:author="Στάθης Καπ" w:date="2023-02-01T06:01:00Z"/>
                <w:sz w:val="18"/>
                <w:szCs w:val="18"/>
              </w:rPr>
            </w:pPr>
          </w:p>
        </w:tc>
        <w:tc>
          <w:tcPr>
            <w:tcW w:w="630" w:type="dxa"/>
          </w:tcPr>
          <w:p w14:paraId="7A0B3B6B" w14:textId="77777777" w:rsidR="008E010E" w:rsidRPr="006E0881" w:rsidRDefault="008E010E" w:rsidP="00D1397D">
            <w:pPr>
              <w:rPr>
                <w:ins w:id="8586" w:author="Στάθης Καπ" w:date="2023-02-01T06:01:00Z"/>
                <w:sz w:val="18"/>
                <w:szCs w:val="18"/>
              </w:rPr>
            </w:pPr>
          </w:p>
        </w:tc>
        <w:tc>
          <w:tcPr>
            <w:tcW w:w="663" w:type="dxa"/>
          </w:tcPr>
          <w:p w14:paraId="1BF36C76" w14:textId="77777777" w:rsidR="008E010E" w:rsidRPr="006E0881" w:rsidRDefault="008E010E" w:rsidP="00D1397D">
            <w:pPr>
              <w:rPr>
                <w:ins w:id="8587" w:author="Στάθης Καπ" w:date="2023-02-01T06:01:00Z"/>
                <w:sz w:val="18"/>
                <w:szCs w:val="18"/>
              </w:rPr>
            </w:pPr>
          </w:p>
        </w:tc>
        <w:tc>
          <w:tcPr>
            <w:tcW w:w="764" w:type="dxa"/>
          </w:tcPr>
          <w:p w14:paraId="6494B69E" w14:textId="77777777" w:rsidR="008E010E" w:rsidRPr="006E0881" w:rsidRDefault="008E010E" w:rsidP="00D1397D">
            <w:pPr>
              <w:rPr>
                <w:ins w:id="8588" w:author="Στάθης Καπ" w:date="2023-02-01T06:01:00Z"/>
                <w:sz w:val="18"/>
                <w:szCs w:val="18"/>
              </w:rPr>
            </w:pPr>
          </w:p>
        </w:tc>
        <w:tc>
          <w:tcPr>
            <w:tcW w:w="630" w:type="dxa"/>
          </w:tcPr>
          <w:p w14:paraId="382EBDBD" w14:textId="77777777" w:rsidR="008E010E" w:rsidRPr="006E0881" w:rsidRDefault="008E010E" w:rsidP="00D1397D">
            <w:pPr>
              <w:rPr>
                <w:ins w:id="8589" w:author="Στάθης Καπ" w:date="2023-02-01T06:01:00Z"/>
                <w:sz w:val="18"/>
                <w:szCs w:val="18"/>
              </w:rPr>
            </w:pPr>
          </w:p>
        </w:tc>
        <w:tc>
          <w:tcPr>
            <w:tcW w:w="663" w:type="dxa"/>
          </w:tcPr>
          <w:p w14:paraId="7431DC8A" w14:textId="77777777" w:rsidR="008E010E" w:rsidRPr="006E0881" w:rsidRDefault="008E010E" w:rsidP="00D1397D">
            <w:pPr>
              <w:rPr>
                <w:ins w:id="8590" w:author="Στάθης Καπ" w:date="2023-02-01T06:01:00Z"/>
                <w:sz w:val="18"/>
                <w:szCs w:val="18"/>
              </w:rPr>
            </w:pPr>
          </w:p>
        </w:tc>
        <w:tc>
          <w:tcPr>
            <w:tcW w:w="764" w:type="dxa"/>
          </w:tcPr>
          <w:p w14:paraId="37E69504" w14:textId="77777777" w:rsidR="008E010E" w:rsidRPr="006E0881" w:rsidRDefault="008E010E" w:rsidP="00D1397D">
            <w:pPr>
              <w:rPr>
                <w:ins w:id="8591" w:author="Στάθης Καπ" w:date="2023-02-01T06:01:00Z"/>
                <w:sz w:val="18"/>
                <w:szCs w:val="18"/>
              </w:rPr>
            </w:pPr>
          </w:p>
        </w:tc>
        <w:tc>
          <w:tcPr>
            <w:tcW w:w="630" w:type="dxa"/>
          </w:tcPr>
          <w:p w14:paraId="23EF9019" w14:textId="77777777" w:rsidR="008E010E" w:rsidRPr="006E0881" w:rsidRDefault="008E010E" w:rsidP="00D1397D">
            <w:pPr>
              <w:rPr>
                <w:ins w:id="8592" w:author="Στάθης Καπ" w:date="2023-02-01T06:01:00Z"/>
                <w:sz w:val="18"/>
                <w:szCs w:val="18"/>
              </w:rPr>
            </w:pPr>
          </w:p>
        </w:tc>
        <w:tc>
          <w:tcPr>
            <w:tcW w:w="654" w:type="dxa"/>
          </w:tcPr>
          <w:p w14:paraId="3877DA29" w14:textId="352CDAEE" w:rsidR="008E010E" w:rsidRPr="006E0881" w:rsidRDefault="009E2733" w:rsidP="00D1397D">
            <w:pPr>
              <w:rPr>
                <w:ins w:id="8593" w:author="Στάθης Καπ" w:date="2023-02-01T06:01:00Z"/>
                <w:sz w:val="18"/>
                <w:szCs w:val="18"/>
              </w:rPr>
            </w:pPr>
            <w:ins w:id="8594" w:author="Στάθης Καπ" w:date="2023-02-01T06:01:00Z">
              <w:r>
                <w:rPr>
                  <w:sz w:val="18"/>
                  <w:szCs w:val="18"/>
                </w:rPr>
                <w:t>273</w:t>
              </w:r>
            </w:ins>
          </w:p>
        </w:tc>
        <w:tc>
          <w:tcPr>
            <w:tcW w:w="754" w:type="dxa"/>
          </w:tcPr>
          <w:p w14:paraId="68F930E2" w14:textId="77777777" w:rsidR="008E010E" w:rsidRPr="006E0881" w:rsidRDefault="008E010E" w:rsidP="00D1397D">
            <w:pPr>
              <w:rPr>
                <w:ins w:id="8595" w:author="Στάθης Καπ" w:date="2023-02-01T06:01:00Z"/>
                <w:sz w:val="18"/>
                <w:szCs w:val="18"/>
              </w:rPr>
            </w:pPr>
          </w:p>
        </w:tc>
        <w:tc>
          <w:tcPr>
            <w:tcW w:w="622" w:type="dxa"/>
          </w:tcPr>
          <w:p w14:paraId="3AD52DB6" w14:textId="77777777" w:rsidR="008E010E" w:rsidRPr="006E0881" w:rsidRDefault="008E010E" w:rsidP="00D1397D">
            <w:pPr>
              <w:rPr>
                <w:ins w:id="8596" w:author="Στάθης Καπ" w:date="2023-02-01T06:01:00Z"/>
                <w:sz w:val="18"/>
                <w:szCs w:val="18"/>
              </w:rPr>
            </w:pPr>
          </w:p>
        </w:tc>
      </w:tr>
      <w:tr w:rsidR="008E010E" w:rsidRPr="00AB438A" w14:paraId="69DB280A" w14:textId="77777777" w:rsidTr="00D1397D">
        <w:trPr>
          <w:ins w:id="8597" w:author="Στάθης Καπ" w:date="2023-02-01T06:01:00Z"/>
        </w:trPr>
        <w:tc>
          <w:tcPr>
            <w:tcW w:w="627" w:type="dxa"/>
          </w:tcPr>
          <w:p w14:paraId="12AAAFAE" w14:textId="77777777" w:rsidR="008E010E" w:rsidRPr="006E0881" w:rsidRDefault="008E010E" w:rsidP="00D1397D">
            <w:pPr>
              <w:rPr>
                <w:ins w:id="8598" w:author="Στάθης Καπ" w:date="2023-02-01T06:01:00Z"/>
                <w:sz w:val="18"/>
                <w:szCs w:val="18"/>
              </w:rPr>
            </w:pPr>
            <w:ins w:id="8599" w:author="Στάθης Καπ" w:date="2023-02-01T06:01:00Z">
              <w:r w:rsidRPr="006E0881">
                <w:rPr>
                  <w:sz w:val="18"/>
                  <w:szCs w:val="18"/>
                </w:rPr>
                <w:t>Pr18</w:t>
              </w:r>
            </w:ins>
          </w:p>
        </w:tc>
        <w:tc>
          <w:tcPr>
            <w:tcW w:w="663" w:type="dxa"/>
          </w:tcPr>
          <w:p w14:paraId="39226AEC" w14:textId="77777777" w:rsidR="008E010E" w:rsidRPr="006E0881" w:rsidRDefault="008E010E" w:rsidP="00D1397D">
            <w:pPr>
              <w:rPr>
                <w:ins w:id="8600" w:author="Στάθης Καπ" w:date="2023-02-01T06:01:00Z"/>
                <w:sz w:val="18"/>
                <w:szCs w:val="18"/>
              </w:rPr>
            </w:pPr>
          </w:p>
        </w:tc>
        <w:tc>
          <w:tcPr>
            <w:tcW w:w="764" w:type="dxa"/>
          </w:tcPr>
          <w:p w14:paraId="786CA8DC" w14:textId="77777777" w:rsidR="008E010E" w:rsidRPr="006E0881" w:rsidRDefault="008E010E" w:rsidP="00D1397D">
            <w:pPr>
              <w:rPr>
                <w:ins w:id="8601" w:author="Στάθης Καπ" w:date="2023-02-01T06:01:00Z"/>
                <w:sz w:val="18"/>
                <w:szCs w:val="18"/>
              </w:rPr>
            </w:pPr>
          </w:p>
        </w:tc>
        <w:tc>
          <w:tcPr>
            <w:tcW w:w="630" w:type="dxa"/>
          </w:tcPr>
          <w:p w14:paraId="7B970AE9" w14:textId="77777777" w:rsidR="008E010E" w:rsidRPr="006E0881" w:rsidRDefault="008E010E" w:rsidP="00D1397D">
            <w:pPr>
              <w:rPr>
                <w:ins w:id="8602" w:author="Στάθης Καπ" w:date="2023-02-01T06:01:00Z"/>
                <w:sz w:val="18"/>
                <w:szCs w:val="18"/>
              </w:rPr>
            </w:pPr>
          </w:p>
        </w:tc>
        <w:tc>
          <w:tcPr>
            <w:tcW w:w="663" w:type="dxa"/>
          </w:tcPr>
          <w:p w14:paraId="6C8A8ABF" w14:textId="77777777" w:rsidR="008E010E" w:rsidRPr="006E0881" w:rsidRDefault="008E010E" w:rsidP="00D1397D">
            <w:pPr>
              <w:rPr>
                <w:ins w:id="8603" w:author="Στάθης Καπ" w:date="2023-02-01T06:01:00Z"/>
                <w:sz w:val="18"/>
                <w:szCs w:val="18"/>
              </w:rPr>
            </w:pPr>
          </w:p>
        </w:tc>
        <w:tc>
          <w:tcPr>
            <w:tcW w:w="764" w:type="dxa"/>
          </w:tcPr>
          <w:p w14:paraId="19F9B634" w14:textId="77777777" w:rsidR="008E010E" w:rsidRPr="006E0881" w:rsidRDefault="008E010E" w:rsidP="00D1397D">
            <w:pPr>
              <w:rPr>
                <w:ins w:id="8604" w:author="Στάθης Καπ" w:date="2023-02-01T06:01:00Z"/>
                <w:sz w:val="18"/>
                <w:szCs w:val="18"/>
              </w:rPr>
            </w:pPr>
          </w:p>
        </w:tc>
        <w:tc>
          <w:tcPr>
            <w:tcW w:w="630" w:type="dxa"/>
          </w:tcPr>
          <w:p w14:paraId="1BCFA343" w14:textId="77777777" w:rsidR="008E010E" w:rsidRPr="006E0881" w:rsidRDefault="008E010E" w:rsidP="00D1397D">
            <w:pPr>
              <w:rPr>
                <w:ins w:id="8605" w:author="Στάθης Καπ" w:date="2023-02-01T06:01:00Z"/>
                <w:sz w:val="18"/>
                <w:szCs w:val="18"/>
              </w:rPr>
            </w:pPr>
          </w:p>
        </w:tc>
        <w:tc>
          <w:tcPr>
            <w:tcW w:w="663" w:type="dxa"/>
          </w:tcPr>
          <w:p w14:paraId="07B707ED" w14:textId="77777777" w:rsidR="008E010E" w:rsidRPr="006E0881" w:rsidRDefault="008E010E" w:rsidP="00D1397D">
            <w:pPr>
              <w:rPr>
                <w:ins w:id="8606" w:author="Στάθης Καπ" w:date="2023-02-01T06:01:00Z"/>
                <w:sz w:val="18"/>
                <w:szCs w:val="18"/>
              </w:rPr>
            </w:pPr>
          </w:p>
        </w:tc>
        <w:tc>
          <w:tcPr>
            <w:tcW w:w="764" w:type="dxa"/>
          </w:tcPr>
          <w:p w14:paraId="13B7C69F" w14:textId="77777777" w:rsidR="008E010E" w:rsidRPr="006E0881" w:rsidRDefault="008E010E" w:rsidP="00D1397D">
            <w:pPr>
              <w:rPr>
                <w:ins w:id="8607" w:author="Στάθης Καπ" w:date="2023-02-01T06:01:00Z"/>
                <w:sz w:val="18"/>
                <w:szCs w:val="18"/>
              </w:rPr>
            </w:pPr>
          </w:p>
        </w:tc>
        <w:tc>
          <w:tcPr>
            <w:tcW w:w="630" w:type="dxa"/>
          </w:tcPr>
          <w:p w14:paraId="0C4B8C18" w14:textId="77777777" w:rsidR="008E010E" w:rsidRPr="006E0881" w:rsidRDefault="008E010E" w:rsidP="00D1397D">
            <w:pPr>
              <w:rPr>
                <w:ins w:id="8608" w:author="Στάθης Καπ" w:date="2023-02-01T06:01:00Z"/>
                <w:sz w:val="18"/>
                <w:szCs w:val="18"/>
              </w:rPr>
            </w:pPr>
          </w:p>
        </w:tc>
        <w:tc>
          <w:tcPr>
            <w:tcW w:w="654" w:type="dxa"/>
          </w:tcPr>
          <w:p w14:paraId="494A2F63" w14:textId="67C12C6F" w:rsidR="008E010E" w:rsidRPr="006E0881" w:rsidRDefault="009E2733" w:rsidP="00D1397D">
            <w:pPr>
              <w:rPr>
                <w:ins w:id="8609" w:author="Στάθης Καπ" w:date="2023-02-01T06:01:00Z"/>
                <w:sz w:val="18"/>
                <w:szCs w:val="18"/>
              </w:rPr>
            </w:pPr>
            <w:ins w:id="8610" w:author="Στάθης Καπ" w:date="2023-02-01T06:01:00Z">
              <w:r>
                <w:rPr>
                  <w:sz w:val="18"/>
                  <w:szCs w:val="18"/>
                </w:rPr>
                <w:t>423</w:t>
              </w:r>
            </w:ins>
          </w:p>
        </w:tc>
        <w:tc>
          <w:tcPr>
            <w:tcW w:w="754" w:type="dxa"/>
          </w:tcPr>
          <w:p w14:paraId="3E08CB6C" w14:textId="77777777" w:rsidR="008E010E" w:rsidRPr="006E0881" w:rsidRDefault="008E010E" w:rsidP="00D1397D">
            <w:pPr>
              <w:rPr>
                <w:ins w:id="8611" w:author="Στάθης Καπ" w:date="2023-02-01T06:01:00Z"/>
                <w:sz w:val="18"/>
                <w:szCs w:val="18"/>
              </w:rPr>
            </w:pPr>
          </w:p>
        </w:tc>
        <w:tc>
          <w:tcPr>
            <w:tcW w:w="622" w:type="dxa"/>
          </w:tcPr>
          <w:p w14:paraId="7270BBA2" w14:textId="77777777" w:rsidR="008E010E" w:rsidRPr="006E0881" w:rsidRDefault="008E010E" w:rsidP="00D1397D">
            <w:pPr>
              <w:rPr>
                <w:ins w:id="8612" w:author="Στάθης Καπ" w:date="2023-02-01T06:01:00Z"/>
                <w:sz w:val="18"/>
                <w:szCs w:val="18"/>
              </w:rPr>
            </w:pPr>
          </w:p>
        </w:tc>
      </w:tr>
      <w:tr w:rsidR="008E010E" w:rsidRPr="00AB438A" w14:paraId="62A9EC30" w14:textId="77777777" w:rsidTr="00D1397D">
        <w:trPr>
          <w:ins w:id="8613" w:author="Στάθης Καπ" w:date="2023-02-01T06:01:00Z"/>
        </w:trPr>
        <w:tc>
          <w:tcPr>
            <w:tcW w:w="627" w:type="dxa"/>
          </w:tcPr>
          <w:p w14:paraId="179C00F2" w14:textId="77777777" w:rsidR="008E010E" w:rsidRPr="006E0881" w:rsidRDefault="008E010E" w:rsidP="00D1397D">
            <w:pPr>
              <w:rPr>
                <w:ins w:id="8614" w:author="Στάθης Καπ" w:date="2023-02-01T06:01:00Z"/>
                <w:sz w:val="18"/>
                <w:szCs w:val="18"/>
              </w:rPr>
            </w:pPr>
            <w:ins w:id="8615" w:author="Στάθης Καπ" w:date="2023-02-01T06:01:00Z">
              <w:r w:rsidRPr="006E0881">
                <w:rPr>
                  <w:sz w:val="18"/>
                  <w:szCs w:val="18"/>
                </w:rPr>
                <w:t>Pr19</w:t>
              </w:r>
            </w:ins>
          </w:p>
        </w:tc>
        <w:tc>
          <w:tcPr>
            <w:tcW w:w="663" w:type="dxa"/>
          </w:tcPr>
          <w:p w14:paraId="56DCFA50" w14:textId="77777777" w:rsidR="008E010E" w:rsidRPr="006E0881" w:rsidRDefault="008E010E" w:rsidP="00D1397D">
            <w:pPr>
              <w:rPr>
                <w:ins w:id="8616" w:author="Στάθης Καπ" w:date="2023-02-01T06:01:00Z"/>
                <w:sz w:val="18"/>
                <w:szCs w:val="18"/>
              </w:rPr>
            </w:pPr>
          </w:p>
        </w:tc>
        <w:tc>
          <w:tcPr>
            <w:tcW w:w="764" w:type="dxa"/>
          </w:tcPr>
          <w:p w14:paraId="767BA3F4" w14:textId="77777777" w:rsidR="008E010E" w:rsidRPr="006E0881" w:rsidRDefault="008E010E" w:rsidP="00D1397D">
            <w:pPr>
              <w:rPr>
                <w:ins w:id="8617" w:author="Στάθης Καπ" w:date="2023-02-01T06:01:00Z"/>
                <w:sz w:val="18"/>
                <w:szCs w:val="18"/>
              </w:rPr>
            </w:pPr>
          </w:p>
        </w:tc>
        <w:tc>
          <w:tcPr>
            <w:tcW w:w="630" w:type="dxa"/>
          </w:tcPr>
          <w:p w14:paraId="004DC021" w14:textId="77777777" w:rsidR="008E010E" w:rsidRPr="006E0881" w:rsidRDefault="008E010E" w:rsidP="00D1397D">
            <w:pPr>
              <w:rPr>
                <w:ins w:id="8618" w:author="Στάθης Καπ" w:date="2023-02-01T06:01:00Z"/>
                <w:sz w:val="18"/>
                <w:szCs w:val="18"/>
              </w:rPr>
            </w:pPr>
          </w:p>
        </w:tc>
        <w:tc>
          <w:tcPr>
            <w:tcW w:w="663" w:type="dxa"/>
          </w:tcPr>
          <w:p w14:paraId="41D06876" w14:textId="77777777" w:rsidR="008E010E" w:rsidRPr="006E0881" w:rsidRDefault="008E010E" w:rsidP="00D1397D">
            <w:pPr>
              <w:rPr>
                <w:ins w:id="8619" w:author="Στάθης Καπ" w:date="2023-02-01T06:01:00Z"/>
                <w:sz w:val="18"/>
                <w:szCs w:val="18"/>
              </w:rPr>
            </w:pPr>
          </w:p>
        </w:tc>
        <w:tc>
          <w:tcPr>
            <w:tcW w:w="764" w:type="dxa"/>
          </w:tcPr>
          <w:p w14:paraId="734452BA" w14:textId="77777777" w:rsidR="008E010E" w:rsidRPr="006E0881" w:rsidRDefault="008E010E" w:rsidP="00D1397D">
            <w:pPr>
              <w:rPr>
                <w:ins w:id="8620" w:author="Στάθης Καπ" w:date="2023-02-01T06:01:00Z"/>
                <w:sz w:val="18"/>
                <w:szCs w:val="18"/>
              </w:rPr>
            </w:pPr>
          </w:p>
        </w:tc>
        <w:tc>
          <w:tcPr>
            <w:tcW w:w="630" w:type="dxa"/>
          </w:tcPr>
          <w:p w14:paraId="1F26AC53" w14:textId="77777777" w:rsidR="008E010E" w:rsidRPr="006E0881" w:rsidRDefault="008E010E" w:rsidP="00D1397D">
            <w:pPr>
              <w:rPr>
                <w:ins w:id="8621" w:author="Στάθης Καπ" w:date="2023-02-01T06:01:00Z"/>
                <w:sz w:val="18"/>
                <w:szCs w:val="18"/>
              </w:rPr>
            </w:pPr>
          </w:p>
        </w:tc>
        <w:tc>
          <w:tcPr>
            <w:tcW w:w="663" w:type="dxa"/>
          </w:tcPr>
          <w:p w14:paraId="29AD9E48" w14:textId="77777777" w:rsidR="008E010E" w:rsidRPr="006E0881" w:rsidRDefault="008E010E" w:rsidP="00D1397D">
            <w:pPr>
              <w:rPr>
                <w:ins w:id="8622" w:author="Στάθης Καπ" w:date="2023-02-01T06:01:00Z"/>
                <w:sz w:val="18"/>
                <w:szCs w:val="18"/>
              </w:rPr>
            </w:pPr>
          </w:p>
        </w:tc>
        <w:tc>
          <w:tcPr>
            <w:tcW w:w="764" w:type="dxa"/>
          </w:tcPr>
          <w:p w14:paraId="049DF77E" w14:textId="77777777" w:rsidR="008E010E" w:rsidRPr="006E0881" w:rsidRDefault="008E010E" w:rsidP="00D1397D">
            <w:pPr>
              <w:rPr>
                <w:ins w:id="8623" w:author="Στάθης Καπ" w:date="2023-02-01T06:01:00Z"/>
                <w:sz w:val="18"/>
                <w:szCs w:val="18"/>
              </w:rPr>
            </w:pPr>
          </w:p>
        </w:tc>
        <w:tc>
          <w:tcPr>
            <w:tcW w:w="630" w:type="dxa"/>
          </w:tcPr>
          <w:p w14:paraId="3B2C4D41" w14:textId="77777777" w:rsidR="008E010E" w:rsidRPr="006E0881" w:rsidRDefault="008E010E" w:rsidP="00D1397D">
            <w:pPr>
              <w:rPr>
                <w:ins w:id="8624" w:author="Στάθης Καπ" w:date="2023-02-01T06:01:00Z"/>
                <w:sz w:val="18"/>
                <w:szCs w:val="18"/>
              </w:rPr>
            </w:pPr>
          </w:p>
        </w:tc>
        <w:tc>
          <w:tcPr>
            <w:tcW w:w="654" w:type="dxa"/>
          </w:tcPr>
          <w:p w14:paraId="2D9C7E19" w14:textId="0CBE8F83" w:rsidR="008E010E" w:rsidRPr="006E0881" w:rsidRDefault="009E2733" w:rsidP="00D1397D">
            <w:pPr>
              <w:rPr>
                <w:ins w:id="8625" w:author="Στάθης Καπ" w:date="2023-02-01T06:01:00Z"/>
                <w:sz w:val="18"/>
                <w:szCs w:val="18"/>
              </w:rPr>
            </w:pPr>
            <w:ins w:id="8626" w:author="Στάθης Καπ" w:date="2023-02-01T06:01:00Z">
              <w:r>
                <w:rPr>
                  <w:sz w:val="18"/>
                  <w:szCs w:val="18"/>
                </w:rPr>
                <w:t>370</w:t>
              </w:r>
            </w:ins>
          </w:p>
        </w:tc>
        <w:tc>
          <w:tcPr>
            <w:tcW w:w="754" w:type="dxa"/>
          </w:tcPr>
          <w:p w14:paraId="679E437F" w14:textId="77777777" w:rsidR="008E010E" w:rsidRPr="006E0881" w:rsidRDefault="008E010E" w:rsidP="00D1397D">
            <w:pPr>
              <w:rPr>
                <w:ins w:id="8627" w:author="Στάθης Καπ" w:date="2023-02-01T06:01:00Z"/>
                <w:sz w:val="18"/>
                <w:szCs w:val="18"/>
              </w:rPr>
            </w:pPr>
          </w:p>
        </w:tc>
        <w:tc>
          <w:tcPr>
            <w:tcW w:w="622" w:type="dxa"/>
          </w:tcPr>
          <w:p w14:paraId="3D9044BD" w14:textId="77777777" w:rsidR="008E010E" w:rsidRPr="006E0881" w:rsidRDefault="008E010E" w:rsidP="00D1397D">
            <w:pPr>
              <w:rPr>
                <w:ins w:id="8628" w:author="Στάθης Καπ" w:date="2023-02-01T06:01:00Z"/>
                <w:sz w:val="18"/>
                <w:szCs w:val="18"/>
              </w:rPr>
            </w:pPr>
          </w:p>
        </w:tc>
      </w:tr>
      <w:tr w:rsidR="008E010E" w:rsidRPr="00AB438A" w14:paraId="47D296E7" w14:textId="77777777" w:rsidTr="00D1397D">
        <w:trPr>
          <w:ins w:id="8629" w:author="Στάθης Καπ" w:date="2023-02-01T06:01:00Z"/>
        </w:trPr>
        <w:tc>
          <w:tcPr>
            <w:tcW w:w="627" w:type="dxa"/>
          </w:tcPr>
          <w:p w14:paraId="2BD6CC00" w14:textId="77777777" w:rsidR="008E010E" w:rsidRPr="006E0881" w:rsidRDefault="008E010E" w:rsidP="00D1397D">
            <w:pPr>
              <w:rPr>
                <w:ins w:id="8630" w:author="Στάθης Καπ" w:date="2023-02-01T06:01:00Z"/>
                <w:sz w:val="18"/>
                <w:szCs w:val="18"/>
              </w:rPr>
            </w:pPr>
            <w:ins w:id="8631" w:author="Στάθης Καπ" w:date="2023-02-01T06:01:00Z">
              <w:r w:rsidRPr="006E0881">
                <w:rPr>
                  <w:sz w:val="18"/>
                  <w:szCs w:val="18"/>
                </w:rPr>
                <w:t>Pr20</w:t>
              </w:r>
            </w:ins>
          </w:p>
        </w:tc>
        <w:tc>
          <w:tcPr>
            <w:tcW w:w="663" w:type="dxa"/>
          </w:tcPr>
          <w:p w14:paraId="6A5CD851" w14:textId="77777777" w:rsidR="008E010E" w:rsidRPr="006E0881" w:rsidRDefault="008E010E" w:rsidP="00D1397D">
            <w:pPr>
              <w:rPr>
                <w:ins w:id="8632" w:author="Στάθης Καπ" w:date="2023-02-01T06:01:00Z"/>
                <w:sz w:val="18"/>
                <w:szCs w:val="18"/>
              </w:rPr>
            </w:pPr>
          </w:p>
        </w:tc>
        <w:tc>
          <w:tcPr>
            <w:tcW w:w="764" w:type="dxa"/>
          </w:tcPr>
          <w:p w14:paraId="06E37DBC" w14:textId="77777777" w:rsidR="008E010E" w:rsidRPr="006E0881" w:rsidRDefault="008E010E" w:rsidP="00D1397D">
            <w:pPr>
              <w:rPr>
                <w:ins w:id="8633" w:author="Στάθης Καπ" w:date="2023-02-01T06:01:00Z"/>
                <w:sz w:val="18"/>
                <w:szCs w:val="18"/>
              </w:rPr>
            </w:pPr>
          </w:p>
        </w:tc>
        <w:tc>
          <w:tcPr>
            <w:tcW w:w="630" w:type="dxa"/>
          </w:tcPr>
          <w:p w14:paraId="605B54C2" w14:textId="77777777" w:rsidR="008E010E" w:rsidRPr="006E0881" w:rsidRDefault="008E010E" w:rsidP="00D1397D">
            <w:pPr>
              <w:rPr>
                <w:ins w:id="8634" w:author="Στάθης Καπ" w:date="2023-02-01T06:01:00Z"/>
                <w:sz w:val="18"/>
                <w:szCs w:val="18"/>
              </w:rPr>
            </w:pPr>
          </w:p>
        </w:tc>
        <w:tc>
          <w:tcPr>
            <w:tcW w:w="663" w:type="dxa"/>
          </w:tcPr>
          <w:p w14:paraId="2ACF90E9" w14:textId="77777777" w:rsidR="008E010E" w:rsidRPr="006E0881" w:rsidRDefault="008E010E" w:rsidP="00D1397D">
            <w:pPr>
              <w:rPr>
                <w:ins w:id="8635" w:author="Στάθης Καπ" w:date="2023-02-01T06:01:00Z"/>
                <w:sz w:val="18"/>
                <w:szCs w:val="18"/>
              </w:rPr>
            </w:pPr>
          </w:p>
        </w:tc>
        <w:tc>
          <w:tcPr>
            <w:tcW w:w="764" w:type="dxa"/>
          </w:tcPr>
          <w:p w14:paraId="77F70CD6" w14:textId="77777777" w:rsidR="008E010E" w:rsidRPr="006E0881" w:rsidRDefault="008E010E" w:rsidP="00D1397D">
            <w:pPr>
              <w:rPr>
                <w:ins w:id="8636" w:author="Στάθης Καπ" w:date="2023-02-01T06:01:00Z"/>
                <w:sz w:val="18"/>
                <w:szCs w:val="18"/>
              </w:rPr>
            </w:pPr>
          </w:p>
        </w:tc>
        <w:tc>
          <w:tcPr>
            <w:tcW w:w="630" w:type="dxa"/>
          </w:tcPr>
          <w:p w14:paraId="5BB477E9" w14:textId="77777777" w:rsidR="008E010E" w:rsidRPr="006E0881" w:rsidRDefault="008E010E" w:rsidP="00D1397D">
            <w:pPr>
              <w:rPr>
                <w:ins w:id="8637" w:author="Στάθης Καπ" w:date="2023-02-01T06:01:00Z"/>
                <w:sz w:val="18"/>
                <w:szCs w:val="18"/>
              </w:rPr>
            </w:pPr>
          </w:p>
        </w:tc>
        <w:tc>
          <w:tcPr>
            <w:tcW w:w="663" w:type="dxa"/>
          </w:tcPr>
          <w:p w14:paraId="3568FD63" w14:textId="77777777" w:rsidR="008E010E" w:rsidRPr="006E0881" w:rsidRDefault="008E010E" w:rsidP="00D1397D">
            <w:pPr>
              <w:rPr>
                <w:ins w:id="8638" w:author="Στάθης Καπ" w:date="2023-02-01T06:01:00Z"/>
                <w:sz w:val="18"/>
                <w:szCs w:val="18"/>
              </w:rPr>
            </w:pPr>
          </w:p>
        </w:tc>
        <w:tc>
          <w:tcPr>
            <w:tcW w:w="764" w:type="dxa"/>
          </w:tcPr>
          <w:p w14:paraId="17CD8D58" w14:textId="77777777" w:rsidR="008E010E" w:rsidRPr="006E0881" w:rsidRDefault="008E010E" w:rsidP="00D1397D">
            <w:pPr>
              <w:rPr>
                <w:ins w:id="8639" w:author="Στάθης Καπ" w:date="2023-02-01T06:01:00Z"/>
                <w:sz w:val="18"/>
                <w:szCs w:val="18"/>
              </w:rPr>
            </w:pPr>
          </w:p>
        </w:tc>
        <w:tc>
          <w:tcPr>
            <w:tcW w:w="630" w:type="dxa"/>
          </w:tcPr>
          <w:p w14:paraId="43B41C4B" w14:textId="77777777" w:rsidR="008E010E" w:rsidRPr="006E0881" w:rsidRDefault="008E010E" w:rsidP="00D1397D">
            <w:pPr>
              <w:rPr>
                <w:ins w:id="8640" w:author="Στάθης Καπ" w:date="2023-02-01T06:01:00Z"/>
                <w:sz w:val="18"/>
                <w:szCs w:val="18"/>
              </w:rPr>
            </w:pPr>
          </w:p>
        </w:tc>
        <w:tc>
          <w:tcPr>
            <w:tcW w:w="654" w:type="dxa"/>
          </w:tcPr>
          <w:p w14:paraId="6FAE5358" w14:textId="7F133755" w:rsidR="008E010E" w:rsidRPr="006E0881" w:rsidRDefault="009E2733" w:rsidP="00D1397D">
            <w:pPr>
              <w:rPr>
                <w:ins w:id="8641" w:author="Στάθης Καπ" w:date="2023-02-01T06:01:00Z"/>
                <w:sz w:val="18"/>
                <w:szCs w:val="18"/>
              </w:rPr>
            </w:pPr>
            <w:ins w:id="8642" w:author="Στάθης Καπ" w:date="2023-02-01T06:01:00Z">
              <w:r>
                <w:rPr>
                  <w:sz w:val="18"/>
                  <w:szCs w:val="18"/>
                </w:rPr>
                <w:t>479</w:t>
              </w:r>
            </w:ins>
          </w:p>
        </w:tc>
        <w:tc>
          <w:tcPr>
            <w:tcW w:w="754" w:type="dxa"/>
          </w:tcPr>
          <w:p w14:paraId="0DC0389B" w14:textId="77777777" w:rsidR="008E010E" w:rsidRPr="006E0881" w:rsidRDefault="008E010E" w:rsidP="00D1397D">
            <w:pPr>
              <w:rPr>
                <w:ins w:id="8643" w:author="Στάθης Καπ" w:date="2023-02-01T06:01:00Z"/>
                <w:sz w:val="18"/>
                <w:szCs w:val="18"/>
              </w:rPr>
            </w:pPr>
          </w:p>
        </w:tc>
        <w:tc>
          <w:tcPr>
            <w:tcW w:w="622" w:type="dxa"/>
          </w:tcPr>
          <w:p w14:paraId="22483980" w14:textId="77777777" w:rsidR="008E010E" w:rsidRPr="006E0881" w:rsidRDefault="008E010E" w:rsidP="00D1397D">
            <w:pPr>
              <w:rPr>
                <w:ins w:id="8644" w:author="Στάθης Καπ" w:date="2023-02-01T06:01:00Z"/>
                <w:sz w:val="18"/>
                <w:szCs w:val="18"/>
              </w:rPr>
            </w:pPr>
          </w:p>
        </w:tc>
      </w:tr>
      <w:tr w:rsidR="008E010E" w:rsidRPr="00AB438A" w14:paraId="46A82CFE" w14:textId="77777777" w:rsidTr="00D1397D">
        <w:trPr>
          <w:ins w:id="8645" w:author="Στάθης Καπ" w:date="2023-02-01T06:01:00Z"/>
        </w:trPr>
        <w:tc>
          <w:tcPr>
            <w:tcW w:w="627" w:type="dxa"/>
          </w:tcPr>
          <w:p w14:paraId="74F3E69E" w14:textId="77777777" w:rsidR="008E010E" w:rsidRPr="006E0881" w:rsidRDefault="008E010E" w:rsidP="00D1397D">
            <w:pPr>
              <w:rPr>
                <w:ins w:id="8646" w:author="Στάθης Καπ" w:date="2023-02-01T06:01:00Z"/>
                <w:sz w:val="18"/>
                <w:szCs w:val="18"/>
              </w:rPr>
            </w:pPr>
            <w:ins w:id="8647" w:author="Στάθης Καπ" w:date="2023-02-01T06:01:00Z">
              <w:r w:rsidRPr="006E0881">
                <w:rPr>
                  <w:sz w:val="18"/>
                  <w:szCs w:val="18"/>
                </w:rPr>
                <w:t>avg</w:t>
              </w:r>
            </w:ins>
          </w:p>
        </w:tc>
        <w:tc>
          <w:tcPr>
            <w:tcW w:w="663" w:type="dxa"/>
          </w:tcPr>
          <w:p w14:paraId="4BE33F46" w14:textId="77777777" w:rsidR="008E010E" w:rsidRPr="006E0881" w:rsidRDefault="008E010E" w:rsidP="00D1397D">
            <w:pPr>
              <w:rPr>
                <w:ins w:id="8648" w:author="Στάθης Καπ" w:date="2023-02-01T06:01:00Z"/>
                <w:sz w:val="18"/>
                <w:szCs w:val="18"/>
              </w:rPr>
            </w:pPr>
          </w:p>
        </w:tc>
        <w:tc>
          <w:tcPr>
            <w:tcW w:w="764" w:type="dxa"/>
          </w:tcPr>
          <w:p w14:paraId="67FF2E47" w14:textId="77777777" w:rsidR="008E010E" w:rsidRPr="006E0881" w:rsidRDefault="008E010E" w:rsidP="00D1397D">
            <w:pPr>
              <w:rPr>
                <w:ins w:id="8649" w:author="Στάθης Καπ" w:date="2023-02-01T06:01:00Z"/>
                <w:sz w:val="18"/>
                <w:szCs w:val="18"/>
              </w:rPr>
            </w:pPr>
          </w:p>
        </w:tc>
        <w:tc>
          <w:tcPr>
            <w:tcW w:w="630" w:type="dxa"/>
          </w:tcPr>
          <w:p w14:paraId="439F4F6E" w14:textId="77777777" w:rsidR="008E010E" w:rsidRPr="006E0881" w:rsidRDefault="008E010E" w:rsidP="00D1397D">
            <w:pPr>
              <w:rPr>
                <w:ins w:id="8650" w:author="Στάθης Καπ" w:date="2023-02-01T06:01:00Z"/>
                <w:sz w:val="18"/>
                <w:szCs w:val="18"/>
              </w:rPr>
            </w:pPr>
          </w:p>
        </w:tc>
        <w:tc>
          <w:tcPr>
            <w:tcW w:w="663" w:type="dxa"/>
          </w:tcPr>
          <w:p w14:paraId="51B70F8B" w14:textId="77777777" w:rsidR="008E010E" w:rsidRPr="006E0881" w:rsidRDefault="008E010E" w:rsidP="00D1397D">
            <w:pPr>
              <w:rPr>
                <w:ins w:id="8651" w:author="Στάθης Καπ" w:date="2023-02-01T06:01:00Z"/>
                <w:sz w:val="18"/>
                <w:szCs w:val="18"/>
              </w:rPr>
            </w:pPr>
          </w:p>
        </w:tc>
        <w:tc>
          <w:tcPr>
            <w:tcW w:w="764" w:type="dxa"/>
          </w:tcPr>
          <w:p w14:paraId="76DC2681" w14:textId="77777777" w:rsidR="008E010E" w:rsidRPr="006E0881" w:rsidRDefault="008E010E" w:rsidP="00D1397D">
            <w:pPr>
              <w:rPr>
                <w:ins w:id="8652" w:author="Στάθης Καπ" w:date="2023-02-01T06:01:00Z"/>
                <w:sz w:val="18"/>
                <w:szCs w:val="18"/>
              </w:rPr>
            </w:pPr>
          </w:p>
        </w:tc>
        <w:tc>
          <w:tcPr>
            <w:tcW w:w="630" w:type="dxa"/>
          </w:tcPr>
          <w:p w14:paraId="76BE08FD" w14:textId="77777777" w:rsidR="008E010E" w:rsidRPr="006E0881" w:rsidRDefault="008E010E" w:rsidP="00D1397D">
            <w:pPr>
              <w:rPr>
                <w:ins w:id="8653" w:author="Στάθης Καπ" w:date="2023-02-01T06:01:00Z"/>
                <w:sz w:val="18"/>
                <w:szCs w:val="18"/>
              </w:rPr>
            </w:pPr>
          </w:p>
        </w:tc>
        <w:tc>
          <w:tcPr>
            <w:tcW w:w="663" w:type="dxa"/>
          </w:tcPr>
          <w:p w14:paraId="736BC1ED" w14:textId="77777777" w:rsidR="008E010E" w:rsidRPr="006E0881" w:rsidRDefault="008E010E" w:rsidP="00D1397D">
            <w:pPr>
              <w:rPr>
                <w:ins w:id="8654" w:author="Στάθης Καπ" w:date="2023-02-01T06:01:00Z"/>
                <w:sz w:val="18"/>
                <w:szCs w:val="18"/>
              </w:rPr>
            </w:pPr>
          </w:p>
        </w:tc>
        <w:tc>
          <w:tcPr>
            <w:tcW w:w="764" w:type="dxa"/>
          </w:tcPr>
          <w:p w14:paraId="07FB9038" w14:textId="77777777" w:rsidR="008E010E" w:rsidRPr="006E0881" w:rsidRDefault="008E010E" w:rsidP="00D1397D">
            <w:pPr>
              <w:rPr>
                <w:ins w:id="8655" w:author="Στάθης Καπ" w:date="2023-02-01T06:01:00Z"/>
                <w:sz w:val="18"/>
                <w:szCs w:val="18"/>
              </w:rPr>
            </w:pPr>
          </w:p>
        </w:tc>
        <w:tc>
          <w:tcPr>
            <w:tcW w:w="630" w:type="dxa"/>
          </w:tcPr>
          <w:p w14:paraId="58D87634" w14:textId="77777777" w:rsidR="008E010E" w:rsidRPr="006E0881" w:rsidRDefault="008E010E" w:rsidP="00D1397D">
            <w:pPr>
              <w:rPr>
                <w:ins w:id="8656" w:author="Στάθης Καπ" w:date="2023-02-01T06:01:00Z"/>
                <w:sz w:val="18"/>
                <w:szCs w:val="18"/>
              </w:rPr>
            </w:pPr>
          </w:p>
        </w:tc>
        <w:tc>
          <w:tcPr>
            <w:tcW w:w="654" w:type="dxa"/>
          </w:tcPr>
          <w:p w14:paraId="033B9C22" w14:textId="77777777" w:rsidR="008E010E" w:rsidRPr="006E0881" w:rsidRDefault="008E010E" w:rsidP="00D1397D">
            <w:pPr>
              <w:rPr>
                <w:ins w:id="8657" w:author="Στάθης Καπ" w:date="2023-02-01T06:01:00Z"/>
                <w:sz w:val="18"/>
                <w:szCs w:val="18"/>
              </w:rPr>
            </w:pPr>
          </w:p>
        </w:tc>
        <w:tc>
          <w:tcPr>
            <w:tcW w:w="754" w:type="dxa"/>
          </w:tcPr>
          <w:p w14:paraId="20E185C4" w14:textId="77777777" w:rsidR="008E010E" w:rsidRPr="006E0881" w:rsidRDefault="008E010E" w:rsidP="00D1397D">
            <w:pPr>
              <w:rPr>
                <w:ins w:id="8658" w:author="Στάθης Καπ" w:date="2023-02-01T06:01:00Z"/>
                <w:sz w:val="18"/>
                <w:szCs w:val="18"/>
              </w:rPr>
            </w:pPr>
          </w:p>
        </w:tc>
        <w:tc>
          <w:tcPr>
            <w:tcW w:w="622" w:type="dxa"/>
          </w:tcPr>
          <w:p w14:paraId="06D579A4" w14:textId="77777777" w:rsidR="008E010E" w:rsidRPr="006E0881" w:rsidRDefault="008E010E" w:rsidP="00D1397D">
            <w:pPr>
              <w:rPr>
                <w:ins w:id="8659" w:author="Στάθης Καπ" w:date="2023-02-01T06:01:00Z"/>
                <w:sz w:val="18"/>
                <w:szCs w:val="18"/>
              </w:rPr>
            </w:pPr>
          </w:p>
        </w:tc>
      </w:tr>
    </w:tbl>
    <w:p w14:paraId="3CD2F0C1" w14:textId="77777777" w:rsidR="008E010E" w:rsidRDefault="008E010E" w:rsidP="008E010E">
      <w:pPr>
        <w:rPr>
          <w:ins w:id="8660" w:author="Στάθης Καπ" w:date="2023-02-01T06:01:00Z"/>
        </w:rPr>
      </w:pPr>
    </w:p>
    <w:p w14:paraId="036AE5D9" w14:textId="77777777" w:rsidR="008E010E" w:rsidRPr="00031AB0" w:rsidRDefault="008E010E" w:rsidP="008E010E">
      <w:pPr>
        <w:rPr>
          <w:ins w:id="8661" w:author="Στάθης Καπ" w:date="2023-02-01T06:01:00Z"/>
        </w:rPr>
      </w:pPr>
      <w:ins w:id="8662" w:author="Στάθης Καπ" w:date="2023-02-01T06:01:00Z">
        <w:r>
          <w:rPr>
            <w:lang w:val="el-GR"/>
          </w:rPr>
          <w:t xml:space="preserve">Για </w:t>
        </w:r>
        <w:r>
          <w:t>m=2</w:t>
        </w:r>
      </w:ins>
    </w:p>
    <w:tbl>
      <w:tblPr>
        <w:tblStyle w:val="TableGrid"/>
        <w:tblW w:w="0" w:type="auto"/>
        <w:tblLook w:val="04A0" w:firstRow="1" w:lastRow="0" w:firstColumn="1" w:lastColumn="0" w:noHBand="0" w:noVBand="1"/>
      </w:tblPr>
      <w:tblGrid>
        <w:gridCol w:w="627"/>
        <w:gridCol w:w="663"/>
        <w:gridCol w:w="764"/>
        <w:gridCol w:w="630"/>
        <w:gridCol w:w="663"/>
        <w:gridCol w:w="764"/>
        <w:gridCol w:w="630"/>
        <w:gridCol w:w="663"/>
        <w:gridCol w:w="764"/>
        <w:gridCol w:w="630"/>
        <w:gridCol w:w="654"/>
        <w:gridCol w:w="754"/>
        <w:gridCol w:w="622"/>
      </w:tblGrid>
      <w:tr w:rsidR="008E010E" w:rsidRPr="00AB438A" w14:paraId="4271EBF1" w14:textId="77777777" w:rsidTr="00D1397D">
        <w:trPr>
          <w:ins w:id="8663" w:author="Στάθης Καπ" w:date="2023-02-01T06:01:00Z"/>
        </w:trPr>
        <w:tc>
          <w:tcPr>
            <w:tcW w:w="627" w:type="dxa"/>
          </w:tcPr>
          <w:p w14:paraId="37005F1E" w14:textId="77777777" w:rsidR="008E010E" w:rsidRPr="006E0881" w:rsidRDefault="008E010E" w:rsidP="00D1397D">
            <w:pPr>
              <w:rPr>
                <w:ins w:id="8664" w:author="Στάθης Καπ" w:date="2023-02-01T06:01:00Z"/>
                <w:sz w:val="18"/>
                <w:szCs w:val="18"/>
              </w:rPr>
            </w:pPr>
          </w:p>
        </w:tc>
        <w:tc>
          <w:tcPr>
            <w:tcW w:w="2057" w:type="dxa"/>
            <w:gridSpan w:val="3"/>
          </w:tcPr>
          <w:p w14:paraId="244DDEF6" w14:textId="77777777" w:rsidR="008E010E" w:rsidRPr="006E0881" w:rsidRDefault="008E010E" w:rsidP="00D1397D">
            <w:pPr>
              <w:rPr>
                <w:ins w:id="8665" w:author="Στάθης Καπ" w:date="2023-02-01T06:01:00Z"/>
                <w:sz w:val="18"/>
                <w:szCs w:val="18"/>
              </w:rPr>
            </w:pPr>
            <w:ins w:id="8666" w:author="Στάθης Καπ" w:date="2023-02-01T06:01:00Z">
              <w:r>
                <w:rPr>
                  <w:sz w:val="18"/>
                  <w:szCs w:val="18"/>
                </w:rPr>
                <w:t>S</w:t>
              </w:r>
              <w:r w:rsidRPr="006E0881">
                <w:rPr>
                  <w:sz w:val="18"/>
                  <w:szCs w:val="18"/>
                </w:rPr>
                <w:t>=1</w:t>
              </w:r>
            </w:ins>
          </w:p>
        </w:tc>
        <w:tc>
          <w:tcPr>
            <w:tcW w:w="2057" w:type="dxa"/>
            <w:gridSpan w:val="3"/>
          </w:tcPr>
          <w:p w14:paraId="5A6F4DC5" w14:textId="77777777" w:rsidR="008E010E" w:rsidRPr="006E0881" w:rsidRDefault="008E010E" w:rsidP="00D1397D">
            <w:pPr>
              <w:rPr>
                <w:ins w:id="8667" w:author="Στάθης Καπ" w:date="2023-02-01T06:01:00Z"/>
                <w:sz w:val="18"/>
                <w:szCs w:val="18"/>
              </w:rPr>
            </w:pPr>
            <w:ins w:id="8668" w:author="Στάθης Καπ" w:date="2023-02-01T06:01:00Z">
              <w:r>
                <w:rPr>
                  <w:sz w:val="18"/>
                  <w:szCs w:val="18"/>
                </w:rPr>
                <w:t>S</w:t>
              </w:r>
              <w:r w:rsidRPr="006E0881">
                <w:rPr>
                  <w:sz w:val="18"/>
                  <w:szCs w:val="18"/>
                </w:rPr>
                <w:t>=2</w:t>
              </w:r>
            </w:ins>
          </w:p>
        </w:tc>
        <w:tc>
          <w:tcPr>
            <w:tcW w:w="2057" w:type="dxa"/>
            <w:gridSpan w:val="3"/>
          </w:tcPr>
          <w:p w14:paraId="7B076690" w14:textId="77777777" w:rsidR="008E010E" w:rsidRPr="006E0881" w:rsidRDefault="008E010E" w:rsidP="00D1397D">
            <w:pPr>
              <w:rPr>
                <w:ins w:id="8669" w:author="Στάθης Καπ" w:date="2023-02-01T06:01:00Z"/>
                <w:sz w:val="18"/>
                <w:szCs w:val="18"/>
              </w:rPr>
            </w:pPr>
            <w:ins w:id="8670" w:author="Στάθης Καπ" w:date="2023-02-01T06:01:00Z">
              <w:r>
                <w:rPr>
                  <w:sz w:val="18"/>
                  <w:szCs w:val="18"/>
                </w:rPr>
                <w:t>S</w:t>
              </w:r>
              <w:r w:rsidRPr="006E0881">
                <w:rPr>
                  <w:sz w:val="18"/>
                  <w:szCs w:val="18"/>
                </w:rPr>
                <w:t>=3</w:t>
              </w:r>
            </w:ins>
          </w:p>
        </w:tc>
        <w:tc>
          <w:tcPr>
            <w:tcW w:w="2030" w:type="dxa"/>
            <w:gridSpan w:val="3"/>
          </w:tcPr>
          <w:p w14:paraId="65F6A702" w14:textId="77777777" w:rsidR="008E010E" w:rsidRPr="006E0881" w:rsidRDefault="008E010E" w:rsidP="00D1397D">
            <w:pPr>
              <w:rPr>
                <w:ins w:id="8671" w:author="Στάθης Καπ" w:date="2023-02-01T06:01:00Z"/>
                <w:sz w:val="18"/>
                <w:szCs w:val="18"/>
              </w:rPr>
            </w:pPr>
            <w:ins w:id="8672" w:author="Στάθης Καπ" w:date="2023-02-01T06:01:00Z">
              <w:r>
                <w:rPr>
                  <w:sz w:val="18"/>
                  <w:szCs w:val="18"/>
                </w:rPr>
                <w:t>S</w:t>
              </w:r>
              <w:r w:rsidRPr="006E0881">
                <w:rPr>
                  <w:sz w:val="18"/>
                  <w:szCs w:val="18"/>
                </w:rPr>
                <w:t>=4</w:t>
              </w:r>
            </w:ins>
          </w:p>
        </w:tc>
      </w:tr>
      <w:tr w:rsidR="008E010E" w:rsidRPr="00AB438A" w14:paraId="105E4002" w14:textId="77777777" w:rsidTr="00D1397D">
        <w:trPr>
          <w:ins w:id="8673" w:author="Στάθης Καπ" w:date="2023-02-01T06:01:00Z"/>
        </w:trPr>
        <w:tc>
          <w:tcPr>
            <w:tcW w:w="627" w:type="dxa"/>
          </w:tcPr>
          <w:p w14:paraId="27754BD4" w14:textId="77777777" w:rsidR="008E010E" w:rsidRPr="006E0881" w:rsidRDefault="008E010E" w:rsidP="00D1397D">
            <w:pPr>
              <w:rPr>
                <w:ins w:id="8674" w:author="Στάθης Καπ" w:date="2023-02-01T06:01:00Z"/>
                <w:sz w:val="18"/>
                <w:szCs w:val="18"/>
              </w:rPr>
            </w:pPr>
          </w:p>
        </w:tc>
        <w:tc>
          <w:tcPr>
            <w:tcW w:w="663" w:type="dxa"/>
          </w:tcPr>
          <w:p w14:paraId="59EABE3C" w14:textId="77777777" w:rsidR="008E010E" w:rsidRPr="006E0881" w:rsidRDefault="008E010E" w:rsidP="00D1397D">
            <w:pPr>
              <w:rPr>
                <w:ins w:id="8675" w:author="Στάθης Καπ" w:date="2023-02-01T06:01:00Z"/>
                <w:sz w:val="18"/>
                <w:szCs w:val="18"/>
              </w:rPr>
            </w:pPr>
            <w:ins w:id="8676" w:author="Στάθης Καπ" w:date="2023-02-01T06:01:00Z">
              <w:r w:rsidRPr="006E0881">
                <w:rPr>
                  <w:sz w:val="18"/>
                  <w:szCs w:val="18"/>
                </w:rPr>
                <w:t>score</w:t>
              </w:r>
            </w:ins>
          </w:p>
        </w:tc>
        <w:tc>
          <w:tcPr>
            <w:tcW w:w="764" w:type="dxa"/>
          </w:tcPr>
          <w:p w14:paraId="1D90E2CF" w14:textId="77777777" w:rsidR="008E010E" w:rsidRPr="006E0881" w:rsidRDefault="008E010E" w:rsidP="00D1397D">
            <w:pPr>
              <w:rPr>
                <w:ins w:id="8677" w:author="Στάθης Καπ" w:date="2023-02-01T06:01:00Z"/>
                <w:sz w:val="18"/>
                <w:szCs w:val="18"/>
              </w:rPr>
            </w:pPr>
            <w:ins w:id="8678" w:author="Στάθης Καπ" w:date="2023-02-01T06:01:00Z">
              <w:r w:rsidRPr="006E0881">
                <w:rPr>
                  <w:sz w:val="18"/>
                  <w:szCs w:val="18"/>
                </w:rPr>
                <w:t>CPU(s)</w:t>
              </w:r>
            </w:ins>
          </w:p>
        </w:tc>
        <w:tc>
          <w:tcPr>
            <w:tcW w:w="630" w:type="dxa"/>
          </w:tcPr>
          <w:p w14:paraId="5A59DEF6" w14:textId="77777777" w:rsidR="008E010E" w:rsidRPr="006E0881" w:rsidRDefault="008E010E" w:rsidP="00D1397D">
            <w:pPr>
              <w:rPr>
                <w:ins w:id="8679" w:author="Στάθης Καπ" w:date="2023-02-01T06:01:00Z"/>
                <w:sz w:val="18"/>
                <w:szCs w:val="18"/>
              </w:rPr>
            </w:pPr>
            <w:ins w:id="8680" w:author="Στάθης Καπ" w:date="2023-02-01T06:01:00Z">
              <w:r w:rsidRPr="006E0881">
                <w:rPr>
                  <w:sz w:val="18"/>
                  <w:szCs w:val="18"/>
                </w:rPr>
                <w:t>visits</w:t>
              </w:r>
            </w:ins>
          </w:p>
        </w:tc>
        <w:tc>
          <w:tcPr>
            <w:tcW w:w="663" w:type="dxa"/>
          </w:tcPr>
          <w:p w14:paraId="44CB734F" w14:textId="77777777" w:rsidR="008E010E" w:rsidRPr="006E0881" w:rsidRDefault="008E010E" w:rsidP="00D1397D">
            <w:pPr>
              <w:rPr>
                <w:ins w:id="8681" w:author="Στάθης Καπ" w:date="2023-02-01T06:01:00Z"/>
                <w:sz w:val="18"/>
                <w:szCs w:val="18"/>
              </w:rPr>
            </w:pPr>
            <w:ins w:id="8682" w:author="Στάθης Καπ" w:date="2023-02-01T06:01:00Z">
              <w:r w:rsidRPr="006E0881">
                <w:rPr>
                  <w:sz w:val="18"/>
                  <w:szCs w:val="18"/>
                </w:rPr>
                <w:t>score</w:t>
              </w:r>
            </w:ins>
          </w:p>
        </w:tc>
        <w:tc>
          <w:tcPr>
            <w:tcW w:w="764" w:type="dxa"/>
          </w:tcPr>
          <w:p w14:paraId="4C1385C6" w14:textId="77777777" w:rsidR="008E010E" w:rsidRPr="006E0881" w:rsidRDefault="008E010E" w:rsidP="00D1397D">
            <w:pPr>
              <w:rPr>
                <w:ins w:id="8683" w:author="Στάθης Καπ" w:date="2023-02-01T06:01:00Z"/>
                <w:sz w:val="18"/>
                <w:szCs w:val="18"/>
              </w:rPr>
            </w:pPr>
            <w:ins w:id="8684" w:author="Στάθης Καπ" w:date="2023-02-01T06:01:00Z">
              <w:r w:rsidRPr="006E0881">
                <w:rPr>
                  <w:sz w:val="18"/>
                  <w:szCs w:val="18"/>
                </w:rPr>
                <w:t>CPU(s)</w:t>
              </w:r>
            </w:ins>
          </w:p>
        </w:tc>
        <w:tc>
          <w:tcPr>
            <w:tcW w:w="630" w:type="dxa"/>
          </w:tcPr>
          <w:p w14:paraId="23FFE23C" w14:textId="77777777" w:rsidR="008E010E" w:rsidRPr="006E0881" w:rsidRDefault="008E010E" w:rsidP="00D1397D">
            <w:pPr>
              <w:rPr>
                <w:ins w:id="8685" w:author="Στάθης Καπ" w:date="2023-02-01T06:01:00Z"/>
                <w:sz w:val="18"/>
                <w:szCs w:val="18"/>
              </w:rPr>
            </w:pPr>
            <w:ins w:id="8686" w:author="Στάθης Καπ" w:date="2023-02-01T06:01:00Z">
              <w:r w:rsidRPr="006E0881">
                <w:rPr>
                  <w:sz w:val="18"/>
                  <w:szCs w:val="18"/>
                </w:rPr>
                <w:t>visits</w:t>
              </w:r>
            </w:ins>
          </w:p>
        </w:tc>
        <w:tc>
          <w:tcPr>
            <w:tcW w:w="663" w:type="dxa"/>
          </w:tcPr>
          <w:p w14:paraId="2A96E174" w14:textId="77777777" w:rsidR="008E010E" w:rsidRPr="006E0881" w:rsidRDefault="008E010E" w:rsidP="00D1397D">
            <w:pPr>
              <w:rPr>
                <w:ins w:id="8687" w:author="Στάθης Καπ" w:date="2023-02-01T06:01:00Z"/>
                <w:sz w:val="18"/>
                <w:szCs w:val="18"/>
              </w:rPr>
            </w:pPr>
            <w:ins w:id="8688" w:author="Στάθης Καπ" w:date="2023-02-01T06:01:00Z">
              <w:r w:rsidRPr="006E0881">
                <w:rPr>
                  <w:sz w:val="18"/>
                  <w:szCs w:val="18"/>
                </w:rPr>
                <w:t>score</w:t>
              </w:r>
            </w:ins>
          </w:p>
        </w:tc>
        <w:tc>
          <w:tcPr>
            <w:tcW w:w="764" w:type="dxa"/>
          </w:tcPr>
          <w:p w14:paraId="7953E7D1" w14:textId="77777777" w:rsidR="008E010E" w:rsidRPr="006E0881" w:rsidRDefault="008E010E" w:rsidP="00D1397D">
            <w:pPr>
              <w:rPr>
                <w:ins w:id="8689" w:author="Στάθης Καπ" w:date="2023-02-01T06:01:00Z"/>
                <w:sz w:val="18"/>
                <w:szCs w:val="18"/>
              </w:rPr>
            </w:pPr>
            <w:ins w:id="8690" w:author="Στάθης Καπ" w:date="2023-02-01T06:01:00Z">
              <w:r w:rsidRPr="006E0881">
                <w:rPr>
                  <w:sz w:val="18"/>
                  <w:szCs w:val="18"/>
                </w:rPr>
                <w:t>CPU(s)</w:t>
              </w:r>
            </w:ins>
          </w:p>
        </w:tc>
        <w:tc>
          <w:tcPr>
            <w:tcW w:w="630" w:type="dxa"/>
          </w:tcPr>
          <w:p w14:paraId="22F14479" w14:textId="77777777" w:rsidR="008E010E" w:rsidRPr="006E0881" w:rsidRDefault="008E010E" w:rsidP="00D1397D">
            <w:pPr>
              <w:rPr>
                <w:ins w:id="8691" w:author="Στάθης Καπ" w:date="2023-02-01T06:01:00Z"/>
                <w:sz w:val="18"/>
                <w:szCs w:val="18"/>
              </w:rPr>
            </w:pPr>
            <w:ins w:id="8692" w:author="Στάθης Καπ" w:date="2023-02-01T06:01:00Z">
              <w:r w:rsidRPr="006E0881">
                <w:rPr>
                  <w:sz w:val="18"/>
                  <w:szCs w:val="18"/>
                </w:rPr>
                <w:t>visits</w:t>
              </w:r>
            </w:ins>
          </w:p>
        </w:tc>
        <w:tc>
          <w:tcPr>
            <w:tcW w:w="654" w:type="dxa"/>
          </w:tcPr>
          <w:p w14:paraId="1CDCA010" w14:textId="77777777" w:rsidR="008E010E" w:rsidRPr="006E0881" w:rsidRDefault="008E010E" w:rsidP="00D1397D">
            <w:pPr>
              <w:rPr>
                <w:ins w:id="8693" w:author="Στάθης Καπ" w:date="2023-02-01T06:01:00Z"/>
                <w:sz w:val="18"/>
                <w:szCs w:val="18"/>
              </w:rPr>
            </w:pPr>
            <w:ins w:id="8694" w:author="Στάθης Καπ" w:date="2023-02-01T06:01:00Z">
              <w:r w:rsidRPr="006E0881">
                <w:rPr>
                  <w:sz w:val="18"/>
                  <w:szCs w:val="18"/>
                </w:rPr>
                <w:t>score</w:t>
              </w:r>
            </w:ins>
          </w:p>
        </w:tc>
        <w:tc>
          <w:tcPr>
            <w:tcW w:w="754" w:type="dxa"/>
          </w:tcPr>
          <w:p w14:paraId="56F551F0" w14:textId="77777777" w:rsidR="008E010E" w:rsidRPr="006E0881" w:rsidRDefault="008E010E" w:rsidP="00D1397D">
            <w:pPr>
              <w:rPr>
                <w:ins w:id="8695" w:author="Στάθης Καπ" w:date="2023-02-01T06:01:00Z"/>
                <w:sz w:val="18"/>
                <w:szCs w:val="18"/>
              </w:rPr>
            </w:pPr>
            <w:ins w:id="8696" w:author="Στάθης Καπ" w:date="2023-02-01T06:01:00Z">
              <w:r w:rsidRPr="006E0881">
                <w:rPr>
                  <w:sz w:val="18"/>
                  <w:szCs w:val="18"/>
                </w:rPr>
                <w:t>CPU(s)</w:t>
              </w:r>
            </w:ins>
          </w:p>
        </w:tc>
        <w:tc>
          <w:tcPr>
            <w:tcW w:w="622" w:type="dxa"/>
          </w:tcPr>
          <w:p w14:paraId="1C555302" w14:textId="77777777" w:rsidR="008E010E" w:rsidRPr="006E0881" w:rsidRDefault="008E010E" w:rsidP="00D1397D">
            <w:pPr>
              <w:rPr>
                <w:ins w:id="8697" w:author="Στάθης Καπ" w:date="2023-02-01T06:01:00Z"/>
                <w:sz w:val="18"/>
                <w:szCs w:val="18"/>
              </w:rPr>
            </w:pPr>
            <w:ins w:id="8698" w:author="Στάθης Καπ" w:date="2023-02-01T06:01:00Z">
              <w:r w:rsidRPr="006E0881">
                <w:rPr>
                  <w:sz w:val="18"/>
                  <w:szCs w:val="18"/>
                </w:rPr>
                <w:t>visits</w:t>
              </w:r>
            </w:ins>
          </w:p>
        </w:tc>
      </w:tr>
      <w:tr w:rsidR="008E010E" w:rsidRPr="00AB438A" w14:paraId="183706D5" w14:textId="77777777" w:rsidTr="00D1397D">
        <w:trPr>
          <w:ins w:id="8699" w:author="Στάθης Καπ" w:date="2023-02-01T06:01:00Z"/>
        </w:trPr>
        <w:tc>
          <w:tcPr>
            <w:tcW w:w="627" w:type="dxa"/>
          </w:tcPr>
          <w:p w14:paraId="0ACA3CC2" w14:textId="77777777" w:rsidR="008E010E" w:rsidRPr="006E0881" w:rsidRDefault="008E010E" w:rsidP="00D1397D">
            <w:pPr>
              <w:rPr>
                <w:ins w:id="8700" w:author="Στάθης Καπ" w:date="2023-02-01T06:01:00Z"/>
                <w:sz w:val="18"/>
                <w:szCs w:val="18"/>
              </w:rPr>
            </w:pPr>
            <w:ins w:id="8701" w:author="Στάθης Καπ" w:date="2023-02-01T06:01:00Z">
              <w:r w:rsidRPr="006E0881">
                <w:rPr>
                  <w:sz w:val="18"/>
                  <w:szCs w:val="18"/>
                </w:rPr>
                <w:t>pr11</w:t>
              </w:r>
            </w:ins>
          </w:p>
        </w:tc>
        <w:tc>
          <w:tcPr>
            <w:tcW w:w="663" w:type="dxa"/>
          </w:tcPr>
          <w:p w14:paraId="0B89A284" w14:textId="77777777" w:rsidR="008E010E" w:rsidRPr="006F4BEA" w:rsidRDefault="008E010E" w:rsidP="00D1397D">
            <w:pPr>
              <w:rPr>
                <w:ins w:id="8702" w:author="Στάθης Καπ" w:date="2023-02-01T06:01:00Z"/>
                <w:sz w:val="18"/>
                <w:szCs w:val="18"/>
              </w:rPr>
            </w:pPr>
          </w:p>
        </w:tc>
        <w:tc>
          <w:tcPr>
            <w:tcW w:w="764" w:type="dxa"/>
          </w:tcPr>
          <w:p w14:paraId="3A2C52BB" w14:textId="77777777" w:rsidR="008E010E" w:rsidRPr="006E0881" w:rsidRDefault="008E010E" w:rsidP="00D1397D">
            <w:pPr>
              <w:rPr>
                <w:ins w:id="8703" w:author="Στάθης Καπ" w:date="2023-02-01T06:01:00Z"/>
                <w:sz w:val="18"/>
                <w:szCs w:val="18"/>
              </w:rPr>
            </w:pPr>
          </w:p>
        </w:tc>
        <w:tc>
          <w:tcPr>
            <w:tcW w:w="630" w:type="dxa"/>
          </w:tcPr>
          <w:p w14:paraId="516EB34A" w14:textId="77777777" w:rsidR="008E010E" w:rsidRPr="006E0881" w:rsidRDefault="008E010E" w:rsidP="00D1397D">
            <w:pPr>
              <w:rPr>
                <w:ins w:id="8704" w:author="Στάθης Καπ" w:date="2023-02-01T06:01:00Z"/>
                <w:sz w:val="18"/>
                <w:szCs w:val="18"/>
              </w:rPr>
            </w:pPr>
          </w:p>
        </w:tc>
        <w:tc>
          <w:tcPr>
            <w:tcW w:w="663" w:type="dxa"/>
          </w:tcPr>
          <w:p w14:paraId="1EE0F22E" w14:textId="77777777" w:rsidR="008E010E" w:rsidRPr="006E0881" w:rsidRDefault="008E010E" w:rsidP="00D1397D">
            <w:pPr>
              <w:rPr>
                <w:ins w:id="8705" w:author="Στάθης Καπ" w:date="2023-02-01T06:01:00Z"/>
                <w:sz w:val="18"/>
                <w:szCs w:val="18"/>
              </w:rPr>
            </w:pPr>
          </w:p>
        </w:tc>
        <w:tc>
          <w:tcPr>
            <w:tcW w:w="764" w:type="dxa"/>
          </w:tcPr>
          <w:p w14:paraId="36B78F73" w14:textId="77777777" w:rsidR="008E010E" w:rsidRPr="006E0881" w:rsidRDefault="008E010E" w:rsidP="00D1397D">
            <w:pPr>
              <w:rPr>
                <w:ins w:id="8706" w:author="Στάθης Καπ" w:date="2023-02-01T06:01:00Z"/>
                <w:sz w:val="18"/>
                <w:szCs w:val="18"/>
              </w:rPr>
            </w:pPr>
          </w:p>
        </w:tc>
        <w:tc>
          <w:tcPr>
            <w:tcW w:w="630" w:type="dxa"/>
          </w:tcPr>
          <w:p w14:paraId="3B070638" w14:textId="77777777" w:rsidR="008E010E" w:rsidRPr="006E0881" w:rsidRDefault="008E010E" w:rsidP="00D1397D">
            <w:pPr>
              <w:rPr>
                <w:ins w:id="8707" w:author="Στάθης Καπ" w:date="2023-02-01T06:01:00Z"/>
                <w:sz w:val="18"/>
                <w:szCs w:val="18"/>
              </w:rPr>
            </w:pPr>
          </w:p>
        </w:tc>
        <w:tc>
          <w:tcPr>
            <w:tcW w:w="663" w:type="dxa"/>
          </w:tcPr>
          <w:p w14:paraId="17866B36" w14:textId="77777777" w:rsidR="008E010E" w:rsidRPr="006E0881" w:rsidRDefault="008E010E" w:rsidP="00D1397D">
            <w:pPr>
              <w:rPr>
                <w:ins w:id="8708" w:author="Στάθης Καπ" w:date="2023-02-01T06:01:00Z"/>
                <w:sz w:val="18"/>
                <w:szCs w:val="18"/>
              </w:rPr>
            </w:pPr>
          </w:p>
        </w:tc>
        <w:tc>
          <w:tcPr>
            <w:tcW w:w="764" w:type="dxa"/>
          </w:tcPr>
          <w:p w14:paraId="1ACBBA6E" w14:textId="77777777" w:rsidR="008E010E" w:rsidRPr="006E0881" w:rsidRDefault="008E010E" w:rsidP="00D1397D">
            <w:pPr>
              <w:rPr>
                <w:ins w:id="8709" w:author="Στάθης Καπ" w:date="2023-02-01T06:01:00Z"/>
                <w:sz w:val="18"/>
                <w:szCs w:val="18"/>
              </w:rPr>
            </w:pPr>
          </w:p>
        </w:tc>
        <w:tc>
          <w:tcPr>
            <w:tcW w:w="630" w:type="dxa"/>
          </w:tcPr>
          <w:p w14:paraId="14BBD033" w14:textId="77777777" w:rsidR="008E010E" w:rsidRPr="006E0881" w:rsidRDefault="008E010E" w:rsidP="00D1397D">
            <w:pPr>
              <w:rPr>
                <w:ins w:id="8710" w:author="Στάθης Καπ" w:date="2023-02-01T06:01:00Z"/>
                <w:sz w:val="18"/>
                <w:szCs w:val="18"/>
              </w:rPr>
            </w:pPr>
          </w:p>
        </w:tc>
        <w:tc>
          <w:tcPr>
            <w:tcW w:w="654" w:type="dxa"/>
          </w:tcPr>
          <w:p w14:paraId="042EFDE3" w14:textId="7A41E2B8" w:rsidR="008E010E" w:rsidRPr="006E0881" w:rsidRDefault="008E010E" w:rsidP="00D1397D">
            <w:pPr>
              <w:rPr>
                <w:ins w:id="8711" w:author="Στάθης Καπ" w:date="2023-02-01T06:01:00Z"/>
                <w:sz w:val="18"/>
                <w:szCs w:val="18"/>
              </w:rPr>
            </w:pPr>
          </w:p>
        </w:tc>
        <w:tc>
          <w:tcPr>
            <w:tcW w:w="754" w:type="dxa"/>
          </w:tcPr>
          <w:p w14:paraId="19CE9A46" w14:textId="77777777" w:rsidR="008E010E" w:rsidRPr="006E0881" w:rsidRDefault="008E010E" w:rsidP="00D1397D">
            <w:pPr>
              <w:rPr>
                <w:ins w:id="8712" w:author="Στάθης Καπ" w:date="2023-02-01T06:01:00Z"/>
                <w:sz w:val="18"/>
                <w:szCs w:val="18"/>
              </w:rPr>
            </w:pPr>
          </w:p>
        </w:tc>
        <w:tc>
          <w:tcPr>
            <w:tcW w:w="622" w:type="dxa"/>
          </w:tcPr>
          <w:p w14:paraId="26013ABC" w14:textId="77777777" w:rsidR="008E010E" w:rsidRPr="006E0881" w:rsidRDefault="008E010E" w:rsidP="00D1397D">
            <w:pPr>
              <w:rPr>
                <w:ins w:id="8713" w:author="Στάθης Καπ" w:date="2023-02-01T06:01:00Z"/>
                <w:sz w:val="18"/>
                <w:szCs w:val="18"/>
              </w:rPr>
            </w:pPr>
          </w:p>
        </w:tc>
      </w:tr>
      <w:tr w:rsidR="008E010E" w:rsidRPr="00AB438A" w14:paraId="12EC2ACA" w14:textId="77777777" w:rsidTr="00D1397D">
        <w:trPr>
          <w:ins w:id="8714" w:author="Στάθης Καπ" w:date="2023-02-01T06:01:00Z"/>
        </w:trPr>
        <w:tc>
          <w:tcPr>
            <w:tcW w:w="627" w:type="dxa"/>
          </w:tcPr>
          <w:p w14:paraId="120DC644" w14:textId="77777777" w:rsidR="008E010E" w:rsidRPr="006E0881" w:rsidRDefault="008E010E" w:rsidP="00D1397D">
            <w:pPr>
              <w:rPr>
                <w:ins w:id="8715" w:author="Στάθης Καπ" w:date="2023-02-01T06:01:00Z"/>
                <w:sz w:val="18"/>
                <w:szCs w:val="18"/>
              </w:rPr>
            </w:pPr>
            <w:ins w:id="8716" w:author="Στάθης Καπ" w:date="2023-02-01T06:01:00Z">
              <w:r w:rsidRPr="006E0881">
                <w:rPr>
                  <w:sz w:val="18"/>
                  <w:szCs w:val="18"/>
                </w:rPr>
                <w:t>Pr12</w:t>
              </w:r>
            </w:ins>
          </w:p>
        </w:tc>
        <w:tc>
          <w:tcPr>
            <w:tcW w:w="663" w:type="dxa"/>
          </w:tcPr>
          <w:p w14:paraId="357BCA9D" w14:textId="77777777" w:rsidR="008E010E" w:rsidRPr="00F76AF9" w:rsidRDefault="008E010E" w:rsidP="00D1397D">
            <w:pPr>
              <w:rPr>
                <w:ins w:id="8717" w:author="Στάθης Καπ" w:date="2023-02-01T06:01:00Z"/>
                <w:sz w:val="18"/>
                <w:szCs w:val="18"/>
                <w:lang w:val="el-GR"/>
              </w:rPr>
            </w:pPr>
          </w:p>
        </w:tc>
        <w:tc>
          <w:tcPr>
            <w:tcW w:w="764" w:type="dxa"/>
          </w:tcPr>
          <w:p w14:paraId="6918AD71" w14:textId="77777777" w:rsidR="008E010E" w:rsidRPr="006E0881" w:rsidRDefault="008E010E" w:rsidP="00D1397D">
            <w:pPr>
              <w:rPr>
                <w:ins w:id="8718" w:author="Στάθης Καπ" w:date="2023-02-01T06:01:00Z"/>
                <w:sz w:val="18"/>
                <w:szCs w:val="18"/>
              </w:rPr>
            </w:pPr>
          </w:p>
        </w:tc>
        <w:tc>
          <w:tcPr>
            <w:tcW w:w="630" w:type="dxa"/>
          </w:tcPr>
          <w:p w14:paraId="72C2C208" w14:textId="77777777" w:rsidR="008E010E" w:rsidRPr="006E0881" w:rsidRDefault="008E010E" w:rsidP="00D1397D">
            <w:pPr>
              <w:rPr>
                <w:ins w:id="8719" w:author="Στάθης Καπ" w:date="2023-02-01T06:01:00Z"/>
                <w:sz w:val="18"/>
                <w:szCs w:val="18"/>
              </w:rPr>
            </w:pPr>
          </w:p>
        </w:tc>
        <w:tc>
          <w:tcPr>
            <w:tcW w:w="663" w:type="dxa"/>
          </w:tcPr>
          <w:p w14:paraId="349AA205" w14:textId="77777777" w:rsidR="008E010E" w:rsidRPr="00F76AF9" w:rsidRDefault="008E010E" w:rsidP="00D1397D">
            <w:pPr>
              <w:rPr>
                <w:ins w:id="8720" w:author="Στάθης Καπ" w:date="2023-02-01T06:01:00Z"/>
                <w:sz w:val="18"/>
                <w:szCs w:val="18"/>
                <w:lang w:val="el-GR"/>
              </w:rPr>
            </w:pPr>
          </w:p>
        </w:tc>
        <w:tc>
          <w:tcPr>
            <w:tcW w:w="764" w:type="dxa"/>
          </w:tcPr>
          <w:p w14:paraId="2B46700F" w14:textId="77777777" w:rsidR="008E010E" w:rsidRPr="006E0881" w:rsidRDefault="008E010E" w:rsidP="00D1397D">
            <w:pPr>
              <w:rPr>
                <w:ins w:id="8721" w:author="Στάθης Καπ" w:date="2023-02-01T06:01:00Z"/>
                <w:sz w:val="18"/>
                <w:szCs w:val="18"/>
              </w:rPr>
            </w:pPr>
          </w:p>
        </w:tc>
        <w:tc>
          <w:tcPr>
            <w:tcW w:w="630" w:type="dxa"/>
          </w:tcPr>
          <w:p w14:paraId="4845CBE9" w14:textId="77777777" w:rsidR="008E010E" w:rsidRPr="006E0881" w:rsidRDefault="008E010E" w:rsidP="00D1397D">
            <w:pPr>
              <w:rPr>
                <w:ins w:id="8722" w:author="Στάθης Καπ" w:date="2023-02-01T06:01:00Z"/>
                <w:sz w:val="18"/>
                <w:szCs w:val="18"/>
              </w:rPr>
            </w:pPr>
          </w:p>
        </w:tc>
        <w:tc>
          <w:tcPr>
            <w:tcW w:w="663" w:type="dxa"/>
          </w:tcPr>
          <w:p w14:paraId="38AC8907" w14:textId="77777777" w:rsidR="008E010E" w:rsidRPr="00F76AF9" w:rsidRDefault="008E010E" w:rsidP="00D1397D">
            <w:pPr>
              <w:rPr>
                <w:ins w:id="8723" w:author="Στάθης Καπ" w:date="2023-02-01T06:01:00Z"/>
                <w:sz w:val="18"/>
                <w:szCs w:val="18"/>
                <w:lang w:val="el-GR"/>
              </w:rPr>
            </w:pPr>
          </w:p>
        </w:tc>
        <w:tc>
          <w:tcPr>
            <w:tcW w:w="764" w:type="dxa"/>
          </w:tcPr>
          <w:p w14:paraId="4E11B426" w14:textId="77777777" w:rsidR="008E010E" w:rsidRPr="006E0881" w:rsidRDefault="008E010E" w:rsidP="00D1397D">
            <w:pPr>
              <w:rPr>
                <w:ins w:id="8724" w:author="Στάθης Καπ" w:date="2023-02-01T06:01:00Z"/>
                <w:sz w:val="18"/>
                <w:szCs w:val="18"/>
              </w:rPr>
            </w:pPr>
          </w:p>
        </w:tc>
        <w:tc>
          <w:tcPr>
            <w:tcW w:w="630" w:type="dxa"/>
          </w:tcPr>
          <w:p w14:paraId="1838F125" w14:textId="77777777" w:rsidR="008E010E" w:rsidRPr="006E0881" w:rsidRDefault="008E010E" w:rsidP="00D1397D">
            <w:pPr>
              <w:rPr>
                <w:ins w:id="8725" w:author="Στάθης Καπ" w:date="2023-02-01T06:01:00Z"/>
                <w:sz w:val="18"/>
                <w:szCs w:val="18"/>
              </w:rPr>
            </w:pPr>
          </w:p>
        </w:tc>
        <w:tc>
          <w:tcPr>
            <w:tcW w:w="654" w:type="dxa"/>
          </w:tcPr>
          <w:p w14:paraId="5B87DC06" w14:textId="77777777" w:rsidR="008E010E" w:rsidRPr="00F76AF9" w:rsidRDefault="008E010E" w:rsidP="00D1397D">
            <w:pPr>
              <w:rPr>
                <w:ins w:id="8726" w:author="Στάθης Καπ" w:date="2023-02-01T06:01:00Z"/>
                <w:sz w:val="18"/>
                <w:szCs w:val="18"/>
                <w:lang w:val="el-GR"/>
              </w:rPr>
            </w:pPr>
          </w:p>
        </w:tc>
        <w:tc>
          <w:tcPr>
            <w:tcW w:w="754" w:type="dxa"/>
          </w:tcPr>
          <w:p w14:paraId="0610CC3E" w14:textId="77777777" w:rsidR="008E010E" w:rsidRPr="006E0881" w:rsidRDefault="008E010E" w:rsidP="00D1397D">
            <w:pPr>
              <w:rPr>
                <w:ins w:id="8727" w:author="Στάθης Καπ" w:date="2023-02-01T06:01:00Z"/>
                <w:sz w:val="18"/>
                <w:szCs w:val="18"/>
              </w:rPr>
            </w:pPr>
          </w:p>
        </w:tc>
        <w:tc>
          <w:tcPr>
            <w:tcW w:w="622" w:type="dxa"/>
          </w:tcPr>
          <w:p w14:paraId="4D7815E1" w14:textId="77777777" w:rsidR="008E010E" w:rsidRPr="006E0881" w:rsidRDefault="008E010E" w:rsidP="00D1397D">
            <w:pPr>
              <w:rPr>
                <w:ins w:id="8728" w:author="Στάθης Καπ" w:date="2023-02-01T06:01:00Z"/>
                <w:sz w:val="18"/>
                <w:szCs w:val="18"/>
              </w:rPr>
            </w:pPr>
          </w:p>
        </w:tc>
      </w:tr>
      <w:tr w:rsidR="008E010E" w:rsidRPr="00AB438A" w14:paraId="4DCAA879" w14:textId="77777777" w:rsidTr="00D1397D">
        <w:trPr>
          <w:ins w:id="8729" w:author="Στάθης Καπ" w:date="2023-02-01T06:01:00Z"/>
        </w:trPr>
        <w:tc>
          <w:tcPr>
            <w:tcW w:w="627" w:type="dxa"/>
          </w:tcPr>
          <w:p w14:paraId="093236E4" w14:textId="77777777" w:rsidR="008E010E" w:rsidRPr="006E0881" w:rsidRDefault="008E010E" w:rsidP="00D1397D">
            <w:pPr>
              <w:rPr>
                <w:ins w:id="8730" w:author="Στάθης Καπ" w:date="2023-02-01T06:01:00Z"/>
                <w:sz w:val="18"/>
                <w:szCs w:val="18"/>
              </w:rPr>
            </w:pPr>
            <w:ins w:id="8731" w:author="Στάθης Καπ" w:date="2023-02-01T06:01:00Z">
              <w:r w:rsidRPr="006E0881">
                <w:rPr>
                  <w:sz w:val="18"/>
                  <w:szCs w:val="18"/>
                </w:rPr>
                <w:t>Pr13</w:t>
              </w:r>
            </w:ins>
          </w:p>
        </w:tc>
        <w:tc>
          <w:tcPr>
            <w:tcW w:w="663" w:type="dxa"/>
          </w:tcPr>
          <w:p w14:paraId="66708272" w14:textId="77777777" w:rsidR="008E010E" w:rsidRPr="006E0881" w:rsidRDefault="008E010E" w:rsidP="00D1397D">
            <w:pPr>
              <w:rPr>
                <w:ins w:id="8732" w:author="Στάθης Καπ" w:date="2023-02-01T06:01:00Z"/>
                <w:sz w:val="18"/>
                <w:szCs w:val="18"/>
              </w:rPr>
            </w:pPr>
          </w:p>
        </w:tc>
        <w:tc>
          <w:tcPr>
            <w:tcW w:w="764" w:type="dxa"/>
          </w:tcPr>
          <w:p w14:paraId="05494368" w14:textId="77777777" w:rsidR="008E010E" w:rsidRPr="006E0881" w:rsidRDefault="008E010E" w:rsidP="00D1397D">
            <w:pPr>
              <w:rPr>
                <w:ins w:id="8733" w:author="Στάθης Καπ" w:date="2023-02-01T06:01:00Z"/>
                <w:sz w:val="18"/>
                <w:szCs w:val="18"/>
              </w:rPr>
            </w:pPr>
          </w:p>
        </w:tc>
        <w:tc>
          <w:tcPr>
            <w:tcW w:w="630" w:type="dxa"/>
          </w:tcPr>
          <w:p w14:paraId="66ABA726" w14:textId="77777777" w:rsidR="008E010E" w:rsidRPr="006E0881" w:rsidRDefault="008E010E" w:rsidP="00D1397D">
            <w:pPr>
              <w:rPr>
                <w:ins w:id="8734" w:author="Στάθης Καπ" w:date="2023-02-01T06:01:00Z"/>
                <w:sz w:val="18"/>
                <w:szCs w:val="18"/>
              </w:rPr>
            </w:pPr>
          </w:p>
        </w:tc>
        <w:tc>
          <w:tcPr>
            <w:tcW w:w="663" w:type="dxa"/>
          </w:tcPr>
          <w:p w14:paraId="623849C0" w14:textId="77777777" w:rsidR="008E010E" w:rsidRPr="006E0881" w:rsidRDefault="008E010E" w:rsidP="00D1397D">
            <w:pPr>
              <w:rPr>
                <w:ins w:id="8735" w:author="Στάθης Καπ" w:date="2023-02-01T06:01:00Z"/>
                <w:sz w:val="18"/>
                <w:szCs w:val="18"/>
              </w:rPr>
            </w:pPr>
          </w:p>
        </w:tc>
        <w:tc>
          <w:tcPr>
            <w:tcW w:w="764" w:type="dxa"/>
          </w:tcPr>
          <w:p w14:paraId="247228A3" w14:textId="77777777" w:rsidR="008E010E" w:rsidRPr="006E0881" w:rsidRDefault="008E010E" w:rsidP="00D1397D">
            <w:pPr>
              <w:rPr>
                <w:ins w:id="8736" w:author="Στάθης Καπ" w:date="2023-02-01T06:01:00Z"/>
                <w:sz w:val="18"/>
                <w:szCs w:val="18"/>
              </w:rPr>
            </w:pPr>
          </w:p>
        </w:tc>
        <w:tc>
          <w:tcPr>
            <w:tcW w:w="630" w:type="dxa"/>
          </w:tcPr>
          <w:p w14:paraId="4A8DBF8B" w14:textId="77777777" w:rsidR="008E010E" w:rsidRPr="006E0881" w:rsidRDefault="008E010E" w:rsidP="00D1397D">
            <w:pPr>
              <w:rPr>
                <w:ins w:id="8737" w:author="Στάθης Καπ" w:date="2023-02-01T06:01:00Z"/>
                <w:sz w:val="18"/>
                <w:szCs w:val="18"/>
              </w:rPr>
            </w:pPr>
          </w:p>
        </w:tc>
        <w:tc>
          <w:tcPr>
            <w:tcW w:w="663" w:type="dxa"/>
          </w:tcPr>
          <w:p w14:paraId="3AFA1887" w14:textId="77777777" w:rsidR="008E010E" w:rsidRPr="006E0881" w:rsidRDefault="008E010E" w:rsidP="00D1397D">
            <w:pPr>
              <w:rPr>
                <w:ins w:id="8738" w:author="Στάθης Καπ" w:date="2023-02-01T06:01:00Z"/>
                <w:sz w:val="18"/>
                <w:szCs w:val="18"/>
              </w:rPr>
            </w:pPr>
          </w:p>
        </w:tc>
        <w:tc>
          <w:tcPr>
            <w:tcW w:w="764" w:type="dxa"/>
          </w:tcPr>
          <w:p w14:paraId="278BD580" w14:textId="77777777" w:rsidR="008E010E" w:rsidRPr="006E0881" w:rsidRDefault="008E010E" w:rsidP="00D1397D">
            <w:pPr>
              <w:rPr>
                <w:ins w:id="8739" w:author="Στάθης Καπ" w:date="2023-02-01T06:01:00Z"/>
                <w:sz w:val="18"/>
                <w:szCs w:val="18"/>
              </w:rPr>
            </w:pPr>
          </w:p>
        </w:tc>
        <w:tc>
          <w:tcPr>
            <w:tcW w:w="630" w:type="dxa"/>
          </w:tcPr>
          <w:p w14:paraId="3A8A5CE7" w14:textId="77777777" w:rsidR="008E010E" w:rsidRPr="006E0881" w:rsidRDefault="008E010E" w:rsidP="00D1397D">
            <w:pPr>
              <w:rPr>
                <w:ins w:id="8740" w:author="Στάθης Καπ" w:date="2023-02-01T06:01:00Z"/>
                <w:sz w:val="18"/>
                <w:szCs w:val="18"/>
              </w:rPr>
            </w:pPr>
          </w:p>
        </w:tc>
        <w:tc>
          <w:tcPr>
            <w:tcW w:w="654" w:type="dxa"/>
          </w:tcPr>
          <w:p w14:paraId="691AD5BE" w14:textId="77777777" w:rsidR="008E010E" w:rsidRPr="006E0881" w:rsidRDefault="008E010E" w:rsidP="00D1397D">
            <w:pPr>
              <w:rPr>
                <w:ins w:id="8741" w:author="Στάθης Καπ" w:date="2023-02-01T06:01:00Z"/>
                <w:sz w:val="18"/>
                <w:szCs w:val="18"/>
              </w:rPr>
            </w:pPr>
          </w:p>
        </w:tc>
        <w:tc>
          <w:tcPr>
            <w:tcW w:w="754" w:type="dxa"/>
          </w:tcPr>
          <w:p w14:paraId="4586D355" w14:textId="77777777" w:rsidR="008E010E" w:rsidRPr="006E0881" w:rsidRDefault="008E010E" w:rsidP="00D1397D">
            <w:pPr>
              <w:rPr>
                <w:ins w:id="8742" w:author="Στάθης Καπ" w:date="2023-02-01T06:01:00Z"/>
                <w:sz w:val="18"/>
                <w:szCs w:val="18"/>
              </w:rPr>
            </w:pPr>
          </w:p>
        </w:tc>
        <w:tc>
          <w:tcPr>
            <w:tcW w:w="622" w:type="dxa"/>
          </w:tcPr>
          <w:p w14:paraId="606640A3" w14:textId="77777777" w:rsidR="008E010E" w:rsidRPr="006E0881" w:rsidRDefault="008E010E" w:rsidP="00D1397D">
            <w:pPr>
              <w:rPr>
                <w:ins w:id="8743" w:author="Στάθης Καπ" w:date="2023-02-01T06:01:00Z"/>
                <w:sz w:val="18"/>
                <w:szCs w:val="18"/>
              </w:rPr>
            </w:pPr>
          </w:p>
        </w:tc>
      </w:tr>
      <w:tr w:rsidR="008E010E" w:rsidRPr="00AB438A" w14:paraId="3711E087" w14:textId="77777777" w:rsidTr="00D1397D">
        <w:trPr>
          <w:ins w:id="8744" w:author="Στάθης Καπ" w:date="2023-02-01T06:01:00Z"/>
        </w:trPr>
        <w:tc>
          <w:tcPr>
            <w:tcW w:w="627" w:type="dxa"/>
          </w:tcPr>
          <w:p w14:paraId="72ADFC13" w14:textId="77777777" w:rsidR="008E010E" w:rsidRPr="006E0881" w:rsidRDefault="008E010E" w:rsidP="00D1397D">
            <w:pPr>
              <w:rPr>
                <w:ins w:id="8745" w:author="Στάθης Καπ" w:date="2023-02-01T06:01:00Z"/>
                <w:sz w:val="18"/>
                <w:szCs w:val="18"/>
              </w:rPr>
            </w:pPr>
            <w:ins w:id="8746" w:author="Στάθης Καπ" w:date="2023-02-01T06:01:00Z">
              <w:r w:rsidRPr="006E0881">
                <w:rPr>
                  <w:sz w:val="18"/>
                  <w:szCs w:val="18"/>
                </w:rPr>
                <w:t>Pr14</w:t>
              </w:r>
            </w:ins>
          </w:p>
        </w:tc>
        <w:tc>
          <w:tcPr>
            <w:tcW w:w="663" w:type="dxa"/>
          </w:tcPr>
          <w:p w14:paraId="17AC681B" w14:textId="77777777" w:rsidR="008E010E" w:rsidRPr="006E0881" w:rsidRDefault="008E010E" w:rsidP="00D1397D">
            <w:pPr>
              <w:rPr>
                <w:ins w:id="8747" w:author="Στάθης Καπ" w:date="2023-02-01T06:01:00Z"/>
                <w:sz w:val="18"/>
                <w:szCs w:val="18"/>
              </w:rPr>
            </w:pPr>
          </w:p>
        </w:tc>
        <w:tc>
          <w:tcPr>
            <w:tcW w:w="764" w:type="dxa"/>
          </w:tcPr>
          <w:p w14:paraId="4C228962" w14:textId="77777777" w:rsidR="008E010E" w:rsidRPr="006E0881" w:rsidRDefault="008E010E" w:rsidP="00D1397D">
            <w:pPr>
              <w:rPr>
                <w:ins w:id="8748" w:author="Στάθης Καπ" w:date="2023-02-01T06:01:00Z"/>
                <w:sz w:val="18"/>
                <w:szCs w:val="18"/>
              </w:rPr>
            </w:pPr>
          </w:p>
        </w:tc>
        <w:tc>
          <w:tcPr>
            <w:tcW w:w="630" w:type="dxa"/>
          </w:tcPr>
          <w:p w14:paraId="63FD4992" w14:textId="77777777" w:rsidR="008E010E" w:rsidRPr="006E0881" w:rsidRDefault="008E010E" w:rsidP="00D1397D">
            <w:pPr>
              <w:rPr>
                <w:ins w:id="8749" w:author="Στάθης Καπ" w:date="2023-02-01T06:01:00Z"/>
                <w:sz w:val="18"/>
                <w:szCs w:val="18"/>
              </w:rPr>
            </w:pPr>
          </w:p>
        </w:tc>
        <w:tc>
          <w:tcPr>
            <w:tcW w:w="663" w:type="dxa"/>
          </w:tcPr>
          <w:p w14:paraId="06FC3F22" w14:textId="77777777" w:rsidR="008E010E" w:rsidRPr="006E0881" w:rsidRDefault="008E010E" w:rsidP="00D1397D">
            <w:pPr>
              <w:rPr>
                <w:ins w:id="8750" w:author="Στάθης Καπ" w:date="2023-02-01T06:01:00Z"/>
                <w:sz w:val="18"/>
                <w:szCs w:val="18"/>
              </w:rPr>
            </w:pPr>
          </w:p>
        </w:tc>
        <w:tc>
          <w:tcPr>
            <w:tcW w:w="764" w:type="dxa"/>
          </w:tcPr>
          <w:p w14:paraId="160EADB5" w14:textId="77777777" w:rsidR="008E010E" w:rsidRPr="006E0881" w:rsidRDefault="008E010E" w:rsidP="00D1397D">
            <w:pPr>
              <w:rPr>
                <w:ins w:id="8751" w:author="Στάθης Καπ" w:date="2023-02-01T06:01:00Z"/>
                <w:sz w:val="18"/>
                <w:szCs w:val="18"/>
              </w:rPr>
            </w:pPr>
          </w:p>
        </w:tc>
        <w:tc>
          <w:tcPr>
            <w:tcW w:w="630" w:type="dxa"/>
          </w:tcPr>
          <w:p w14:paraId="4C2AAEA0" w14:textId="77777777" w:rsidR="008E010E" w:rsidRPr="006E0881" w:rsidRDefault="008E010E" w:rsidP="00D1397D">
            <w:pPr>
              <w:rPr>
                <w:ins w:id="8752" w:author="Στάθης Καπ" w:date="2023-02-01T06:01:00Z"/>
                <w:sz w:val="18"/>
                <w:szCs w:val="18"/>
              </w:rPr>
            </w:pPr>
          </w:p>
        </w:tc>
        <w:tc>
          <w:tcPr>
            <w:tcW w:w="663" w:type="dxa"/>
          </w:tcPr>
          <w:p w14:paraId="1C7A20F8" w14:textId="77777777" w:rsidR="008E010E" w:rsidRPr="006E0881" w:rsidRDefault="008E010E" w:rsidP="00D1397D">
            <w:pPr>
              <w:rPr>
                <w:ins w:id="8753" w:author="Στάθης Καπ" w:date="2023-02-01T06:01:00Z"/>
                <w:sz w:val="18"/>
                <w:szCs w:val="18"/>
              </w:rPr>
            </w:pPr>
          </w:p>
        </w:tc>
        <w:tc>
          <w:tcPr>
            <w:tcW w:w="764" w:type="dxa"/>
          </w:tcPr>
          <w:p w14:paraId="144F92B4" w14:textId="77777777" w:rsidR="008E010E" w:rsidRPr="006E0881" w:rsidRDefault="008E010E" w:rsidP="00D1397D">
            <w:pPr>
              <w:rPr>
                <w:ins w:id="8754" w:author="Στάθης Καπ" w:date="2023-02-01T06:01:00Z"/>
                <w:sz w:val="18"/>
                <w:szCs w:val="18"/>
              </w:rPr>
            </w:pPr>
          </w:p>
        </w:tc>
        <w:tc>
          <w:tcPr>
            <w:tcW w:w="630" w:type="dxa"/>
          </w:tcPr>
          <w:p w14:paraId="4BBBB73E" w14:textId="77777777" w:rsidR="008E010E" w:rsidRPr="006E0881" w:rsidRDefault="008E010E" w:rsidP="00D1397D">
            <w:pPr>
              <w:rPr>
                <w:ins w:id="8755" w:author="Στάθης Καπ" w:date="2023-02-01T06:01:00Z"/>
                <w:sz w:val="18"/>
                <w:szCs w:val="18"/>
              </w:rPr>
            </w:pPr>
          </w:p>
        </w:tc>
        <w:tc>
          <w:tcPr>
            <w:tcW w:w="654" w:type="dxa"/>
          </w:tcPr>
          <w:p w14:paraId="7B7193AC" w14:textId="77777777" w:rsidR="008E010E" w:rsidRPr="006E0881" w:rsidRDefault="008E010E" w:rsidP="00D1397D">
            <w:pPr>
              <w:rPr>
                <w:ins w:id="8756" w:author="Στάθης Καπ" w:date="2023-02-01T06:01:00Z"/>
                <w:sz w:val="18"/>
                <w:szCs w:val="18"/>
              </w:rPr>
            </w:pPr>
          </w:p>
        </w:tc>
        <w:tc>
          <w:tcPr>
            <w:tcW w:w="754" w:type="dxa"/>
          </w:tcPr>
          <w:p w14:paraId="4F3B18A2" w14:textId="77777777" w:rsidR="008E010E" w:rsidRPr="006E0881" w:rsidRDefault="008E010E" w:rsidP="00D1397D">
            <w:pPr>
              <w:rPr>
                <w:ins w:id="8757" w:author="Στάθης Καπ" w:date="2023-02-01T06:01:00Z"/>
                <w:sz w:val="18"/>
                <w:szCs w:val="18"/>
              </w:rPr>
            </w:pPr>
          </w:p>
        </w:tc>
        <w:tc>
          <w:tcPr>
            <w:tcW w:w="622" w:type="dxa"/>
          </w:tcPr>
          <w:p w14:paraId="292CCF1A" w14:textId="77777777" w:rsidR="008E010E" w:rsidRPr="006E0881" w:rsidRDefault="008E010E" w:rsidP="00D1397D">
            <w:pPr>
              <w:rPr>
                <w:ins w:id="8758" w:author="Στάθης Καπ" w:date="2023-02-01T06:01:00Z"/>
                <w:sz w:val="18"/>
                <w:szCs w:val="18"/>
              </w:rPr>
            </w:pPr>
          </w:p>
        </w:tc>
      </w:tr>
      <w:tr w:rsidR="008E010E" w:rsidRPr="00AB438A" w14:paraId="0A9A765F" w14:textId="77777777" w:rsidTr="00D1397D">
        <w:trPr>
          <w:ins w:id="8759" w:author="Στάθης Καπ" w:date="2023-02-01T06:01:00Z"/>
        </w:trPr>
        <w:tc>
          <w:tcPr>
            <w:tcW w:w="627" w:type="dxa"/>
          </w:tcPr>
          <w:p w14:paraId="43DF6AD7" w14:textId="77777777" w:rsidR="008E010E" w:rsidRPr="006E0881" w:rsidRDefault="008E010E" w:rsidP="00D1397D">
            <w:pPr>
              <w:rPr>
                <w:ins w:id="8760" w:author="Στάθης Καπ" w:date="2023-02-01T06:01:00Z"/>
                <w:sz w:val="18"/>
                <w:szCs w:val="18"/>
              </w:rPr>
            </w:pPr>
            <w:ins w:id="8761" w:author="Στάθης Καπ" w:date="2023-02-01T06:01:00Z">
              <w:r w:rsidRPr="006E0881">
                <w:rPr>
                  <w:sz w:val="18"/>
                  <w:szCs w:val="18"/>
                </w:rPr>
                <w:t>Pr15</w:t>
              </w:r>
            </w:ins>
          </w:p>
        </w:tc>
        <w:tc>
          <w:tcPr>
            <w:tcW w:w="663" w:type="dxa"/>
          </w:tcPr>
          <w:p w14:paraId="6D12A51A" w14:textId="77777777" w:rsidR="008E010E" w:rsidRPr="006E0881" w:rsidRDefault="008E010E" w:rsidP="00D1397D">
            <w:pPr>
              <w:rPr>
                <w:ins w:id="8762" w:author="Στάθης Καπ" w:date="2023-02-01T06:01:00Z"/>
                <w:sz w:val="18"/>
                <w:szCs w:val="18"/>
              </w:rPr>
            </w:pPr>
          </w:p>
        </w:tc>
        <w:tc>
          <w:tcPr>
            <w:tcW w:w="764" w:type="dxa"/>
          </w:tcPr>
          <w:p w14:paraId="7F54BEF7" w14:textId="77777777" w:rsidR="008E010E" w:rsidRPr="006E0881" w:rsidRDefault="008E010E" w:rsidP="00D1397D">
            <w:pPr>
              <w:rPr>
                <w:ins w:id="8763" w:author="Στάθης Καπ" w:date="2023-02-01T06:01:00Z"/>
                <w:sz w:val="18"/>
                <w:szCs w:val="18"/>
              </w:rPr>
            </w:pPr>
          </w:p>
        </w:tc>
        <w:tc>
          <w:tcPr>
            <w:tcW w:w="630" w:type="dxa"/>
          </w:tcPr>
          <w:p w14:paraId="712F18EA" w14:textId="77777777" w:rsidR="008E010E" w:rsidRPr="006E0881" w:rsidRDefault="008E010E" w:rsidP="00D1397D">
            <w:pPr>
              <w:rPr>
                <w:ins w:id="8764" w:author="Στάθης Καπ" w:date="2023-02-01T06:01:00Z"/>
                <w:sz w:val="18"/>
                <w:szCs w:val="18"/>
              </w:rPr>
            </w:pPr>
          </w:p>
        </w:tc>
        <w:tc>
          <w:tcPr>
            <w:tcW w:w="663" w:type="dxa"/>
          </w:tcPr>
          <w:p w14:paraId="36DBCDB5" w14:textId="77777777" w:rsidR="008E010E" w:rsidRPr="006E0881" w:rsidRDefault="008E010E" w:rsidP="00D1397D">
            <w:pPr>
              <w:rPr>
                <w:ins w:id="8765" w:author="Στάθης Καπ" w:date="2023-02-01T06:01:00Z"/>
                <w:sz w:val="18"/>
                <w:szCs w:val="18"/>
              </w:rPr>
            </w:pPr>
          </w:p>
        </w:tc>
        <w:tc>
          <w:tcPr>
            <w:tcW w:w="764" w:type="dxa"/>
          </w:tcPr>
          <w:p w14:paraId="296F669B" w14:textId="77777777" w:rsidR="008E010E" w:rsidRPr="006E0881" w:rsidRDefault="008E010E" w:rsidP="00D1397D">
            <w:pPr>
              <w:rPr>
                <w:ins w:id="8766" w:author="Στάθης Καπ" w:date="2023-02-01T06:01:00Z"/>
                <w:sz w:val="18"/>
                <w:szCs w:val="18"/>
              </w:rPr>
            </w:pPr>
          </w:p>
        </w:tc>
        <w:tc>
          <w:tcPr>
            <w:tcW w:w="630" w:type="dxa"/>
          </w:tcPr>
          <w:p w14:paraId="31C01795" w14:textId="77777777" w:rsidR="008E010E" w:rsidRPr="006E0881" w:rsidRDefault="008E010E" w:rsidP="00D1397D">
            <w:pPr>
              <w:rPr>
                <w:ins w:id="8767" w:author="Στάθης Καπ" w:date="2023-02-01T06:01:00Z"/>
                <w:sz w:val="18"/>
                <w:szCs w:val="18"/>
              </w:rPr>
            </w:pPr>
          </w:p>
        </w:tc>
        <w:tc>
          <w:tcPr>
            <w:tcW w:w="663" w:type="dxa"/>
          </w:tcPr>
          <w:p w14:paraId="31558FB6" w14:textId="77777777" w:rsidR="008E010E" w:rsidRPr="006E0881" w:rsidRDefault="008E010E" w:rsidP="00D1397D">
            <w:pPr>
              <w:rPr>
                <w:ins w:id="8768" w:author="Στάθης Καπ" w:date="2023-02-01T06:01:00Z"/>
                <w:sz w:val="18"/>
                <w:szCs w:val="18"/>
              </w:rPr>
            </w:pPr>
          </w:p>
        </w:tc>
        <w:tc>
          <w:tcPr>
            <w:tcW w:w="764" w:type="dxa"/>
          </w:tcPr>
          <w:p w14:paraId="3A771820" w14:textId="77777777" w:rsidR="008E010E" w:rsidRPr="006E0881" w:rsidRDefault="008E010E" w:rsidP="00D1397D">
            <w:pPr>
              <w:rPr>
                <w:ins w:id="8769" w:author="Στάθης Καπ" w:date="2023-02-01T06:01:00Z"/>
                <w:sz w:val="18"/>
                <w:szCs w:val="18"/>
              </w:rPr>
            </w:pPr>
          </w:p>
        </w:tc>
        <w:tc>
          <w:tcPr>
            <w:tcW w:w="630" w:type="dxa"/>
          </w:tcPr>
          <w:p w14:paraId="05E569C2" w14:textId="77777777" w:rsidR="008E010E" w:rsidRPr="006E0881" w:rsidRDefault="008E010E" w:rsidP="00D1397D">
            <w:pPr>
              <w:rPr>
                <w:ins w:id="8770" w:author="Στάθης Καπ" w:date="2023-02-01T06:01:00Z"/>
                <w:sz w:val="18"/>
                <w:szCs w:val="18"/>
              </w:rPr>
            </w:pPr>
          </w:p>
        </w:tc>
        <w:tc>
          <w:tcPr>
            <w:tcW w:w="654" w:type="dxa"/>
          </w:tcPr>
          <w:p w14:paraId="4D16DAB1" w14:textId="77777777" w:rsidR="008E010E" w:rsidRPr="006E0881" w:rsidRDefault="008E010E" w:rsidP="00D1397D">
            <w:pPr>
              <w:rPr>
                <w:ins w:id="8771" w:author="Στάθης Καπ" w:date="2023-02-01T06:01:00Z"/>
                <w:sz w:val="18"/>
                <w:szCs w:val="18"/>
              </w:rPr>
            </w:pPr>
          </w:p>
        </w:tc>
        <w:tc>
          <w:tcPr>
            <w:tcW w:w="754" w:type="dxa"/>
          </w:tcPr>
          <w:p w14:paraId="00D0A061" w14:textId="77777777" w:rsidR="008E010E" w:rsidRPr="006E0881" w:rsidRDefault="008E010E" w:rsidP="00D1397D">
            <w:pPr>
              <w:rPr>
                <w:ins w:id="8772" w:author="Στάθης Καπ" w:date="2023-02-01T06:01:00Z"/>
                <w:sz w:val="18"/>
                <w:szCs w:val="18"/>
              </w:rPr>
            </w:pPr>
          </w:p>
        </w:tc>
        <w:tc>
          <w:tcPr>
            <w:tcW w:w="622" w:type="dxa"/>
          </w:tcPr>
          <w:p w14:paraId="5EA5682D" w14:textId="77777777" w:rsidR="008E010E" w:rsidRPr="006E0881" w:rsidRDefault="008E010E" w:rsidP="00D1397D">
            <w:pPr>
              <w:rPr>
                <w:ins w:id="8773" w:author="Στάθης Καπ" w:date="2023-02-01T06:01:00Z"/>
                <w:sz w:val="18"/>
                <w:szCs w:val="18"/>
              </w:rPr>
            </w:pPr>
          </w:p>
        </w:tc>
      </w:tr>
      <w:tr w:rsidR="008E010E" w:rsidRPr="00AB438A" w14:paraId="108207AA" w14:textId="77777777" w:rsidTr="00D1397D">
        <w:trPr>
          <w:ins w:id="8774" w:author="Στάθης Καπ" w:date="2023-02-01T06:01:00Z"/>
        </w:trPr>
        <w:tc>
          <w:tcPr>
            <w:tcW w:w="627" w:type="dxa"/>
          </w:tcPr>
          <w:p w14:paraId="62BBC84B" w14:textId="77777777" w:rsidR="008E010E" w:rsidRPr="006E0881" w:rsidRDefault="008E010E" w:rsidP="00D1397D">
            <w:pPr>
              <w:rPr>
                <w:ins w:id="8775" w:author="Στάθης Καπ" w:date="2023-02-01T06:01:00Z"/>
                <w:sz w:val="18"/>
                <w:szCs w:val="18"/>
              </w:rPr>
            </w:pPr>
            <w:ins w:id="8776" w:author="Στάθης Καπ" w:date="2023-02-01T06:01:00Z">
              <w:r w:rsidRPr="006E0881">
                <w:rPr>
                  <w:sz w:val="18"/>
                  <w:szCs w:val="18"/>
                </w:rPr>
                <w:t>Pr16</w:t>
              </w:r>
            </w:ins>
          </w:p>
        </w:tc>
        <w:tc>
          <w:tcPr>
            <w:tcW w:w="663" w:type="dxa"/>
          </w:tcPr>
          <w:p w14:paraId="58FFBE69" w14:textId="77777777" w:rsidR="008E010E" w:rsidRPr="006E0881" w:rsidRDefault="008E010E" w:rsidP="00D1397D">
            <w:pPr>
              <w:rPr>
                <w:ins w:id="8777" w:author="Στάθης Καπ" w:date="2023-02-01T06:01:00Z"/>
                <w:sz w:val="18"/>
                <w:szCs w:val="18"/>
              </w:rPr>
            </w:pPr>
          </w:p>
        </w:tc>
        <w:tc>
          <w:tcPr>
            <w:tcW w:w="764" w:type="dxa"/>
          </w:tcPr>
          <w:p w14:paraId="6638A1D3" w14:textId="77777777" w:rsidR="008E010E" w:rsidRPr="006E0881" w:rsidRDefault="008E010E" w:rsidP="00D1397D">
            <w:pPr>
              <w:rPr>
                <w:ins w:id="8778" w:author="Στάθης Καπ" w:date="2023-02-01T06:01:00Z"/>
                <w:sz w:val="18"/>
                <w:szCs w:val="18"/>
              </w:rPr>
            </w:pPr>
          </w:p>
        </w:tc>
        <w:tc>
          <w:tcPr>
            <w:tcW w:w="630" w:type="dxa"/>
          </w:tcPr>
          <w:p w14:paraId="25A51A22" w14:textId="77777777" w:rsidR="008E010E" w:rsidRPr="006E0881" w:rsidRDefault="008E010E" w:rsidP="00D1397D">
            <w:pPr>
              <w:rPr>
                <w:ins w:id="8779" w:author="Στάθης Καπ" w:date="2023-02-01T06:01:00Z"/>
                <w:sz w:val="18"/>
                <w:szCs w:val="18"/>
              </w:rPr>
            </w:pPr>
          </w:p>
        </w:tc>
        <w:tc>
          <w:tcPr>
            <w:tcW w:w="663" w:type="dxa"/>
          </w:tcPr>
          <w:p w14:paraId="49E85534" w14:textId="77777777" w:rsidR="008E010E" w:rsidRPr="006E0881" w:rsidRDefault="008E010E" w:rsidP="00D1397D">
            <w:pPr>
              <w:rPr>
                <w:ins w:id="8780" w:author="Στάθης Καπ" w:date="2023-02-01T06:01:00Z"/>
                <w:sz w:val="18"/>
                <w:szCs w:val="18"/>
              </w:rPr>
            </w:pPr>
          </w:p>
        </w:tc>
        <w:tc>
          <w:tcPr>
            <w:tcW w:w="764" w:type="dxa"/>
          </w:tcPr>
          <w:p w14:paraId="71199756" w14:textId="77777777" w:rsidR="008E010E" w:rsidRPr="006E0881" w:rsidRDefault="008E010E" w:rsidP="00D1397D">
            <w:pPr>
              <w:rPr>
                <w:ins w:id="8781" w:author="Στάθης Καπ" w:date="2023-02-01T06:01:00Z"/>
                <w:sz w:val="18"/>
                <w:szCs w:val="18"/>
              </w:rPr>
            </w:pPr>
          </w:p>
        </w:tc>
        <w:tc>
          <w:tcPr>
            <w:tcW w:w="630" w:type="dxa"/>
          </w:tcPr>
          <w:p w14:paraId="7DCFAA36" w14:textId="77777777" w:rsidR="008E010E" w:rsidRPr="006E0881" w:rsidRDefault="008E010E" w:rsidP="00D1397D">
            <w:pPr>
              <w:rPr>
                <w:ins w:id="8782" w:author="Στάθης Καπ" w:date="2023-02-01T06:01:00Z"/>
                <w:sz w:val="18"/>
                <w:szCs w:val="18"/>
              </w:rPr>
            </w:pPr>
          </w:p>
        </w:tc>
        <w:tc>
          <w:tcPr>
            <w:tcW w:w="663" w:type="dxa"/>
          </w:tcPr>
          <w:p w14:paraId="22C1D015" w14:textId="77777777" w:rsidR="008E010E" w:rsidRPr="006E0881" w:rsidRDefault="008E010E" w:rsidP="00D1397D">
            <w:pPr>
              <w:rPr>
                <w:ins w:id="8783" w:author="Στάθης Καπ" w:date="2023-02-01T06:01:00Z"/>
                <w:sz w:val="18"/>
                <w:szCs w:val="18"/>
              </w:rPr>
            </w:pPr>
          </w:p>
        </w:tc>
        <w:tc>
          <w:tcPr>
            <w:tcW w:w="764" w:type="dxa"/>
          </w:tcPr>
          <w:p w14:paraId="00586FDA" w14:textId="77777777" w:rsidR="008E010E" w:rsidRPr="006E0881" w:rsidRDefault="008E010E" w:rsidP="00D1397D">
            <w:pPr>
              <w:rPr>
                <w:ins w:id="8784" w:author="Στάθης Καπ" w:date="2023-02-01T06:01:00Z"/>
                <w:sz w:val="18"/>
                <w:szCs w:val="18"/>
              </w:rPr>
            </w:pPr>
          </w:p>
        </w:tc>
        <w:tc>
          <w:tcPr>
            <w:tcW w:w="630" w:type="dxa"/>
          </w:tcPr>
          <w:p w14:paraId="5BC7B6D7" w14:textId="77777777" w:rsidR="008E010E" w:rsidRPr="006E0881" w:rsidRDefault="008E010E" w:rsidP="00D1397D">
            <w:pPr>
              <w:rPr>
                <w:ins w:id="8785" w:author="Στάθης Καπ" w:date="2023-02-01T06:01:00Z"/>
                <w:sz w:val="18"/>
                <w:szCs w:val="18"/>
              </w:rPr>
            </w:pPr>
          </w:p>
        </w:tc>
        <w:tc>
          <w:tcPr>
            <w:tcW w:w="654" w:type="dxa"/>
          </w:tcPr>
          <w:p w14:paraId="17BE3C3D" w14:textId="77777777" w:rsidR="008E010E" w:rsidRPr="006E0881" w:rsidRDefault="008E010E" w:rsidP="00D1397D">
            <w:pPr>
              <w:rPr>
                <w:ins w:id="8786" w:author="Στάθης Καπ" w:date="2023-02-01T06:01:00Z"/>
                <w:sz w:val="18"/>
                <w:szCs w:val="18"/>
              </w:rPr>
            </w:pPr>
          </w:p>
        </w:tc>
        <w:tc>
          <w:tcPr>
            <w:tcW w:w="754" w:type="dxa"/>
          </w:tcPr>
          <w:p w14:paraId="7819A1C2" w14:textId="77777777" w:rsidR="008E010E" w:rsidRPr="006E0881" w:rsidRDefault="008E010E" w:rsidP="00D1397D">
            <w:pPr>
              <w:rPr>
                <w:ins w:id="8787" w:author="Στάθης Καπ" w:date="2023-02-01T06:01:00Z"/>
                <w:sz w:val="18"/>
                <w:szCs w:val="18"/>
              </w:rPr>
            </w:pPr>
          </w:p>
        </w:tc>
        <w:tc>
          <w:tcPr>
            <w:tcW w:w="622" w:type="dxa"/>
          </w:tcPr>
          <w:p w14:paraId="0A5F9920" w14:textId="77777777" w:rsidR="008E010E" w:rsidRPr="006E0881" w:rsidRDefault="008E010E" w:rsidP="00D1397D">
            <w:pPr>
              <w:rPr>
                <w:ins w:id="8788" w:author="Στάθης Καπ" w:date="2023-02-01T06:01:00Z"/>
                <w:sz w:val="18"/>
                <w:szCs w:val="18"/>
              </w:rPr>
            </w:pPr>
          </w:p>
        </w:tc>
      </w:tr>
      <w:tr w:rsidR="008E010E" w:rsidRPr="00AB438A" w14:paraId="5C7F0B2D" w14:textId="77777777" w:rsidTr="00D1397D">
        <w:trPr>
          <w:ins w:id="8789" w:author="Στάθης Καπ" w:date="2023-02-01T06:01:00Z"/>
        </w:trPr>
        <w:tc>
          <w:tcPr>
            <w:tcW w:w="627" w:type="dxa"/>
          </w:tcPr>
          <w:p w14:paraId="676CD095" w14:textId="77777777" w:rsidR="008E010E" w:rsidRPr="006E0881" w:rsidRDefault="008E010E" w:rsidP="00D1397D">
            <w:pPr>
              <w:rPr>
                <w:ins w:id="8790" w:author="Στάθης Καπ" w:date="2023-02-01T06:01:00Z"/>
                <w:sz w:val="18"/>
                <w:szCs w:val="18"/>
              </w:rPr>
            </w:pPr>
            <w:ins w:id="8791" w:author="Στάθης Καπ" w:date="2023-02-01T06:01:00Z">
              <w:r w:rsidRPr="006E0881">
                <w:rPr>
                  <w:sz w:val="18"/>
                  <w:szCs w:val="18"/>
                </w:rPr>
                <w:t>Pr17</w:t>
              </w:r>
            </w:ins>
          </w:p>
        </w:tc>
        <w:tc>
          <w:tcPr>
            <w:tcW w:w="663" w:type="dxa"/>
          </w:tcPr>
          <w:p w14:paraId="548ADD70" w14:textId="77777777" w:rsidR="008E010E" w:rsidRPr="006E0881" w:rsidRDefault="008E010E" w:rsidP="00D1397D">
            <w:pPr>
              <w:rPr>
                <w:ins w:id="8792" w:author="Στάθης Καπ" w:date="2023-02-01T06:01:00Z"/>
                <w:sz w:val="18"/>
                <w:szCs w:val="18"/>
              </w:rPr>
            </w:pPr>
          </w:p>
        </w:tc>
        <w:tc>
          <w:tcPr>
            <w:tcW w:w="764" w:type="dxa"/>
          </w:tcPr>
          <w:p w14:paraId="6E5DEE72" w14:textId="77777777" w:rsidR="008E010E" w:rsidRPr="006E0881" w:rsidRDefault="008E010E" w:rsidP="00D1397D">
            <w:pPr>
              <w:rPr>
                <w:ins w:id="8793" w:author="Στάθης Καπ" w:date="2023-02-01T06:01:00Z"/>
                <w:sz w:val="18"/>
                <w:szCs w:val="18"/>
              </w:rPr>
            </w:pPr>
          </w:p>
        </w:tc>
        <w:tc>
          <w:tcPr>
            <w:tcW w:w="630" w:type="dxa"/>
          </w:tcPr>
          <w:p w14:paraId="249186AC" w14:textId="77777777" w:rsidR="008E010E" w:rsidRPr="006E0881" w:rsidRDefault="008E010E" w:rsidP="00D1397D">
            <w:pPr>
              <w:rPr>
                <w:ins w:id="8794" w:author="Στάθης Καπ" w:date="2023-02-01T06:01:00Z"/>
                <w:sz w:val="18"/>
                <w:szCs w:val="18"/>
              </w:rPr>
            </w:pPr>
          </w:p>
        </w:tc>
        <w:tc>
          <w:tcPr>
            <w:tcW w:w="663" w:type="dxa"/>
          </w:tcPr>
          <w:p w14:paraId="7DE846AD" w14:textId="77777777" w:rsidR="008E010E" w:rsidRPr="006E0881" w:rsidRDefault="008E010E" w:rsidP="00D1397D">
            <w:pPr>
              <w:rPr>
                <w:ins w:id="8795" w:author="Στάθης Καπ" w:date="2023-02-01T06:01:00Z"/>
                <w:sz w:val="18"/>
                <w:szCs w:val="18"/>
              </w:rPr>
            </w:pPr>
          </w:p>
        </w:tc>
        <w:tc>
          <w:tcPr>
            <w:tcW w:w="764" w:type="dxa"/>
          </w:tcPr>
          <w:p w14:paraId="52EC6504" w14:textId="77777777" w:rsidR="008E010E" w:rsidRPr="006E0881" w:rsidRDefault="008E010E" w:rsidP="00D1397D">
            <w:pPr>
              <w:rPr>
                <w:ins w:id="8796" w:author="Στάθης Καπ" w:date="2023-02-01T06:01:00Z"/>
                <w:sz w:val="18"/>
                <w:szCs w:val="18"/>
              </w:rPr>
            </w:pPr>
          </w:p>
        </w:tc>
        <w:tc>
          <w:tcPr>
            <w:tcW w:w="630" w:type="dxa"/>
          </w:tcPr>
          <w:p w14:paraId="51EC2232" w14:textId="77777777" w:rsidR="008E010E" w:rsidRPr="006E0881" w:rsidRDefault="008E010E" w:rsidP="00D1397D">
            <w:pPr>
              <w:rPr>
                <w:ins w:id="8797" w:author="Στάθης Καπ" w:date="2023-02-01T06:01:00Z"/>
                <w:sz w:val="18"/>
                <w:szCs w:val="18"/>
              </w:rPr>
            </w:pPr>
          </w:p>
        </w:tc>
        <w:tc>
          <w:tcPr>
            <w:tcW w:w="663" w:type="dxa"/>
          </w:tcPr>
          <w:p w14:paraId="6AE8A689" w14:textId="77777777" w:rsidR="008E010E" w:rsidRPr="006E0881" w:rsidRDefault="008E010E" w:rsidP="00D1397D">
            <w:pPr>
              <w:rPr>
                <w:ins w:id="8798" w:author="Στάθης Καπ" w:date="2023-02-01T06:01:00Z"/>
                <w:sz w:val="18"/>
                <w:szCs w:val="18"/>
              </w:rPr>
            </w:pPr>
          </w:p>
        </w:tc>
        <w:tc>
          <w:tcPr>
            <w:tcW w:w="764" w:type="dxa"/>
          </w:tcPr>
          <w:p w14:paraId="7A49D5D2" w14:textId="77777777" w:rsidR="008E010E" w:rsidRPr="006E0881" w:rsidRDefault="008E010E" w:rsidP="00D1397D">
            <w:pPr>
              <w:rPr>
                <w:ins w:id="8799" w:author="Στάθης Καπ" w:date="2023-02-01T06:01:00Z"/>
                <w:sz w:val="18"/>
                <w:szCs w:val="18"/>
              </w:rPr>
            </w:pPr>
          </w:p>
        </w:tc>
        <w:tc>
          <w:tcPr>
            <w:tcW w:w="630" w:type="dxa"/>
          </w:tcPr>
          <w:p w14:paraId="7D9CC376" w14:textId="77777777" w:rsidR="008E010E" w:rsidRPr="006E0881" w:rsidRDefault="008E010E" w:rsidP="00D1397D">
            <w:pPr>
              <w:rPr>
                <w:ins w:id="8800" w:author="Στάθης Καπ" w:date="2023-02-01T06:01:00Z"/>
                <w:sz w:val="18"/>
                <w:szCs w:val="18"/>
              </w:rPr>
            </w:pPr>
          </w:p>
        </w:tc>
        <w:tc>
          <w:tcPr>
            <w:tcW w:w="654" w:type="dxa"/>
          </w:tcPr>
          <w:p w14:paraId="02036E8C" w14:textId="77777777" w:rsidR="008E010E" w:rsidRPr="006E0881" w:rsidRDefault="008E010E" w:rsidP="00D1397D">
            <w:pPr>
              <w:rPr>
                <w:ins w:id="8801" w:author="Στάθης Καπ" w:date="2023-02-01T06:01:00Z"/>
                <w:sz w:val="18"/>
                <w:szCs w:val="18"/>
              </w:rPr>
            </w:pPr>
          </w:p>
        </w:tc>
        <w:tc>
          <w:tcPr>
            <w:tcW w:w="754" w:type="dxa"/>
          </w:tcPr>
          <w:p w14:paraId="58B49AE5" w14:textId="77777777" w:rsidR="008E010E" w:rsidRPr="006E0881" w:rsidRDefault="008E010E" w:rsidP="00D1397D">
            <w:pPr>
              <w:rPr>
                <w:ins w:id="8802" w:author="Στάθης Καπ" w:date="2023-02-01T06:01:00Z"/>
                <w:sz w:val="18"/>
                <w:szCs w:val="18"/>
              </w:rPr>
            </w:pPr>
          </w:p>
        </w:tc>
        <w:tc>
          <w:tcPr>
            <w:tcW w:w="622" w:type="dxa"/>
          </w:tcPr>
          <w:p w14:paraId="23A71937" w14:textId="77777777" w:rsidR="008E010E" w:rsidRPr="006E0881" w:rsidRDefault="008E010E" w:rsidP="00D1397D">
            <w:pPr>
              <w:rPr>
                <w:ins w:id="8803" w:author="Στάθης Καπ" w:date="2023-02-01T06:01:00Z"/>
                <w:sz w:val="18"/>
                <w:szCs w:val="18"/>
              </w:rPr>
            </w:pPr>
          </w:p>
        </w:tc>
      </w:tr>
      <w:tr w:rsidR="008E010E" w:rsidRPr="00AB438A" w14:paraId="38DDAC88" w14:textId="77777777" w:rsidTr="00D1397D">
        <w:trPr>
          <w:ins w:id="8804" w:author="Στάθης Καπ" w:date="2023-02-01T06:01:00Z"/>
        </w:trPr>
        <w:tc>
          <w:tcPr>
            <w:tcW w:w="627" w:type="dxa"/>
          </w:tcPr>
          <w:p w14:paraId="10DCA008" w14:textId="77777777" w:rsidR="008E010E" w:rsidRPr="006E0881" w:rsidRDefault="008E010E" w:rsidP="00D1397D">
            <w:pPr>
              <w:rPr>
                <w:ins w:id="8805" w:author="Στάθης Καπ" w:date="2023-02-01T06:01:00Z"/>
                <w:sz w:val="18"/>
                <w:szCs w:val="18"/>
              </w:rPr>
            </w:pPr>
            <w:ins w:id="8806" w:author="Στάθης Καπ" w:date="2023-02-01T06:01:00Z">
              <w:r w:rsidRPr="006E0881">
                <w:rPr>
                  <w:sz w:val="18"/>
                  <w:szCs w:val="18"/>
                </w:rPr>
                <w:t>Pr18</w:t>
              </w:r>
            </w:ins>
          </w:p>
        </w:tc>
        <w:tc>
          <w:tcPr>
            <w:tcW w:w="663" w:type="dxa"/>
          </w:tcPr>
          <w:p w14:paraId="7AF40ED8" w14:textId="77777777" w:rsidR="008E010E" w:rsidRPr="006E0881" w:rsidRDefault="008E010E" w:rsidP="00D1397D">
            <w:pPr>
              <w:rPr>
                <w:ins w:id="8807" w:author="Στάθης Καπ" w:date="2023-02-01T06:01:00Z"/>
                <w:sz w:val="18"/>
                <w:szCs w:val="18"/>
              </w:rPr>
            </w:pPr>
          </w:p>
        </w:tc>
        <w:tc>
          <w:tcPr>
            <w:tcW w:w="764" w:type="dxa"/>
          </w:tcPr>
          <w:p w14:paraId="7FEA80A8" w14:textId="77777777" w:rsidR="008E010E" w:rsidRPr="006E0881" w:rsidRDefault="008E010E" w:rsidP="00D1397D">
            <w:pPr>
              <w:rPr>
                <w:ins w:id="8808" w:author="Στάθης Καπ" w:date="2023-02-01T06:01:00Z"/>
                <w:sz w:val="18"/>
                <w:szCs w:val="18"/>
              </w:rPr>
            </w:pPr>
          </w:p>
        </w:tc>
        <w:tc>
          <w:tcPr>
            <w:tcW w:w="630" w:type="dxa"/>
          </w:tcPr>
          <w:p w14:paraId="6256A78A" w14:textId="77777777" w:rsidR="008E010E" w:rsidRPr="006E0881" w:rsidRDefault="008E010E" w:rsidP="00D1397D">
            <w:pPr>
              <w:rPr>
                <w:ins w:id="8809" w:author="Στάθης Καπ" w:date="2023-02-01T06:01:00Z"/>
                <w:sz w:val="18"/>
                <w:szCs w:val="18"/>
              </w:rPr>
            </w:pPr>
          </w:p>
        </w:tc>
        <w:tc>
          <w:tcPr>
            <w:tcW w:w="663" w:type="dxa"/>
          </w:tcPr>
          <w:p w14:paraId="31663260" w14:textId="77777777" w:rsidR="008E010E" w:rsidRPr="006E0881" w:rsidRDefault="008E010E" w:rsidP="00D1397D">
            <w:pPr>
              <w:rPr>
                <w:ins w:id="8810" w:author="Στάθης Καπ" w:date="2023-02-01T06:01:00Z"/>
                <w:sz w:val="18"/>
                <w:szCs w:val="18"/>
              </w:rPr>
            </w:pPr>
          </w:p>
        </w:tc>
        <w:tc>
          <w:tcPr>
            <w:tcW w:w="764" w:type="dxa"/>
          </w:tcPr>
          <w:p w14:paraId="38A74D2A" w14:textId="77777777" w:rsidR="008E010E" w:rsidRPr="006E0881" w:rsidRDefault="008E010E" w:rsidP="00D1397D">
            <w:pPr>
              <w:rPr>
                <w:ins w:id="8811" w:author="Στάθης Καπ" w:date="2023-02-01T06:01:00Z"/>
                <w:sz w:val="18"/>
                <w:szCs w:val="18"/>
              </w:rPr>
            </w:pPr>
          </w:p>
        </w:tc>
        <w:tc>
          <w:tcPr>
            <w:tcW w:w="630" w:type="dxa"/>
          </w:tcPr>
          <w:p w14:paraId="05481842" w14:textId="77777777" w:rsidR="008E010E" w:rsidRPr="006E0881" w:rsidRDefault="008E010E" w:rsidP="00D1397D">
            <w:pPr>
              <w:rPr>
                <w:ins w:id="8812" w:author="Στάθης Καπ" w:date="2023-02-01T06:01:00Z"/>
                <w:sz w:val="18"/>
                <w:szCs w:val="18"/>
              </w:rPr>
            </w:pPr>
          </w:p>
        </w:tc>
        <w:tc>
          <w:tcPr>
            <w:tcW w:w="663" w:type="dxa"/>
          </w:tcPr>
          <w:p w14:paraId="39D740D8" w14:textId="77777777" w:rsidR="008E010E" w:rsidRPr="006E0881" w:rsidRDefault="008E010E" w:rsidP="00D1397D">
            <w:pPr>
              <w:rPr>
                <w:ins w:id="8813" w:author="Στάθης Καπ" w:date="2023-02-01T06:01:00Z"/>
                <w:sz w:val="18"/>
                <w:szCs w:val="18"/>
              </w:rPr>
            </w:pPr>
          </w:p>
        </w:tc>
        <w:tc>
          <w:tcPr>
            <w:tcW w:w="764" w:type="dxa"/>
          </w:tcPr>
          <w:p w14:paraId="11DF6009" w14:textId="77777777" w:rsidR="008E010E" w:rsidRPr="006E0881" w:rsidRDefault="008E010E" w:rsidP="00D1397D">
            <w:pPr>
              <w:rPr>
                <w:ins w:id="8814" w:author="Στάθης Καπ" w:date="2023-02-01T06:01:00Z"/>
                <w:sz w:val="18"/>
                <w:szCs w:val="18"/>
              </w:rPr>
            </w:pPr>
          </w:p>
        </w:tc>
        <w:tc>
          <w:tcPr>
            <w:tcW w:w="630" w:type="dxa"/>
          </w:tcPr>
          <w:p w14:paraId="4173EA46" w14:textId="77777777" w:rsidR="008E010E" w:rsidRPr="006E0881" w:rsidRDefault="008E010E" w:rsidP="00D1397D">
            <w:pPr>
              <w:rPr>
                <w:ins w:id="8815" w:author="Στάθης Καπ" w:date="2023-02-01T06:01:00Z"/>
                <w:sz w:val="18"/>
                <w:szCs w:val="18"/>
              </w:rPr>
            </w:pPr>
          </w:p>
        </w:tc>
        <w:tc>
          <w:tcPr>
            <w:tcW w:w="654" w:type="dxa"/>
          </w:tcPr>
          <w:p w14:paraId="16EF5154" w14:textId="77777777" w:rsidR="008E010E" w:rsidRPr="006E0881" w:rsidRDefault="008E010E" w:rsidP="00D1397D">
            <w:pPr>
              <w:rPr>
                <w:ins w:id="8816" w:author="Στάθης Καπ" w:date="2023-02-01T06:01:00Z"/>
                <w:sz w:val="18"/>
                <w:szCs w:val="18"/>
              </w:rPr>
            </w:pPr>
          </w:p>
        </w:tc>
        <w:tc>
          <w:tcPr>
            <w:tcW w:w="754" w:type="dxa"/>
          </w:tcPr>
          <w:p w14:paraId="760FCB72" w14:textId="77777777" w:rsidR="008E010E" w:rsidRPr="006E0881" w:rsidRDefault="008E010E" w:rsidP="00D1397D">
            <w:pPr>
              <w:rPr>
                <w:ins w:id="8817" w:author="Στάθης Καπ" w:date="2023-02-01T06:01:00Z"/>
                <w:sz w:val="18"/>
                <w:szCs w:val="18"/>
              </w:rPr>
            </w:pPr>
          </w:p>
        </w:tc>
        <w:tc>
          <w:tcPr>
            <w:tcW w:w="622" w:type="dxa"/>
          </w:tcPr>
          <w:p w14:paraId="56FCBCA3" w14:textId="77777777" w:rsidR="008E010E" w:rsidRPr="006E0881" w:rsidRDefault="008E010E" w:rsidP="00D1397D">
            <w:pPr>
              <w:rPr>
                <w:ins w:id="8818" w:author="Στάθης Καπ" w:date="2023-02-01T06:01:00Z"/>
                <w:sz w:val="18"/>
                <w:szCs w:val="18"/>
              </w:rPr>
            </w:pPr>
          </w:p>
        </w:tc>
      </w:tr>
      <w:tr w:rsidR="008E010E" w:rsidRPr="00AB438A" w14:paraId="5D79EB47" w14:textId="77777777" w:rsidTr="00D1397D">
        <w:trPr>
          <w:ins w:id="8819" w:author="Στάθης Καπ" w:date="2023-02-01T06:01:00Z"/>
        </w:trPr>
        <w:tc>
          <w:tcPr>
            <w:tcW w:w="627" w:type="dxa"/>
          </w:tcPr>
          <w:p w14:paraId="2B30A5CA" w14:textId="77777777" w:rsidR="008E010E" w:rsidRPr="006E0881" w:rsidRDefault="008E010E" w:rsidP="00D1397D">
            <w:pPr>
              <w:rPr>
                <w:ins w:id="8820" w:author="Στάθης Καπ" w:date="2023-02-01T06:01:00Z"/>
                <w:sz w:val="18"/>
                <w:szCs w:val="18"/>
              </w:rPr>
            </w:pPr>
            <w:ins w:id="8821" w:author="Στάθης Καπ" w:date="2023-02-01T06:01:00Z">
              <w:r w:rsidRPr="006E0881">
                <w:rPr>
                  <w:sz w:val="18"/>
                  <w:szCs w:val="18"/>
                </w:rPr>
                <w:t>Pr19</w:t>
              </w:r>
            </w:ins>
          </w:p>
        </w:tc>
        <w:tc>
          <w:tcPr>
            <w:tcW w:w="663" w:type="dxa"/>
          </w:tcPr>
          <w:p w14:paraId="0454FBB2" w14:textId="77777777" w:rsidR="008E010E" w:rsidRPr="006E0881" w:rsidRDefault="008E010E" w:rsidP="00D1397D">
            <w:pPr>
              <w:rPr>
                <w:ins w:id="8822" w:author="Στάθης Καπ" w:date="2023-02-01T06:01:00Z"/>
                <w:sz w:val="18"/>
                <w:szCs w:val="18"/>
              </w:rPr>
            </w:pPr>
          </w:p>
        </w:tc>
        <w:tc>
          <w:tcPr>
            <w:tcW w:w="764" w:type="dxa"/>
          </w:tcPr>
          <w:p w14:paraId="4B488FD0" w14:textId="77777777" w:rsidR="008E010E" w:rsidRPr="006E0881" w:rsidRDefault="008E010E" w:rsidP="00D1397D">
            <w:pPr>
              <w:rPr>
                <w:ins w:id="8823" w:author="Στάθης Καπ" w:date="2023-02-01T06:01:00Z"/>
                <w:sz w:val="18"/>
                <w:szCs w:val="18"/>
              </w:rPr>
            </w:pPr>
          </w:p>
        </w:tc>
        <w:tc>
          <w:tcPr>
            <w:tcW w:w="630" w:type="dxa"/>
          </w:tcPr>
          <w:p w14:paraId="39C20896" w14:textId="77777777" w:rsidR="008E010E" w:rsidRPr="006E0881" w:rsidRDefault="008E010E" w:rsidP="00D1397D">
            <w:pPr>
              <w:rPr>
                <w:ins w:id="8824" w:author="Στάθης Καπ" w:date="2023-02-01T06:01:00Z"/>
                <w:sz w:val="18"/>
                <w:szCs w:val="18"/>
              </w:rPr>
            </w:pPr>
          </w:p>
        </w:tc>
        <w:tc>
          <w:tcPr>
            <w:tcW w:w="663" w:type="dxa"/>
          </w:tcPr>
          <w:p w14:paraId="63D03D27" w14:textId="77777777" w:rsidR="008E010E" w:rsidRPr="006E0881" w:rsidRDefault="008E010E" w:rsidP="00D1397D">
            <w:pPr>
              <w:rPr>
                <w:ins w:id="8825" w:author="Στάθης Καπ" w:date="2023-02-01T06:01:00Z"/>
                <w:sz w:val="18"/>
                <w:szCs w:val="18"/>
              </w:rPr>
            </w:pPr>
          </w:p>
        </w:tc>
        <w:tc>
          <w:tcPr>
            <w:tcW w:w="764" w:type="dxa"/>
          </w:tcPr>
          <w:p w14:paraId="46C6F921" w14:textId="77777777" w:rsidR="008E010E" w:rsidRPr="006E0881" w:rsidRDefault="008E010E" w:rsidP="00D1397D">
            <w:pPr>
              <w:rPr>
                <w:ins w:id="8826" w:author="Στάθης Καπ" w:date="2023-02-01T06:01:00Z"/>
                <w:sz w:val="18"/>
                <w:szCs w:val="18"/>
              </w:rPr>
            </w:pPr>
          </w:p>
        </w:tc>
        <w:tc>
          <w:tcPr>
            <w:tcW w:w="630" w:type="dxa"/>
          </w:tcPr>
          <w:p w14:paraId="5A503968" w14:textId="77777777" w:rsidR="008E010E" w:rsidRPr="006E0881" w:rsidRDefault="008E010E" w:rsidP="00D1397D">
            <w:pPr>
              <w:rPr>
                <w:ins w:id="8827" w:author="Στάθης Καπ" w:date="2023-02-01T06:01:00Z"/>
                <w:sz w:val="18"/>
                <w:szCs w:val="18"/>
              </w:rPr>
            </w:pPr>
          </w:p>
        </w:tc>
        <w:tc>
          <w:tcPr>
            <w:tcW w:w="663" w:type="dxa"/>
          </w:tcPr>
          <w:p w14:paraId="52B7437D" w14:textId="77777777" w:rsidR="008E010E" w:rsidRPr="006E0881" w:rsidRDefault="008E010E" w:rsidP="00D1397D">
            <w:pPr>
              <w:rPr>
                <w:ins w:id="8828" w:author="Στάθης Καπ" w:date="2023-02-01T06:01:00Z"/>
                <w:sz w:val="18"/>
                <w:szCs w:val="18"/>
              </w:rPr>
            </w:pPr>
          </w:p>
        </w:tc>
        <w:tc>
          <w:tcPr>
            <w:tcW w:w="764" w:type="dxa"/>
          </w:tcPr>
          <w:p w14:paraId="5BA50426" w14:textId="77777777" w:rsidR="008E010E" w:rsidRPr="006E0881" w:rsidRDefault="008E010E" w:rsidP="00D1397D">
            <w:pPr>
              <w:rPr>
                <w:ins w:id="8829" w:author="Στάθης Καπ" w:date="2023-02-01T06:01:00Z"/>
                <w:sz w:val="18"/>
                <w:szCs w:val="18"/>
              </w:rPr>
            </w:pPr>
          </w:p>
        </w:tc>
        <w:tc>
          <w:tcPr>
            <w:tcW w:w="630" w:type="dxa"/>
          </w:tcPr>
          <w:p w14:paraId="649D1BAA" w14:textId="77777777" w:rsidR="008E010E" w:rsidRPr="006E0881" w:rsidRDefault="008E010E" w:rsidP="00D1397D">
            <w:pPr>
              <w:rPr>
                <w:ins w:id="8830" w:author="Στάθης Καπ" w:date="2023-02-01T06:01:00Z"/>
                <w:sz w:val="18"/>
                <w:szCs w:val="18"/>
              </w:rPr>
            </w:pPr>
          </w:p>
        </w:tc>
        <w:tc>
          <w:tcPr>
            <w:tcW w:w="654" w:type="dxa"/>
          </w:tcPr>
          <w:p w14:paraId="7A3B3E3E" w14:textId="77777777" w:rsidR="008E010E" w:rsidRPr="006E0881" w:rsidRDefault="008E010E" w:rsidP="00D1397D">
            <w:pPr>
              <w:rPr>
                <w:ins w:id="8831" w:author="Στάθης Καπ" w:date="2023-02-01T06:01:00Z"/>
                <w:sz w:val="18"/>
                <w:szCs w:val="18"/>
              </w:rPr>
            </w:pPr>
          </w:p>
        </w:tc>
        <w:tc>
          <w:tcPr>
            <w:tcW w:w="754" w:type="dxa"/>
          </w:tcPr>
          <w:p w14:paraId="4DCFC988" w14:textId="77777777" w:rsidR="008E010E" w:rsidRPr="006E0881" w:rsidRDefault="008E010E" w:rsidP="00D1397D">
            <w:pPr>
              <w:rPr>
                <w:ins w:id="8832" w:author="Στάθης Καπ" w:date="2023-02-01T06:01:00Z"/>
                <w:sz w:val="18"/>
                <w:szCs w:val="18"/>
              </w:rPr>
            </w:pPr>
          </w:p>
        </w:tc>
        <w:tc>
          <w:tcPr>
            <w:tcW w:w="622" w:type="dxa"/>
          </w:tcPr>
          <w:p w14:paraId="37734DBC" w14:textId="77777777" w:rsidR="008E010E" w:rsidRPr="006E0881" w:rsidRDefault="008E010E" w:rsidP="00D1397D">
            <w:pPr>
              <w:rPr>
                <w:ins w:id="8833" w:author="Στάθης Καπ" w:date="2023-02-01T06:01:00Z"/>
                <w:sz w:val="18"/>
                <w:szCs w:val="18"/>
              </w:rPr>
            </w:pPr>
          </w:p>
        </w:tc>
      </w:tr>
      <w:tr w:rsidR="008E010E" w:rsidRPr="00AB438A" w14:paraId="2F3B6EB9" w14:textId="77777777" w:rsidTr="00D1397D">
        <w:trPr>
          <w:ins w:id="8834" w:author="Στάθης Καπ" w:date="2023-02-01T06:01:00Z"/>
        </w:trPr>
        <w:tc>
          <w:tcPr>
            <w:tcW w:w="627" w:type="dxa"/>
          </w:tcPr>
          <w:p w14:paraId="2943F5A9" w14:textId="77777777" w:rsidR="008E010E" w:rsidRPr="006E0881" w:rsidRDefault="008E010E" w:rsidP="00D1397D">
            <w:pPr>
              <w:rPr>
                <w:ins w:id="8835" w:author="Στάθης Καπ" w:date="2023-02-01T06:01:00Z"/>
                <w:sz w:val="18"/>
                <w:szCs w:val="18"/>
              </w:rPr>
            </w:pPr>
            <w:ins w:id="8836" w:author="Στάθης Καπ" w:date="2023-02-01T06:01:00Z">
              <w:r w:rsidRPr="006E0881">
                <w:rPr>
                  <w:sz w:val="18"/>
                  <w:szCs w:val="18"/>
                </w:rPr>
                <w:t>Pr20</w:t>
              </w:r>
            </w:ins>
          </w:p>
        </w:tc>
        <w:tc>
          <w:tcPr>
            <w:tcW w:w="663" w:type="dxa"/>
          </w:tcPr>
          <w:p w14:paraId="2F341954" w14:textId="77777777" w:rsidR="008E010E" w:rsidRPr="006E0881" w:rsidRDefault="008E010E" w:rsidP="00D1397D">
            <w:pPr>
              <w:rPr>
                <w:ins w:id="8837" w:author="Στάθης Καπ" w:date="2023-02-01T06:01:00Z"/>
                <w:sz w:val="18"/>
                <w:szCs w:val="18"/>
              </w:rPr>
            </w:pPr>
          </w:p>
        </w:tc>
        <w:tc>
          <w:tcPr>
            <w:tcW w:w="764" w:type="dxa"/>
          </w:tcPr>
          <w:p w14:paraId="7CBC898C" w14:textId="77777777" w:rsidR="008E010E" w:rsidRPr="006E0881" w:rsidRDefault="008E010E" w:rsidP="00D1397D">
            <w:pPr>
              <w:rPr>
                <w:ins w:id="8838" w:author="Στάθης Καπ" w:date="2023-02-01T06:01:00Z"/>
                <w:sz w:val="18"/>
                <w:szCs w:val="18"/>
              </w:rPr>
            </w:pPr>
          </w:p>
        </w:tc>
        <w:tc>
          <w:tcPr>
            <w:tcW w:w="630" w:type="dxa"/>
          </w:tcPr>
          <w:p w14:paraId="67F5BE7C" w14:textId="77777777" w:rsidR="008E010E" w:rsidRPr="006E0881" w:rsidRDefault="008E010E" w:rsidP="00D1397D">
            <w:pPr>
              <w:rPr>
                <w:ins w:id="8839" w:author="Στάθης Καπ" w:date="2023-02-01T06:01:00Z"/>
                <w:sz w:val="18"/>
                <w:szCs w:val="18"/>
              </w:rPr>
            </w:pPr>
          </w:p>
        </w:tc>
        <w:tc>
          <w:tcPr>
            <w:tcW w:w="663" w:type="dxa"/>
          </w:tcPr>
          <w:p w14:paraId="59999A59" w14:textId="77777777" w:rsidR="008E010E" w:rsidRPr="006E0881" w:rsidRDefault="008E010E" w:rsidP="00D1397D">
            <w:pPr>
              <w:rPr>
                <w:ins w:id="8840" w:author="Στάθης Καπ" w:date="2023-02-01T06:01:00Z"/>
                <w:sz w:val="18"/>
                <w:szCs w:val="18"/>
              </w:rPr>
            </w:pPr>
          </w:p>
        </w:tc>
        <w:tc>
          <w:tcPr>
            <w:tcW w:w="764" w:type="dxa"/>
          </w:tcPr>
          <w:p w14:paraId="74C33979" w14:textId="77777777" w:rsidR="008E010E" w:rsidRPr="006E0881" w:rsidRDefault="008E010E" w:rsidP="00D1397D">
            <w:pPr>
              <w:rPr>
                <w:ins w:id="8841" w:author="Στάθης Καπ" w:date="2023-02-01T06:01:00Z"/>
                <w:sz w:val="18"/>
                <w:szCs w:val="18"/>
              </w:rPr>
            </w:pPr>
          </w:p>
        </w:tc>
        <w:tc>
          <w:tcPr>
            <w:tcW w:w="630" w:type="dxa"/>
          </w:tcPr>
          <w:p w14:paraId="0080BB71" w14:textId="77777777" w:rsidR="008E010E" w:rsidRPr="006E0881" w:rsidRDefault="008E010E" w:rsidP="00D1397D">
            <w:pPr>
              <w:rPr>
                <w:ins w:id="8842" w:author="Στάθης Καπ" w:date="2023-02-01T06:01:00Z"/>
                <w:sz w:val="18"/>
                <w:szCs w:val="18"/>
              </w:rPr>
            </w:pPr>
          </w:p>
        </w:tc>
        <w:tc>
          <w:tcPr>
            <w:tcW w:w="663" w:type="dxa"/>
          </w:tcPr>
          <w:p w14:paraId="65A3817D" w14:textId="77777777" w:rsidR="008E010E" w:rsidRPr="006E0881" w:rsidRDefault="008E010E" w:rsidP="00D1397D">
            <w:pPr>
              <w:rPr>
                <w:ins w:id="8843" w:author="Στάθης Καπ" w:date="2023-02-01T06:01:00Z"/>
                <w:sz w:val="18"/>
                <w:szCs w:val="18"/>
              </w:rPr>
            </w:pPr>
          </w:p>
        </w:tc>
        <w:tc>
          <w:tcPr>
            <w:tcW w:w="764" w:type="dxa"/>
          </w:tcPr>
          <w:p w14:paraId="4CAB9564" w14:textId="77777777" w:rsidR="008E010E" w:rsidRPr="006E0881" w:rsidRDefault="008E010E" w:rsidP="00D1397D">
            <w:pPr>
              <w:rPr>
                <w:ins w:id="8844" w:author="Στάθης Καπ" w:date="2023-02-01T06:01:00Z"/>
                <w:sz w:val="18"/>
                <w:szCs w:val="18"/>
              </w:rPr>
            </w:pPr>
          </w:p>
        </w:tc>
        <w:tc>
          <w:tcPr>
            <w:tcW w:w="630" w:type="dxa"/>
          </w:tcPr>
          <w:p w14:paraId="6D8F01BB" w14:textId="77777777" w:rsidR="008E010E" w:rsidRPr="006E0881" w:rsidRDefault="008E010E" w:rsidP="00D1397D">
            <w:pPr>
              <w:rPr>
                <w:ins w:id="8845" w:author="Στάθης Καπ" w:date="2023-02-01T06:01:00Z"/>
                <w:sz w:val="18"/>
                <w:szCs w:val="18"/>
              </w:rPr>
            </w:pPr>
          </w:p>
        </w:tc>
        <w:tc>
          <w:tcPr>
            <w:tcW w:w="654" w:type="dxa"/>
          </w:tcPr>
          <w:p w14:paraId="22424C0F" w14:textId="77777777" w:rsidR="008E010E" w:rsidRPr="006E0881" w:rsidRDefault="008E010E" w:rsidP="00D1397D">
            <w:pPr>
              <w:rPr>
                <w:ins w:id="8846" w:author="Στάθης Καπ" w:date="2023-02-01T06:01:00Z"/>
                <w:sz w:val="18"/>
                <w:szCs w:val="18"/>
              </w:rPr>
            </w:pPr>
          </w:p>
        </w:tc>
        <w:tc>
          <w:tcPr>
            <w:tcW w:w="754" w:type="dxa"/>
          </w:tcPr>
          <w:p w14:paraId="646CAF4B" w14:textId="77777777" w:rsidR="008E010E" w:rsidRPr="006E0881" w:rsidRDefault="008E010E" w:rsidP="00D1397D">
            <w:pPr>
              <w:rPr>
                <w:ins w:id="8847" w:author="Στάθης Καπ" w:date="2023-02-01T06:01:00Z"/>
                <w:sz w:val="18"/>
                <w:szCs w:val="18"/>
              </w:rPr>
            </w:pPr>
          </w:p>
        </w:tc>
        <w:tc>
          <w:tcPr>
            <w:tcW w:w="622" w:type="dxa"/>
          </w:tcPr>
          <w:p w14:paraId="388DB3E7" w14:textId="77777777" w:rsidR="008E010E" w:rsidRPr="006E0881" w:rsidRDefault="008E010E" w:rsidP="00D1397D">
            <w:pPr>
              <w:rPr>
                <w:ins w:id="8848" w:author="Στάθης Καπ" w:date="2023-02-01T06:01:00Z"/>
                <w:sz w:val="18"/>
                <w:szCs w:val="18"/>
              </w:rPr>
            </w:pPr>
          </w:p>
        </w:tc>
      </w:tr>
      <w:tr w:rsidR="008E010E" w:rsidRPr="00AB438A" w14:paraId="3A5476C0" w14:textId="77777777" w:rsidTr="00D1397D">
        <w:trPr>
          <w:ins w:id="8849" w:author="Στάθης Καπ" w:date="2023-02-01T06:01:00Z"/>
        </w:trPr>
        <w:tc>
          <w:tcPr>
            <w:tcW w:w="627" w:type="dxa"/>
          </w:tcPr>
          <w:p w14:paraId="161385D4" w14:textId="77777777" w:rsidR="008E010E" w:rsidRPr="006E0881" w:rsidRDefault="008E010E" w:rsidP="00D1397D">
            <w:pPr>
              <w:rPr>
                <w:ins w:id="8850" w:author="Στάθης Καπ" w:date="2023-02-01T06:01:00Z"/>
                <w:sz w:val="18"/>
                <w:szCs w:val="18"/>
              </w:rPr>
            </w:pPr>
            <w:ins w:id="8851" w:author="Στάθης Καπ" w:date="2023-02-01T06:01:00Z">
              <w:r w:rsidRPr="006E0881">
                <w:rPr>
                  <w:sz w:val="18"/>
                  <w:szCs w:val="18"/>
                </w:rPr>
                <w:t>avg</w:t>
              </w:r>
            </w:ins>
          </w:p>
        </w:tc>
        <w:tc>
          <w:tcPr>
            <w:tcW w:w="663" w:type="dxa"/>
          </w:tcPr>
          <w:p w14:paraId="0601C899" w14:textId="77777777" w:rsidR="008E010E" w:rsidRPr="006E0881" w:rsidRDefault="008E010E" w:rsidP="00D1397D">
            <w:pPr>
              <w:rPr>
                <w:ins w:id="8852" w:author="Στάθης Καπ" w:date="2023-02-01T06:01:00Z"/>
                <w:sz w:val="18"/>
                <w:szCs w:val="18"/>
              </w:rPr>
            </w:pPr>
          </w:p>
        </w:tc>
        <w:tc>
          <w:tcPr>
            <w:tcW w:w="764" w:type="dxa"/>
          </w:tcPr>
          <w:p w14:paraId="0D793A00" w14:textId="77777777" w:rsidR="008E010E" w:rsidRPr="006E0881" w:rsidRDefault="008E010E" w:rsidP="00D1397D">
            <w:pPr>
              <w:rPr>
                <w:ins w:id="8853" w:author="Στάθης Καπ" w:date="2023-02-01T06:01:00Z"/>
                <w:sz w:val="18"/>
                <w:szCs w:val="18"/>
              </w:rPr>
            </w:pPr>
          </w:p>
        </w:tc>
        <w:tc>
          <w:tcPr>
            <w:tcW w:w="630" w:type="dxa"/>
          </w:tcPr>
          <w:p w14:paraId="7EB2D01D" w14:textId="77777777" w:rsidR="008E010E" w:rsidRPr="006E0881" w:rsidRDefault="008E010E" w:rsidP="00D1397D">
            <w:pPr>
              <w:rPr>
                <w:ins w:id="8854" w:author="Στάθης Καπ" w:date="2023-02-01T06:01:00Z"/>
                <w:sz w:val="18"/>
                <w:szCs w:val="18"/>
              </w:rPr>
            </w:pPr>
          </w:p>
        </w:tc>
        <w:tc>
          <w:tcPr>
            <w:tcW w:w="663" w:type="dxa"/>
          </w:tcPr>
          <w:p w14:paraId="2CE6D8A1" w14:textId="77777777" w:rsidR="008E010E" w:rsidRPr="006E0881" w:rsidRDefault="008E010E" w:rsidP="00D1397D">
            <w:pPr>
              <w:rPr>
                <w:ins w:id="8855" w:author="Στάθης Καπ" w:date="2023-02-01T06:01:00Z"/>
                <w:sz w:val="18"/>
                <w:szCs w:val="18"/>
              </w:rPr>
            </w:pPr>
          </w:p>
        </w:tc>
        <w:tc>
          <w:tcPr>
            <w:tcW w:w="764" w:type="dxa"/>
          </w:tcPr>
          <w:p w14:paraId="2F116823" w14:textId="77777777" w:rsidR="008E010E" w:rsidRPr="006E0881" w:rsidRDefault="008E010E" w:rsidP="00D1397D">
            <w:pPr>
              <w:rPr>
                <w:ins w:id="8856" w:author="Στάθης Καπ" w:date="2023-02-01T06:01:00Z"/>
                <w:sz w:val="18"/>
                <w:szCs w:val="18"/>
              </w:rPr>
            </w:pPr>
          </w:p>
        </w:tc>
        <w:tc>
          <w:tcPr>
            <w:tcW w:w="630" w:type="dxa"/>
          </w:tcPr>
          <w:p w14:paraId="49D4E3C7" w14:textId="77777777" w:rsidR="008E010E" w:rsidRPr="006E0881" w:rsidRDefault="008E010E" w:rsidP="00D1397D">
            <w:pPr>
              <w:rPr>
                <w:ins w:id="8857" w:author="Στάθης Καπ" w:date="2023-02-01T06:01:00Z"/>
                <w:sz w:val="18"/>
                <w:szCs w:val="18"/>
              </w:rPr>
            </w:pPr>
          </w:p>
        </w:tc>
        <w:tc>
          <w:tcPr>
            <w:tcW w:w="663" w:type="dxa"/>
          </w:tcPr>
          <w:p w14:paraId="073313B3" w14:textId="77777777" w:rsidR="008E010E" w:rsidRPr="006E0881" w:rsidRDefault="008E010E" w:rsidP="00D1397D">
            <w:pPr>
              <w:rPr>
                <w:ins w:id="8858" w:author="Στάθης Καπ" w:date="2023-02-01T06:01:00Z"/>
                <w:sz w:val="18"/>
                <w:szCs w:val="18"/>
              </w:rPr>
            </w:pPr>
          </w:p>
        </w:tc>
        <w:tc>
          <w:tcPr>
            <w:tcW w:w="764" w:type="dxa"/>
          </w:tcPr>
          <w:p w14:paraId="4D877BAA" w14:textId="77777777" w:rsidR="008E010E" w:rsidRPr="006E0881" w:rsidRDefault="008E010E" w:rsidP="00D1397D">
            <w:pPr>
              <w:rPr>
                <w:ins w:id="8859" w:author="Στάθης Καπ" w:date="2023-02-01T06:01:00Z"/>
                <w:sz w:val="18"/>
                <w:szCs w:val="18"/>
              </w:rPr>
            </w:pPr>
          </w:p>
        </w:tc>
        <w:tc>
          <w:tcPr>
            <w:tcW w:w="630" w:type="dxa"/>
          </w:tcPr>
          <w:p w14:paraId="61A00717" w14:textId="77777777" w:rsidR="008E010E" w:rsidRPr="006E0881" w:rsidRDefault="008E010E" w:rsidP="00D1397D">
            <w:pPr>
              <w:rPr>
                <w:ins w:id="8860" w:author="Στάθης Καπ" w:date="2023-02-01T06:01:00Z"/>
                <w:sz w:val="18"/>
                <w:szCs w:val="18"/>
              </w:rPr>
            </w:pPr>
          </w:p>
        </w:tc>
        <w:tc>
          <w:tcPr>
            <w:tcW w:w="654" w:type="dxa"/>
          </w:tcPr>
          <w:p w14:paraId="533CF17E" w14:textId="77777777" w:rsidR="008E010E" w:rsidRPr="006E0881" w:rsidRDefault="008E010E" w:rsidP="00D1397D">
            <w:pPr>
              <w:rPr>
                <w:ins w:id="8861" w:author="Στάθης Καπ" w:date="2023-02-01T06:01:00Z"/>
                <w:sz w:val="18"/>
                <w:szCs w:val="18"/>
              </w:rPr>
            </w:pPr>
          </w:p>
        </w:tc>
        <w:tc>
          <w:tcPr>
            <w:tcW w:w="754" w:type="dxa"/>
          </w:tcPr>
          <w:p w14:paraId="64095D71" w14:textId="77777777" w:rsidR="008E010E" w:rsidRPr="006E0881" w:rsidRDefault="008E010E" w:rsidP="00D1397D">
            <w:pPr>
              <w:rPr>
                <w:ins w:id="8862" w:author="Στάθης Καπ" w:date="2023-02-01T06:01:00Z"/>
                <w:sz w:val="18"/>
                <w:szCs w:val="18"/>
              </w:rPr>
            </w:pPr>
          </w:p>
        </w:tc>
        <w:tc>
          <w:tcPr>
            <w:tcW w:w="622" w:type="dxa"/>
          </w:tcPr>
          <w:p w14:paraId="56529CC1" w14:textId="77777777" w:rsidR="008E010E" w:rsidRPr="006E0881" w:rsidRDefault="008E010E" w:rsidP="00D1397D">
            <w:pPr>
              <w:rPr>
                <w:ins w:id="8863" w:author="Στάθης Καπ" w:date="2023-02-01T06:01:00Z"/>
                <w:sz w:val="18"/>
                <w:szCs w:val="18"/>
              </w:rPr>
            </w:pPr>
          </w:p>
        </w:tc>
      </w:tr>
    </w:tbl>
    <w:p w14:paraId="2C34FB24" w14:textId="2263699B" w:rsidR="00C52B6B" w:rsidRDefault="00C52B6B">
      <w:pPr>
        <w:rPr>
          <w:ins w:id="8864" w:author="Στάθης Καπ" w:date="2023-02-01T06:01:00Z"/>
        </w:rPr>
      </w:pPr>
      <w:ins w:id="8865" w:author="Στάθης Καπ" w:date="2023-02-01T06:01:00Z">
        <w:r>
          <w:br w:type="page"/>
        </w:r>
      </w:ins>
    </w:p>
    <w:p w14:paraId="24CD0231" w14:textId="77777777" w:rsidR="00047198" w:rsidRDefault="00047198" w:rsidP="002D19F0">
      <w:pPr>
        <w:rPr>
          <w:ins w:id="8866" w:author="Στάθης Καπ" w:date="2023-02-01T06:01:00Z"/>
        </w:rPr>
      </w:pPr>
    </w:p>
    <w:p w14:paraId="70D47F93" w14:textId="7A4D0844" w:rsidR="006E0881" w:rsidRDefault="006E0881" w:rsidP="002D19F0">
      <w:pPr>
        <w:rPr>
          <w:ins w:id="8867" w:author="Στάθης Καπ" w:date="2023-02-01T06:01:00Z"/>
        </w:rPr>
      </w:pPr>
      <w:ins w:id="8868" w:author="Στάθης Καπ" w:date="2023-02-01T06:01:00Z">
        <w:r>
          <w:t>Case B:</w:t>
        </w:r>
      </w:ins>
    </w:p>
    <w:p w14:paraId="7BF9DA93" w14:textId="77777777" w:rsidR="00047198" w:rsidRDefault="00047198" w:rsidP="002D19F0">
      <w:pPr>
        <w:rPr>
          <w:ins w:id="8869" w:author="Στάθης Καπ" w:date="2023-02-01T06:01:00Z"/>
        </w:rPr>
      </w:pPr>
    </w:p>
    <w:p w14:paraId="1B597467" w14:textId="77777777" w:rsidR="00047198" w:rsidRDefault="00047198" w:rsidP="002D19F0">
      <w:pPr>
        <w:rPr>
          <w:ins w:id="8870" w:author="Στάθης Καπ" w:date="2023-02-01T06:01:00Z"/>
        </w:rPr>
      </w:pPr>
    </w:p>
    <w:p w14:paraId="085496FE" w14:textId="3B432E71" w:rsidR="00875A10" w:rsidRPr="002D19F0" w:rsidRDefault="00875A10" w:rsidP="002D19F0">
      <w:pPr>
        <w:rPr>
          <w:ins w:id="8871" w:author="Στάθης Καπ" w:date="2023-02-01T06:01:00Z"/>
        </w:rPr>
      </w:pPr>
      <w:ins w:id="8872" w:author="Στάθης Καπ" w:date="2023-02-01T06:01:00Z">
        <w:r w:rsidRPr="002D19F0">
          <w:br w:type="page"/>
        </w:r>
      </w:ins>
    </w:p>
    <w:customXmlInsRangeStart w:id="8873" w:author="Στάθης Καπ" w:date="2023-02-01T06:01:00Z"/>
    <w:sdt>
      <w:sdtPr>
        <w:rPr>
          <w:rFonts w:asciiTheme="minorHAnsi" w:eastAsiaTheme="minorHAnsi" w:hAnsiTheme="minorHAnsi" w:cstheme="minorBidi"/>
          <w:sz w:val="22"/>
          <w:szCs w:val="22"/>
        </w:rPr>
        <w:id w:val="-931890776"/>
        <w:docPartObj>
          <w:docPartGallery w:val="Bibliographies"/>
          <w:docPartUnique/>
        </w:docPartObj>
      </w:sdtPr>
      <w:sdtEndPr/>
      <w:sdtContent>
        <w:customXmlInsRangeEnd w:id="8873"/>
        <w:p w14:paraId="18E86C0C" w14:textId="7269847C" w:rsidR="00DE6414" w:rsidRPr="00DE6414" w:rsidRDefault="00DE6414">
          <w:pPr>
            <w:pStyle w:val="Heading1"/>
            <w:rPr>
              <w:ins w:id="8874" w:author="Στάθης Καπ" w:date="2023-02-01T06:01:00Z"/>
            </w:rPr>
          </w:pPr>
          <w:ins w:id="8875" w:author="Στάθης Καπ" w:date="2023-02-01T06:01:00Z">
            <w:r>
              <w:rPr>
                <w:lang w:val="el-GR"/>
              </w:rPr>
              <w:t>Βιβλιογραφία</w:t>
            </w:r>
          </w:ins>
        </w:p>
        <w:customXmlInsRangeStart w:id="8876" w:author="Στάθης Καπ" w:date="2023-02-01T06:01:00Z"/>
        <w:sdt>
          <w:sdtPr>
            <w:id w:val="111145805"/>
            <w:bibliography/>
          </w:sdtPr>
          <w:sdtEndPr/>
          <w:sdtContent>
            <w:customXmlInsRangeEnd w:id="8876"/>
            <w:p w14:paraId="1C5FD163" w14:textId="77777777" w:rsidR="000B0B60" w:rsidRPr="008C16C2" w:rsidRDefault="00DE6414" w:rsidP="000B0B60">
              <w:pPr>
                <w:pStyle w:val="Bibliography"/>
                <w:ind w:left="720" w:hanging="720"/>
                <w:rPr>
                  <w:noProof/>
                  <w:sz w:val="24"/>
                  <w:szCs w:val="24"/>
                  <w:rPrChange w:id="8877" w:author="Στάθης Καπ" w:date="2023-02-01T08:31:00Z">
                    <w:rPr>
                      <w:noProof/>
                      <w:sz w:val="24"/>
                      <w:szCs w:val="24"/>
                      <w:lang w:val="el-GR"/>
                    </w:rPr>
                  </w:rPrChange>
                </w:rPr>
              </w:pPr>
              <w:ins w:id="8878" w:author="Στάθης Καπ" w:date="2023-02-01T06:01:00Z">
                <w:r>
                  <w:fldChar w:fldCharType="begin"/>
                </w:r>
                <w:r>
                  <w:instrText xml:space="preserve"> BIBLIOGRAPHY </w:instrText>
                </w:r>
                <w:r>
                  <w:fldChar w:fldCharType="separate"/>
                </w:r>
              </w:ins>
              <w:r w:rsidR="000B0B60" w:rsidRPr="008C16C2">
                <w:rPr>
                  <w:noProof/>
                  <w:rPrChange w:id="8879" w:author="Στάθης Καπ" w:date="2023-02-01T08:31:00Z">
                    <w:rPr>
                      <w:noProof/>
                      <w:lang w:val="el-GR"/>
                    </w:rPr>
                  </w:rPrChange>
                </w:rPr>
                <w:t xml:space="preserve">Abdel Monaem F.M. AbdAllah, D. L. (2017). On solving periodic re-optimization dynamic vehicle routing problems. </w:t>
              </w:r>
              <w:r w:rsidR="000B0B60" w:rsidRPr="008C16C2">
                <w:rPr>
                  <w:i/>
                  <w:iCs/>
                  <w:noProof/>
                  <w:rPrChange w:id="8880" w:author="Στάθης Καπ" w:date="2023-02-01T08:31:00Z">
                    <w:rPr>
                      <w:i/>
                      <w:iCs/>
                      <w:noProof/>
                      <w:lang w:val="el-GR"/>
                    </w:rPr>
                  </w:rPrChange>
                </w:rPr>
                <w:t>Applied Soft Computing</w:t>
              </w:r>
              <w:r w:rsidR="000B0B60" w:rsidRPr="008C16C2">
                <w:rPr>
                  <w:noProof/>
                  <w:rPrChange w:id="8881" w:author="Στάθης Καπ" w:date="2023-02-01T08:31:00Z">
                    <w:rPr>
                      <w:noProof/>
                      <w:lang w:val="el-GR"/>
                    </w:rPr>
                  </w:rPrChange>
                </w:rPr>
                <w:t>.</w:t>
              </w:r>
            </w:p>
            <w:p w14:paraId="22F096F6" w14:textId="77777777" w:rsidR="000B0B60" w:rsidRDefault="000B0B60" w:rsidP="000B0B60">
              <w:pPr>
                <w:pStyle w:val="Bibliography"/>
                <w:ind w:left="720" w:hanging="720"/>
                <w:rPr>
                  <w:noProof/>
                  <w:lang w:val="el-GR"/>
                </w:rPr>
              </w:pPr>
              <w:r w:rsidRPr="008C16C2">
                <w:rPr>
                  <w:noProof/>
                  <w:rPrChange w:id="8882" w:author="Στάθης Καπ" w:date="2023-02-01T08:31:00Z">
                    <w:rPr>
                      <w:noProof/>
                      <w:lang w:val="el-GR"/>
                    </w:rPr>
                  </w:rPrChange>
                </w:rPr>
                <w:t xml:space="preserve">Andrea Attanasio, J. F. (2004). Parallel tabu search heuristics for the dynamic multi-vehicle dial-a-ride problem. </w:t>
              </w:r>
              <w:r>
                <w:rPr>
                  <w:noProof/>
                  <w:lang w:val="el-GR"/>
                </w:rPr>
                <w:t xml:space="preserve">Στο </w:t>
              </w:r>
              <w:r>
                <w:rPr>
                  <w:i/>
                  <w:iCs/>
                  <w:noProof/>
                  <w:lang w:val="el-GR"/>
                </w:rPr>
                <w:t>Parallel Computing</w:t>
              </w:r>
              <w:r>
                <w:rPr>
                  <w:noProof/>
                  <w:lang w:val="el-GR"/>
                </w:rPr>
                <w:t xml:space="preserve"> (σσ. 377-387).</w:t>
              </w:r>
            </w:p>
            <w:p w14:paraId="0B22F78F" w14:textId="77777777" w:rsidR="005846FF" w:rsidDel="005846FF" w:rsidRDefault="00DE6414" w:rsidP="000B0B60">
              <w:pPr>
                <w:rPr>
                  <w:del w:id="8883" w:author="Στάθης Καπ" w:date="2023-02-01T08:30:00Z"/>
                </w:rPr>
              </w:pPr>
              <w:ins w:id="8884" w:author="Στάθης Καπ" w:date="2023-02-01T06:01:00Z">
                <w:r>
                  <w:rPr>
                    <w:b/>
                    <w:bCs/>
                    <w:noProof/>
                  </w:rPr>
                  <w:fldChar w:fldCharType="end"/>
                </w:r>
              </w:ins>
            </w:p>
            <w:customXmlInsRangeStart w:id="8885" w:author="Στάθης Καπ" w:date="2023-02-01T06:01:00Z"/>
          </w:sdtContent>
        </w:sdt>
        <w:customXmlInsRangeEnd w:id="8885"/>
        <w:customXmlInsRangeStart w:id="8886" w:author="Στάθης Καπ" w:date="2023-02-01T06:01:00Z"/>
      </w:sdtContent>
    </w:sdt>
    <w:customXmlInsRangeEnd w:id="8886"/>
    <w:p w14:paraId="0A93D8E4" w14:textId="5EEED309" w:rsidR="004D7D74" w:rsidRPr="005846FF" w:rsidRDefault="004D7D74" w:rsidP="008A3936">
      <w:pPr>
        <w:rPr>
          <w:lang w:val="el-GR"/>
        </w:rPr>
      </w:pPr>
      <w:del w:id="8887" w:author="Στάθης Καπ" w:date="2023-02-01T06:01:00Z">
        <w:r w:rsidRPr="005D19C5">
          <w:rPr>
            <w:lang w:val="el-GR"/>
          </w:rPr>
          <w:delText>περιορισμούς της.</w:delText>
        </w:r>
      </w:del>
    </w:p>
    <w:sectPr w:rsidR="004D7D74" w:rsidRPr="005846FF" w:rsidSect="00237FE3">
      <w:headerReference w:type="default" r:id="rId31"/>
      <w:footerReference w:type="default" r:id="rId32"/>
      <w:pgSz w:w="12240" w:h="15840"/>
      <w:pgMar w:top="1701" w:right="1701" w:bottom="1701" w:left="1701" w:header="1417" w:footer="1417" w:gutter="0"/>
      <w:pgNumType w:chapStyle="1" w:chapSep="period"/>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Charalampos Konstantopoulos" w:date="2023-01-26T12:20:00Z" w:initials="CK">
    <w:p w14:paraId="201A32E5" w14:textId="294B7903" w:rsidR="00472144" w:rsidRPr="000C049E" w:rsidRDefault="00472144">
      <w:pPr>
        <w:pStyle w:val="CommentText"/>
        <w:rPr>
          <w:lang w:val="el-GR"/>
        </w:rPr>
      </w:pPr>
      <w:r>
        <w:rPr>
          <w:rStyle w:val="CommentReference"/>
        </w:rPr>
        <w:annotationRef/>
      </w:r>
      <w:r>
        <w:rPr>
          <w:lang w:val="el-GR"/>
        </w:rPr>
        <w:t>χρειάζεται να αναλύσεις όντως το δυναμικό πρόβλημα; Αφού τώρα δεν αναπτύσσεις ένα τέτοιο αλγόριθμο.</w:t>
      </w:r>
    </w:p>
  </w:comment>
  <w:comment w:id="46" w:author="Charalampos Konstantopoulos" w:date="2023-01-26T15:13:00Z" w:initials="CK">
    <w:p w14:paraId="60BA73B0" w14:textId="74154E62" w:rsidR="00472144" w:rsidRPr="007D3A10" w:rsidRDefault="00472144">
      <w:pPr>
        <w:pStyle w:val="CommentText"/>
        <w:rPr>
          <w:lang w:val="el-GR"/>
        </w:rPr>
      </w:pPr>
      <w:r>
        <w:rPr>
          <w:rStyle w:val="CommentReference"/>
        </w:rPr>
        <w:annotationRef/>
      </w:r>
      <w:r>
        <w:rPr>
          <w:lang w:val="el-GR"/>
        </w:rPr>
        <w:t xml:space="preserve">θέλει ενημέρωση η βιβλιογραφία με πιο πρόσφατες αναφορές. </w:t>
      </w:r>
    </w:p>
  </w:comment>
  <w:comment w:id="274" w:author="Charalampos Konstantopoulos" w:date="2023-01-26T12:27:00Z" w:initials="CK">
    <w:p w14:paraId="7CB9B6CB" w14:textId="3834E0C3" w:rsidR="00472144" w:rsidRPr="0070497F" w:rsidRDefault="00472144">
      <w:pPr>
        <w:pStyle w:val="CommentText"/>
        <w:rPr>
          <w:lang w:val="el-GR"/>
        </w:rPr>
      </w:pPr>
      <w:r>
        <w:rPr>
          <w:rStyle w:val="CommentReference"/>
        </w:rPr>
        <w:annotationRef/>
      </w:r>
      <w:r>
        <w:rPr>
          <w:lang w:val="el-GR"/>
        </w:rPr>
        <w:t xml:space="preserve">δεν υπάρχουν νούμερα στις σχέσεις. </w:t>
      </w:r>
    </w:p>
  </w:comment>
  <w:comment w:id="279" w:author="Charalampos Konstantopoulos" w:date="2023-01-26T12:36:00Z" w:initials="CK">
    <w:p w14:paraId="709CBCCE" w14:textId="7B86CF34" w:rsidR="00472144" w:rsidRPr="0070497F" w:rsidRDefault="00472144">
      <w:pPr>
        <w:pStyle w:val="CommentText"/>
        <w:rPr>
          <w:lang w:val="el-GR"/>
        </w:rPr>
      </w:pPr>
      <w:r>
        <w:rPr>
          <w:rStyle w:val="CommentReference"/>
        </w:rPr>
        <w:annotationRef/>
      </w:r>
      <w:r>
        <w:rPr>
          <w:lang w:val="el-GR"/>
        </w:rPr>
        <w:t xml:space="preserve">ΔΕΝ ΕΙΜΑΙ ΣΙΓΟΥΡΟΣ ΑΦΟΥ ΕΧΟΥΜΕ ΠΟΛΛΕΣ ΕΠΙΛΟΓΕΣ. </w:t>
      </w:r>
    </w:p>
  </w:comment>
  <w:comment w:id="297" w:author="Charalampos Konstantopoulos" w:date="2023-01-26T12:46:00Z" w:initials="CK">
    <w:p w14:paraId="3A9850DF" w14:textId="45C508A3" w:rsidR="00472144" w:rsidRPr="00A12A63" w:rsidRDefault="00472144">
      <w:pPr>
        <w:pStyle w:val="CommentText"/>
        <w:rPr>
          <w:lang w:val="el-GR"/>
        </w:rPr>
      </w:pPr>
      <w:r>
        <w:rPr>
          <w:rStyle w:val="CommentReference"/>
        </w:rPr>
        <w:annotationRef/>
      </w:r>
      <w:r>
        <w:rPr>
          <w:lang w:val="el-GR"/>
        </w:rPr>
        <w:t>ΗΜΕΡΟΜΗΝΙΑ;</w:t>
      </w:r>
    </w:p>
  </w:comment>
  <w:comment w:id="306" w:author="Charalampos Konstantopoulos" w:date="2023-01-26T12:47:00Z" w:initials="CK">
    <w:p w14:paraId="4A72B831" w14:textId="2257064D" w:rsidR="00472144" w:rsidRPr="00A12A63" w:rsidRDefault="00472144">
      <w:pPr>
        <w:pStyle w:val="CommentText"/>
        <w:rPr>
          <w:lang w:val="el-GR"/>
        </w:rPr>
      </w:pPr>
      <w:r>
        <w:rPr>
          <w:rStyle w:val="CommentReference"/>
        </w:rPr>
        <w:annotationRef/>
      </w:r>
      <w:r>
        <w:rPr>
          <w:lang w:val="el-GR"/>
        </w:rPr>
        <w:t>ΕΛΛΗΝΙΚΑ</w:t>
      </w:r>
    </w:p>
  </w:comment>
  <w:comment w:id="757" w:author="Charalampos Konstantopoulos" w:date="2023-01-26T14:42:00Z" w:initials="CK">
    <w:p w14:paraId="578053CA" w14:textId="157620B0" w:rsidR="00472144" w:rsidRPr="00670160" w:rsidRDefault="00472144">
      <w:pPr>
        <w:pStyle w:val="CommentText"/>
        <w:rPr>
          <w:lang w:val="el-GR"/>
        </w:rPr>
      </w:pPr>
      <w:r>
        <w:rPr>
          <w:rStyle w:val="CommentReference"/>
        </w:rPr>
        <w:annotationRef/>
      </w:r>
      <w:r>
        <w:rPr>
          <w:lang w:val="el-GR"/>
        </w:rPr>
        <w:t>μικρότερες</w:t>
      </w:r>
    </w:p>
  </w:comment>
  <w:comment w:id="1885" w:author=" " w:date="2023-01-27T18:01:00Z" w:initials="CK">
    <w:p w14:paraId="3CD0ED63" w14:textId="7A8DE35C" w:rsidR="00472144" w:rsidRPr="000C049E" w:rsidRDefault="00472144">
      <w:pPr>
        <w:pStyle w:val="CommentText"/>
        <w:rPr>
          <w:lang w:val="el-GR"/>
        </w:rPr>
      </w:pPr>
      <w:r>
        <w:rPr>
          <w:rStyle w:val="CommentReference"/>
        </w:rPr>
        <w:annotationRef/>
      </w:r>
      <w:r>
        <w:rPr>
          <w:lang w:val="el-GR"/>
        </w:rPr>
        <w:t>καλύτερη μετάφραση</w:t>
      </w:r>
    </w:p>
  </w:comment>
  <w:comment w:id="1886" w:author=" " w:date="2023-01-27T18:00:00Z" w:initials="CK">
    <w:p w14:paraId="522196EE" w14:textId="5047B102" w:rsidR="00472144" w:rsidRPr="000C049E" w:rsidRDefault="00472144">
      <w:pPr>
        <w:pStyle w:val="CommentText"/>
        <w:rPr>
          <w:lang w:val="el-GR"/>
        </w:rPr>
      </w:pPr>
      <w:r>
        <w:rPr>
          <w:rStyle w:val="CommentReference"/>
        </w:rPr>
        <w:annotationRef/>
      </w:r>
      <w:r>
        <w:rPr>
          <w:lang w:val="el-GR"/>
        </w:rPr>
        <w:t>Ελληνικά.</w:t>
      </w:r>
    </w:p>
  </w:comment>
  <w:comment w:id="1896" w:author=" " w:date="2023-01-27T18:25:00Z" w:initials="CK">
    <w:p w14:paraId="67B722F2" w14:textId="74836DD2" w:rsidR="00472144" w:rsidRPr="00FC40B8" w:rsidRDefault="00472144">
      <w:pPr>
        <w:pStyle w:val="CommentText"/>
        <w:rPr>
          <w:lang w:val="el-GR"/>
        </w:rPr>
      </w:pPr>
      <w:r>
        <w:rPr>
          <w:rStyle w:val="CommentReference"/>
        </w:rPr>
        <w:annotationRef/>
      </w:r>
      <w:r>
        <w:rPr>
          <w:lang w:val="el-GR"/>
        </w:rPr>
        <w:t>Δεν είναι πολλά τα σημεία παράδοσης και παραλαβής; Δεν είναι μόνο ένα ζεύγος.</w:t>
      </w:r>
    </w:p>
  </w:comment>
  <w:comment w:id="1910" w:author=" " w:date="2023-01-27T18:34:00Z" w:initials="CK">
    <w:p w14:paraId="4730ECDC" w14:textId="597C9F0A" w:rsidR="00472144" w:rsidRPr="00FC40B8" w:rsidRDefault="00472144">
      <w:pPr>
        <w:pStyle w:val="CommentText"/>
        <w:rPr>
          <w:lang w:val="el-GR"/>
        </w:rPr>
      </w:pPr>
      <w:r>
        <w:rPr>
          <w:rStyle w:val="CommentReference"/>
        </w:rPr>
        <w:annotationRef/>
      </w:r>
      <w:r>
        <w:rPr>
          <w:lang w:val="el-GR"/>
        </w:rPr>
        <w:t xml:space="preserve">καλύτερη μετάφραση. </w:t>
      </w:r>
    </w:p>
  </w:comment>
  <w:comment w:id="1922" w:author=" " w:date="2023-01-27T18:37:00Z" w:initials="CK">
    <w:p w14:paraId="5004E017" w14:textId="09F502B0" w:rsidR="00472144" w:rsidRPr="000527AB" w:rsidRDefault="00472144">
      <w:pPr>
        <w:pStyle w:val="CommentText"/>
        <w:rPr>
          <w:lang w:val="el-GR"/>
        </w:rPr>
      </w:pPr>
      <w:r>
        <w:rPr>
          <w:rStyle w:val="CommentReference"/>
        </w:rPr>
        <w:annotationRef/>
      </w:r>
      <w:r>
        <w:rPr>
          <w:lang w:val="el-GR"/>
        </w:rPr>
        <w:t>αυτό τι σημαίνει;</w:t>
      </w:r>
    </w:p>
  </w:comment>
  <w:comment w:id="1931" w:author=" " w:date="2023-01-27T18:57:00Z" w:initials="CK">
    <w:p w14:paraId="785A38D4" w14:textId="35DC1C8E" w:rsidR="00472144" w:rsidRPr="002451D2" w:rsidRDefault="00472144">
      <w:pPr>
        <w:pStyle w:val="CommentText"/>
        <w:rPr>
          <w:lang w:val="el-GR"/>
        </w:rPr>
      </w:pPr>
      <w:r>
        <w:rPr>
          <w:rStyle w:val="CommentReference"/>
        </w:rPr>
        <w:annotationRef/>
      </w:r>
      <w:r>
        <w:rPr>
          <w:lang w:val="el-GR"/>
        </w:rPr>
        <w:t xml:space="preserve">έλεγξε ξανά αυτό. </w:t>
      </w:r>
    </w:p>
  </w:comment>
  <w:comment w:id="1940" w:author=" " w:date="2023-01-27T19:35:00Z" w:initials="CK">
    <w:p w14:paraId="51BC5A4A" w14:textId="7B09ACE6" w:rsidR="00472144" w:rsidRPr="00472144" w:rsidRDefault="00472144">
      <w:pPr>
        <w:pStyle w:val="CommentText"/>
        <w:rPr>
          <w:lang w:val="el-GR"/>
        </w:rPr>
      </w:pPr>
      <w:r>
        <w:rPr>
          <w:rStyle w:val="CommentReference"/>
        </w:rPr>
        <w:annotationRef/>
      </w:r>
      <w:r>
        <w:rPr>
          <w:lang w:val="el-GR"/>
        </w:rPr>
        <w:t xml:space="preserve">δεν είναι σαφείς οι συμβολισμοί. </w:t>
      </w:r>
    </w:p>
  </w:comment>
  <w:comment w:id="1941" w:author=" " w:date="2023-01-27T20:09:00Z" w:initials="CK">
    <w:p w14:paraId="527247C1" w14:textId="45E1DBDE" w:rsidR="00472144" w:rsidRPr="00605442" w:rsidRDefault="00472144">
      <w:pPr>
        <w:pStyle w:val="CommentText"/>
        <w:rPr>
          <w:lang w:val="el-GR"/>
        </w:rPr>
      </w:pPr>
      <w:r>
        <w:rPr>
          <w:rStyle w:val="CommentReference"/>
        </w:rPr>
        <w:annotationRef/>
      </w:r>
      <w:r>
        <w:rPr>
          <w:lang w:val="el-GR"/>
        </w:rPr>
        <w:t>ελληνικά</w:t>
      </w:r>
    </w:p>
  </w:comment>
  <w:comment w:id="1949" w:author=" " w:date="2023-01-29T16:47:00Z" w:initials="CK">
    <w:p w14:paraId="02D4A30A" w14:textId="71921D45" w:rsidR="00472144" w:rsidRPr="00472144" w:rsidRDefault="00472144">
      <w:pPr>
        <w:pStyle w:val="CommentText"/>
        <w:rPr>
          <w:lang w:val="el-GR"/>
        </w:rPr>
      </w:pPr>
      <w:r>
        <w:rPr>
          <w:rStyle w:val="CommentReference"/>
        </w:rPr>
        <w:annotationRef/>
      </w:r>
      <w:r>
        <w:rPr>
          <w:lang w:val="el-GR"/>
        </w:rPr>
        <w:t>ΚΑΛΥΤΕΡΗ ΜΕΤΑΦΡΑΣΗ</w:t>
      </w:r>
    </w:p>
  </w:comment>
  <w:comment w:id="1952" w:author=" " w:date="2023-01-29T16:58:00Z" w:initials="CK">
    <w:p w14:paraId="649CB4A9" w14:textId="01A6BDAD" w:rsidR="00BB15A2" w:rsidRPr="00BB15A2" w:rsidRDefault="00BB15A2">
      <w:pPr>
        <w:pStyle w:val="CommentText"/>
        <w:rPr>
          <w:lang w:val="el-GR"/>
        </w:rPr>
      </w:pPr>
      <w:r>
        <w:rPr>
          <w:rStyle w:val="CommentReference"/>
        </w:rPr>
        <w:annotationRef/>
      </w:r>
      <w:r>
        <w:rPr>
          <w:lang w:val="el-GR"/>
        </w:rPr>
        <w:t>ΔΕΝ ΕΙΝΑΙ ΑΠΑΡΑΙΤΗΤΟ ΑΥΤΟ. ΟΤΑΝ ΥΠΑΡΧΟΥΝ ΠΕΡΙΣΣΟΤΕΡΟΙ ΚΟΜΒΟΙ ΣΕ ΜΙΑ ΤΡΟΧΙΑ, ΜΠΟΡΕΙ ΝΑ ΥΠΑΡΧΟΥΝ ΑΡΚΕΤΟΙ ΧΡΟΝΙΚΟΙ ΠΕΡΙΟΡΙΣΜΟΙ ΛΟΓΩ ΤΩΝ ΧΡΟΝΙΚΩΝ ΠΑΡΑΘΥΡΩΝ ΤΩΝ ΚΟΜΒΩΝ ΠΟΥ ΕΧΟΥΝ ΕΙΣΑΧΘΕΙ ΗΔΗ ΣΤΗ ΔΙΑΔΡΟΜΗ.</w:t>
      </w:r>
    </w:p>
  </w:comment>
  <w:comment w:id="2098" w:author=" " w:date="2023-01-29T17:02:00Z" w:initials="CK">
    <w:p w14:paraId="2AF18767" w14:textId="402D9384" w:rsidR="00B77DE3" w:rsidRPr="00B77DE3" w:rsidRDefault="00B77DE3">
      <w:pPr>
        <w:pStyle w:val="CommentText"/>
        <w:rPr>
          <w:lang w:val="el-GR"/>
        </w:rPr>
      </w:pPr>
      <w:r>
        <w:rPr>
          <w:rStyle w:val="CommentReference"/>
        </w:rPr>
        <w:annotationRef/>
      </w:r>
      <w:r>
        <w:rPr>
          <w:lang w:val="el-GR"/>
        </w:rPr>
        <w:t xml:space="preserve">ΧΡΕΙΑΖΕΤΑΙ ΕΙΣΑΓΩΓΙΚΗ ΠΑΡΑΓΡΑΦΟΣ ΠΡΙΝ ΤΙΣ ΣΧΕΣΕΙΣ ΑΥΤΕΣ. </w:t>
      </w:r>
    </w:p>
  </w:comment>
  <w:comment w:id="2254" w:author=" " w:date="2023-01-29T17:22:00Z" w:initials="CK">
    <w:p w14:paraId="5A531863" w14:textId="77777777" w:rsidR="001E51B1" w:rsidRDefault="001E51B1">
      <w:pPr>
        <w:pStyle w:val="CommentText"/>
        <w:rPr>
          <w:lang w:val="el-GR"/>
        </w:rPr>
      </w:pPr>
      <w:r>
        <w:rPr>
          <w:rStyle w:val="CommentReference"/>
        </w:rPr>
        <w:annotationRef/>
      </w:r>
      <w:r>
        <w:rPr>
          <w:lang w:val="el-GR"/>
        </w:rPr>
        <w:t xml:space="preserve">ΜΗΠΩΣ ΣΤΗ ΓΡΑΜΜΗ 4 ΑΠΟ ΤΟ </w:t>
      </w:r>
      <w:r>
        <w:rPr>
          <w:lang w:val="en-GB"/>
        </w:rPr>
        <w:t>S</w:t>
      </w:r>
      <w:r w:rsidRPr="001E51B1">
        <w:rPr>
          <w:lang w:val="el-GR"/>
        </w:rPr>
        <w:t>+</w:t>
      </w:r>
      <w:r>
        <w:rPr>
          <w:lang w:val="en-GB"/>
        </w:rPr>
        <w:t>R</w:t>
      </w:r>
      <w:r w:rsidRPr="001E51B1">
        <w:rPr>
          <w:lang w:val="el-GR"/>
        </w:rPr>
        <w:t xml:space="preserve">+1 </w:t>
      </w:r>
      <w:r>
        <w:rPr>
          <w:lang w:val="el-GR"/>
        </w:rPr>
        <w:t>ΜΕΧΡΙ ΤΟ ΤΕΛΟΣ;</w:t>
      </w:r>
    </w:p>
    <w:p w14:paraId="2BA28219" w14:textId="2D53F821" w:rsidR="001E51B1" w:rsidRPr="001E51B1" w:rsidRDefault="001E51B1">
      <w:pPr>
        <w:pStyle w:val="CommentText"/>
        <w:rPr>
          <w:lang w:val="el-GR"/>
        </w:rPr>
      </w:pPr>
      <w:r>
        <w:rPr>
          <w:lang w:val="el-GR"/>
        </w:rPr>
        <w:t xml:space="preserve">ΣΤΗ ΓΡΑΜΜΗ 6, ΑΠΟ Ο ΜΕΧΡΙ </w:t>
      </w:r>
      <w:r>
        <w:rPr>
          <w:lang w:val="en-GB"/>
        </w:rPr>
        <w:t>S</w:t>
      </w:r>
      <w:r w:rsidRPr="001E51B1">
        <w:rPr>
          <w:lang w:val="el-GR"/>
        </w:rPr>
        <w:t>-1;</w:t>
      </w:r>
    </w:p>
  </w:comment>
  <w:comment w:id="2294" w:author=" " w:date="2023-01-29T18:07:00Z" w:initials="CK">
    <w:p w14:paraId="1E4DB380" w14:textId="3B9A9CD1" w:rsidR="00474513" w:rsidRPr="00474513" w:rsidRDefault="00474513">
      <w:pPr>
        <w:pStyle w:val="CommentText"/>
        <w:rPr>
          <w:lang w:val="el-GR"/>
        </w:rPr>
      </w:pPr>
      <w:r>
        <w:rPr>
          <w:rStyle w:val="CommentReference"/>
        </w:rPr>
        <w:annotationRef/>
      </w:r>
      <w:r>
        <w:t>TI</w:t>
      </w:r>
      <w:r w:rsidRPr="00A550FC">
        <w:rPr>
          <w:lang w:val="el-GR"/>
        </w:rPr>
        <w:t xml:space="preserve"> </w:t>
      </w:r>
      <w:r>
        <w:rPr>
          <w:lang w:val="el-GR"/>
        </w:rPr>
        <w:t>ΕΝΝΟΕΙΣ ΩΣ ΙΣΤΟΡΙΚΟ;</w:t>
      </w:r>
    </w:p>
  </w:comment>
  <w:comment w:id="2537" w:author=" " w:date="2023-01-29T18:39:00Z" w:initials="CK">
    <w:p w14:paraId="581EE4A7" w14:textId="1571225B" w:rsidR="00162BBB" w:rsidRPr="00162BBB" w:rsidRDefault="00162BBB">
      <w:pPr>
        <w:pStyle w:val="CommentText"/>
        <w:rPr>
          <w:lang w:val="el-GR"/>
        </w:rPr>
      </w:pPr>
      <w:r>
        <w:rPr>
          <w:rStyle w:val="CommentReference"/>
        </w:rPr>
        <w:annotationRef/>
      </w:r>
      <w:r>
        <w:rPr>
          <w:lang w:val="el-GR"/>
        </w:rPr>
        <w:t xml:space="preserve">αυτό δεν φαίνεται να το χρησιμοποιείς. </w:t>
      </w:r>
    </w:p>
  </w:comment>
  <w:comment w:id="2620" w:author=" " w:date="2023-01-29T18:38:00Z" w:initials="CK">
    <w:p w14:paraId="5A93D58F" w14:textId="7898E3EC" w:rsidR="00162BBB" w:rsidRPr="00162BBB" w:rsidRDefault="00162BBB">
      <w:pPr>
        <w:pStyle w:val="CommentText"/>
        <w:rPr>
          <w:lang w:val="el-GR"/>
        </w:rPr>
      </w:pPr>
      <w:r>
        <w:rPr>
          <w:rStyle w:val="CommentReference"/>
        </w:rPr>
        <w:annotationRef/>
      </w:r>
      <w:r>
        <w:rPr>
          <w:lang w:val="el-GR"/>
        </w:rPr>
        <w:t xml:space="preserve">νομίζω ότι δεν χρειάζεται αυτό. Μήπως είναι το </w:t>
      </w:r>
      <w:r>
        <w:rPr>
          <w:lang w:val="en-GB"/>
        </w:rPr>
        <w:t>distance</w:t>
      </w:r>
      <w:r w:rsidRPr="00162BBB">
        <w:rPr>
          <w:lang w:val="el-GR"/>
        </w:rPr>
        <w:t xml:space="preserve"> </w:t>
      </w:r>
      <w:r>
        <w:rPr>
          <w:lang w:val="el-GR"/>
        </w:rPr>
        <w:t>που αναφέρεις στις παρακάτω σχέσεις;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1A32E5" w15:done="0"/>
  <w15:commentEx w15:paraId="60BA73B0" w15:done="0"/>
  <w15:commentEx w15:paraId="7CB9B6CB" w15:done="1"/>
  <w15:commentEx w15:paraId="709CBCCE" w15:done="0"/>
  <w15:commentEx w15:paraId="3A9850DF" w15:done="0"/>
  <w15:commentEx w15:paraId="4A72B831" w15:done="0"/>
  <w15:commentEx w15:paraId="578053CA" w15:done="1"/>
  <w15:commentEx w15:paraId="3CD0ED63" w15:done="0"/>
  <w15:commentEx w15:paraId="522196EE" w15:done="0"/>
  <w15:commentEx w15:paraId="67B722F2" w15:done="0"/>
  <w15:commentEx w15:paraId="4730ECDC" w15:done="1"/>
  <w15:commentEx w15:paraId="5004E017" w15:done="0"/>
  <w15:commentEx w15:paraId="785A38D4" w15:done="0"/>
  <w15:commentEx w15:paraId="51BC5A4A" w15:done="0"/>
  <w15:commentEx w15:paraId="527247C1" w15:done="0"/>
  <w15:commentEx w15:paraId="02D4A30A" w15:done="0"/>
  <w15:commentEx w15:paraId="649CB4A9" w15:done="0"/>
  <w15:commentEx w15:paraId="2AF18767" w15:done="0"/>
  <w15:commentEx w15:paraId="2BA28219" w15:done="0"/>
  <w15:commentEx w15:paraId="1E4DB380" w15:done="0"/>
  <w15:commentEx w15:paraId="581EE4A7" w15:done="0"/>
  <w15:commentEx w15:paraId="5A93D5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1A32E5" w16cid:durableId="277E2236"/>
  <w16cid:commentId w16cid:paraId="60BA73B0" w16cid:durableId="277E2237"/>
  <w16cid:commentId w16cid:paraId="7CB9B6CB" w16cid:durableId="277E2238"/>
  <w16cid:commentId w16cid:paraId="709CBCCE" w16cid:durableId="277E2239"/>
  <w16cid:commentId w16cid:paraId="3A9850DF" w16cid:durableId="277E223A"/>
  <w16cid:commentId w16cid:paraId="4A72B831" w16cid:durableId="277E223B"/>
  <w16cid:commentId w16cid:paraId="578053CA" w16cid:durableId="277E223C"/>
  <w16cid:commentId w16cid:paraId="3CD0ED63" w16cid:durableId="27847EC0"/>
  <w16cid:commentId w16cid:paraId="522196EE" w16cid:durableId="27847EC1"/>
  <w16cid:commentId w16cid:paraId="67B722F2" w16cid:durableId="27847EC2"/>
  <w16cid:commentId w16cid:paraId="4730ECDC" w16cid:durableId="27847EC3"/>
  <w16cid:commentId w16cid:paraId="5004E017" w16cid:durableId="27847EC4"/>
  <w16cid:commentId w16cid:paraId="785A38D4" w16cid:durableId="27847EC5"/>
  <w16cid:commentId w16cid:paraId="51BC5A4A" w16cid:durableId="27847EC6"/>
  <w16cid:commentId w16cid:paraId="527247C1" w16cid:durableId="27847EC7"/>
  <w16cid:commentId w16cid:paraId="02D4A30A" w16cid:durableId="27847EC8"/>
  <w16cid:commentId w16cid:paraId="649CB4A9" w16cid:durableId="27847EC9"/>
  <w16cid:commentId w16cid:paraId="2AF18767" w16cid:durableId="27847ECA"/>
  <w16cid:commentId w16cid:paraId="2BA28219" w16cid:durableId="27847ECB"/>
  <w16cid:commentId w16cid:paraId="1E4DB380" w16cid:durableId="27847ECC"/>
  <w16cid:commentId w16cid:paraId="581EE4A7" w16cid:durableId="27847ECD"/>
  <w16cid:commentId w16cid:paraId="5A93D58F" w16cid:durableId="27847E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6B702" w14:textId="77777777" w:rsidR="006C72FE" w:rsidRDefault="006C72FE" w:rsidP="004C724D">
      <w:pPr>
        <w:spacing w:after="0"/>
      </w:pPr>
      <w:r>
        <w:separator/>
      </w:r>
    </w:p>
  </w:endnote>
  <w:endnote w:type="continuationSeparator" w:id="0">
    <w:p w14:paraId="56BF18CF" w14:textId="77777777" w:rsidR="006C72FE" w:rsidRDefault="006C72FE" w:rsidP="004C724D">
      <w:pPr>
        <w:spacing w:after="0"/>
      </w:pPr>
      <w:r>
        <w:continuationSeparator/>
      </w:r>
    </w:p>
  </w:endnote>
  <w:endnote w:type="continuationNotice" w:id="1">
    <w:p w14:paraId="1838B105" w14:textId="77777777" w:rsidR="006C72FE" w:rsidRDefault="006C72F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F9EC7" w14:textId="2E7788E0" w:rsidR="00472144" w:rsidRPr="00E072B7" w:rsidRDefault="00227D7C" w:rsidP="00E072B7">
    <w:pPr>
      <w:pStyle w:val="Footer"/>
      <w:jc w:val="right"/>
      <w:rPr>
        <w:rFonts w:ascii="Arial" w:hAnsi="Arial" w:cs="Arial"/>
        <w:sz w:val="16"/>
        <w:szCs w:val="16"/>
        <w:lang w:val="el-GR"/>
      </w:rPr>
    </w:pPr>
    <w:sdt>
      <w:sdtPr>
        <w:rPr>
          <w:rFonts w:ascii="Arial" w:hAnsi="Arial" w:cs="Arial"/>
          <w:sz w:val="16"/>
          <w:szCs w:val="16"/>
        </w:rPr>
        <w:id w:val="967470809"/>
        <w:docPartObj>
          <w:docPartGallery w:val="Page Numbers (Bottom of Page)"/>
          <w:docPartUnique/>
        </w:docPartObj>
      </w:sdtPr>
      <w:sdtEndPr>
        <w:rPr>
          <w:noProof/>
        </w:rPr>
      </w:sdtEndPr>
      <w:sdtContent>
        <w:r w:rsidR="00472144" w:rsidRPr="00E072B7">
          <w:rPr>
            <w:rFonts w:ascii="Arial" w:hAnsi="Arial" w:cs="Arial"/>
            <w:sz w:val="16"/>
            <w:szCs w:val="16"/>
          </w:rPr>
          <w:fldChar w:fldCharType="begin"/>
        </w:r>
        <w:r w:rsidR="00472144" w:rsidRPr="006D766C">
          <w:rPr>
            <w:rFonts w:ascii="Arial" w:hAnsi="Arial" w:cs="Arial"/>
            <w:sz w:val="16"/>
            <w:szCs w:val="16"/>
            <w:lang w:val="el-GR"/>
          </w:rPr>
          <w:instrText xml:space="preserve"> </w:instrText>
        </w:r>
        <w:r w:rsidR="00472144" w:rsidRPr="00E072B7">
          <w:rPr>
            <w:rFonts w:ascii="Arial" w:hAnsi="Arial" w:cs="Arial"/>
            <w:sz w:val="16"/>
            <w:szCs w:val="16"/>
          </w:rPr>
          <w:instrText>PAGE</w:instrText>
        </w:r>
        <w:r w:rsidR="00472144" w:rsidRPr="006D766C">
          <w:rPr>
            <w:rFonts w:ascii="Arial" w:hAnsi="Arial" w:cs="Arial"/>
            <w:sz w:val="16"/>
            <w:szCs w:val="16"/>
            <w:lang w:val="el-GR"/>
          </w:rPr>
          <w:instrText xml:space="preserve">   \* </w:instrText>
        </w:r>
        <w:r w:rsidR="00472144" w:rsidRPr="00E072B7">
          <w:rPr>
            <w:rFonts w:ascii="Arial" w:hAnsi="Arial" w:cs="Arial"/>
            <w:sz w:val="16"/>
            <w:szCs w:val="16"/>
          </w:rPr>
          <w:instrText>MERGEFORMAT</w:instrText>
        </w:r>
        <w:r w:rsidR="00472144" w:rsidRPr="006D766C">
          <w:rPr>
            <w:rFonts w:ascii="Arial" w:hAnsi="Arial" w:cs="Arial"/>
            <w:sz w:val="16"/>
            <w:szCs w:val="16"/>
            <w:lang w:val="el-GR"/>
          </w:rPr>
          <w:instrText xml:space="preserve"> </w:instrText>
        </w:r>
        <w:r w:rsidR="00472144" w:rsidRPr="00E072B7">
          <w:rPr>
            <w:rFonts w:ascii="Arial" w:hAnsi="Arial" w:cs="Arial"/>
            <w:sz w:val="16"/>
            <w:szCs w:val="16"/>
          </w:rPr>
          <w:fldChar w:fldCharType="separate"/>
        </w:r>
        <w:r w:rsidR="007C0FF2" w:rsidRPr="007C0FF2">
          <w:rPr>
            <w:rFonts w:ascii="Arial" w:hAnsi="Arial" w:cs="Arial"/>
            <w:noProof/>
            <w:sz w:val="16"/>
            <w:szCs w:val="16"/>
            <w:lang w:val="el-GR"/>
          </w:rPr>
          <w:t>38</w:t>
        </w:r>
        <w:r w:rsidR="00472144" w:rsidRPr="00E072B7">
          <w:rPr>
            <w:rFonts w:ascii="Arial" w:hAnsi="Arial" w:cs="Arial"/>
            <w:noProof/>
            <w:sz w:val="16"/>
            <w:szCs w:val="16"/>
          </w:rPr>
          <w:fldChar w:fldCharType="end"/>
        </w:r>
      </w:sdtContent>
    </w:sdt>
  </w:p>
  <w:p w14:paraId="21F28F48" w14:textId="0CE813CE" w:rsidR="00472144" w:rsidRPr="00E072B7" w:rsidRDefault="00472144">
    <w:pPr>
      <w:pStyle w:val="Footer"/>
      <w:rPr>
        <w:rFonts w:ascii="Arial" w:hAnsi="Arial" w:cs="Arial"/>
        <w:sz w:val="16"/>
        <w:szCs w:val="16"/>
        <w:lang w:val="el-GR"/>
      </w:rPr>
    </w:pPr>
    <w:r w:rsidRPr="00E072B7">
      <w:rPr>
        <w:rFonts w:ascii="Arial" w:hAnsi="Arial" w:cs="Arial"/>
        <w:sz w:val="16"/>
        <w:szCs w:val="16"/>
        <w:lang w:val="el-GR"/>
      </w:rPr>
      <w:t xml:space="preserve">Διαχωρισμένη Τοπική Αναζήτηση για το </w:t>
    </w:r>
    <w:r w:rsidRPr="00E072B7">
      <w:rPr>
        <w:rFonts w:ascii="Arial" w:hAnsi="Arial" w:cs="Arial"/>
        <w:sz w:val="16"/>
        <w:szCs w:val="16"/>
        <w:lang w:val="el-GR"/>
      </w:rPr>
      <w:br/>
      <w:t>Πρόβλημα Ομαδικού Προσανατολισμού με Χρονικά Παράθυρα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15F51" w14:textId="77777777" w:rsidR="006C72FE" w:rsidRDefault="006C72FE" w:rsidP="004C724D">
      <w:pPr>
        <w:spacing w:after="0"/>
      </w:pPr>
      <w:r>
        <w:separator/>
      </w:r>
    </w:p>
  </w:footnote>
  <w:footnote w:type="continuationSeparator" w:id="0">
    <w:p w14:paraId="7FFDD752" w14:textId="77777777" w:rsidR="006C72FE" w:rsidRDefault="006C72FE" w:rsidP="004C724D">
      <w:pPr>
        <w:spacing w:after="0"/>
      </w:pPr>
      <w:r>
        <w:continuationSeparator/>
      </w:r>
    </w:p>
  </w:footnote>
  <w:footnote w:type="continuationNotice" w:id="1">
    <w:p w14:paraId="05801C29" w14:textId="77777777" w:rsidR="006C72FE" w:rsidRDefault="006C72F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214A7" w14:textId="7A0A9C33" w:rsidR="00472144" w:rsidRPr="00E072B7" w:rsidRDefault="00472144" w:rsidP="00E072B7">
    <w:pPr>
      <w:pStyle w:val="Header"/>
      <w:tabs>
        <w:tab w:val="clear" w:pos="4680"/>
        <w:tab w:val="clear" w:pos="9360"/>
        <w:tab w:val="left" w:pos="6855"/>
      </w:tabs>
      <w:rPr>
        <w:rFonts w:ascii="Arial" w:hAnsi="Arial" w:cs="Arial"/>
        <w:sz w:val="16"/>
        <w:szCs w:val="16"/>
      </w:rPr>
    </w:pPr>
    <w:r w:rsidRPr="00E072B7">
      <w:rPr>
        <w:rFonts w:ascii="Arial" w:hAnsi="Arial" w:cs="Arial"/>
        <w:sz w:val="16"/>
        <w:szCs w:val="16"/>
        <w:lang w:val="el-GR"/>
      </w:rPr>
      <w:t>Μεταπτυχιακή Διατριβή</w:t>
    </w:r>
    <w:r w:rsidRPr="00E072B7">
      <w:rPr>
        <w:rFonts w:ascii="Arial" w:hAnsi="Arial" w:cs="Arial"/>
        <w:sz w:val="16"/>
        <w:szCs w:val="16"/>
        <w:lang w:val="el-GR"/>
      </w:rPr>
      <w:tab/>
      <w:t>Καψιώτης Ευστάθιος</w:t>
    </w:r>
  </w:p>
  <w:p w14:paraId="796372BD" w14:textId="77777777" w:rsidR="00472144" w:rsidRDefault="004721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4010"/>
    <w:multiLevelType w:val="hybridMultilevel"/>
    <w:tmpl w:val="BEDEF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5789"/>
    <w:multiLevelType w:val="hybridMultilevel"/>
    <w:tmpl w:val="B690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E3EE6"/>
    <w:multiLevelType w:val="hybridMultilevel"/>
    <w:tmpl w:val="6E44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E2654"/>
    <w:multiLevelType w:val="hybridMultilevel"/>
    <w:tmpl w:val="3626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1153B"/>
    <w:multiLevelType w:val="hybridMultilevel"/>
    <w:tmpl w:val="7D36D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23B35"/>
    <w:multiLevelType w:val="hybridMultilevel"/>
    <w:tmpl w:val="25C8D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F76BBB"/>
    <w:multiLevelType w:val="hybridMultilevel"/>
    <w:tmpl w:val="80C4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BB5DF3"/>
    <w:multiLevelType w:val="hybridMultilevel"/>
    <w:tmpl w:val="CA04A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AC2982"/>
    <w:multiLevelType w:val="hybridMultilevel"/>
    <w:tmpl w:val="3BFC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82851"/>
    <w:multiLevelType w:val="multilevel"/>
    <w:tmpl w:val="4926B958"/>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A2C4DF7"/>
    <w:multiLevelType w:val="hybridMultilevel"/>
    <w:tmpl w:val="76C6F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8A029A"/>
    <w:multiLevelType w:val="hybridMultilevel"/>
    <w:tmpl w:val="1ACEA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57E5A"/>
    <w:multiLevelType w:val="hybridMultilevel"/>
    <w:tmpl w:val="30104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9550A"/>
    <w:multiLevelType w:val="hybridMultilevel"/>
    <w:tmpl w:val="6E821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F4EC4"/>
    <w:multiLevelType w:val="hybridMultilevel"/>
    <w:tmpl w:val="0706D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352002"/>
    <w:multiLevelType w:val="hybridMultilevel"/>
    <w:tmpl w:val="49BE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932A5A"/>
    <w:multiLevelType w:val="hybridMultilevel"/>
    <w:tmpl w:val="F530B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B04A8"/>
    <w:multiLevelType w:val="hybridMultilevel"/>
    <w:tmpl w:val="9C7A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034A7E"/>
    <w:multiLevelType w:val="hybridMultilevel"/>
    <w:tmpl w:val="2A44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3E1641"/>
    <w:multiLevelType w:val="hybridMultilevel"/>
    <w:tmpl w:val="CEC62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B2675A"/>
    <w:multiLevelType w:val="hybridMultilevel"/>
    <w:tmpl w:val="5D00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30860"/>
    <w:multiLevelType w:val="hybridMultilevel"/>
    <w:tmpl w:val="032E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725E42"/>
    <w:multiLevelType w:val="hybridMultilevel"/>
    <w:tmpl w:val="B664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657EC"/>
    <w:multiLevelType w:val="hybridMultilevel"/>
    <w:tmpl w:val="A0C67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343DA0"/>
    <w:multiLevelType w:val="hybridMultilevel"/>
    <w:tmpl w:val="A4CCC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655632"/>
    <w:multiLevelType w:val="hybridMultilevel"/>
    <w:tmpl w:val="08643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D40149"/>
    <w:multiLevelType w:val="hybridMultilevel"/>
    <w:tmpl w:val="E5B29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EB6FBD"/>
    <w:multiLevelType w:val="hybridMultilevel"/>
    <w:tmpl w:val="DBA6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430461"/>
    <w:multiLevelType w:val="hybridMultilevel"/>
    <w:tmpl w:val="69ECE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81CE4"/>
    <w:multiLevelType w:val="hybridMultilevel"/>
    <w:tmpl w:val="1A02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ED3971"/>
    <w:multiLevelType w:val="hybridMultilevel"/>
    <w:tmpl w:val="FFB2E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3850B6"/>
    <w:multiLevelType w:val="hybridMultilevel"/>
    <w:tmpl w:val="5F18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FF64D4"/>
    <w:multiLevelType w:val="hybridMultilevel"/>
    <w:tmpl w:val="B8F0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3D22DF"/>
    <w:multiLevelType w:val="hybridMultilevel"/>
    <w:tmpl w:val="1A14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353B7"/>
    <w:multiLevelType w:val="hybridMultilevel"/>
    <w:tmpl w:val="BE44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C06A21"/>
    <w:multiLevelType w:val="hybridMultilevel"/>
    <w:tmpl w:val="7A54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8133FC"/>
    <w:multiLevelType w:val="hybridMultilevel"/>
    <w:tmpl w:val="14B26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766B5D"/>
    <w:multiLevelType w:val="hybridMultilevel"/>
    <w:tmpl w:val="42D2D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BE716C"/>
    <w:multiLevelType w:val="hybridMultilevel"/>
    <w:tmpl w:val="22E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D50EE3"/>
    <w:multiLevelType w:val="hybridMultilevel"/>
    <w:tmpl w:val="86BA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681CE0"/>
    <w:multiLevelType w:val="hybridMultilevel"/>
    <w:tmpl w:val="DCB6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EC08A7"/>
    <w:multiLevelType w:val="hybridMultilevel"/>
    <w:tmpl w:val="19BCA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A327C"/>
    <w:multiLevelType w:val="hybridMultilevel"/>
    <w:tmpl w:val="F4307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F179B0"/>
    <w:multiLevelType w:val="hybridMultilevel"/>
    <w:tmpl w:val="FD2AB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0314ED"/>
    <w:multiLevelType w:val="hybridMultilevel"/>
    <w:tmpl w:val="105C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7C111E"/>
    <w:multiLevelType w:val="hybridMultilevel"/>
    <w:tmpl w:val="D338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935453">
    <w:abstractNumId w:val="40"/>
  </w:num>
  <w:num w:numId="2" w16cid:durableId="251011709">
    <w:abstractNumId w:val="29"/>
  </w:num>
  <w:num w:numId="3" w16cid:durableId="535434132">
    <w:abstractNumId w:val="20"/>
  </w:num>
  <w:num w:numId="4" w16cid:durableId="1833715209">
    <w:abstractNumId w:val="9"/>
  </w:num>
  <w:num w:numId="5" w16cid:durableId="377703305">
    <w:abstractNumId w:val="15"/>
  </w:num>
  <w:num w:numId="6" w16cid:durableId="1286157907">
    <w:abstractNumId w:val="24"/>
  </w:num>
  <w:num w:numId="7" w16cid:durableId="1338654849">
    <w:abstractNumId w:val="6"/>
  </w:num>
  <w:num w:numId="8" w16cid:durableId="642195447">
    <w:abstractNumId w:val="23"/>
  </w:num>
  <w:num w:numId="9" w16cid:durableId="405733772">
    <w:abstractNumId w:val="21"/>
  </w:num>
  <w:num w:numId="10" w16cid:durableId="1313946040">
    <w:abstractNumId w:val="38"/>
  </w:num>
  <w:num w:numId="11" w16cid:durableId="1573202475">
    <w:abstractNumId w:val="10"/>
  </w:num>
  <w:num w:numId="12" w16cid:durableId="646059556">
    <w:abstractNumId w:val="4"/>
  </w:num>
  <w:num w:numId="13" w16cid:durableId="1042360035">
    <w:abstractNumId w:val="45"/>
  </w:num>
  <w:num w:numId="14" w16cid:durableId="529412934">
    <w:abstractNumId w:val="44"/>
  </w:num>
  <w:num w:numId="15" w16cid:durableId="1586764975">
    <w:abstractNumId w:val="17"/>
  </w:num>
  <w:num w:numId="16" w16cid:durableId="936258337">
    <w:abstractNumId w:val="8"/>
  </w:num>
  <w:num w:numId="17" w16cid:durableId="1031103763">
    <w:abstractNumId w:val="27"/>
  </w:num>
  <w:num w:numId="18" w16cid:durableId="1606620577">
    <w:abstractNumId w:val="36"/>
  </w:num>
  <w:num w:numId="19" w16cid:durableId="507986918">
    <w:abstractNumId w:val="13"/>
  </w:num>
  <w:num w:numId="20" w16cid:durableId="2147117170">
    <w:abstractNumId w:val="35"/>
  </w:num>
  <w:num w:numId="21" w16cid:durableId="287200552">
    <w:abstractNumId w:val="19"/>
  </w:num>
  <w:num w:numId="22" w16cid:durableId="1717197128">
    <w:abstractNumId w:val="33"/>
  </w:num>
  <w:num w:numId="23" w16cid:durableId="175777703">
    <w:abstractNumId w:val="11"/>
  </w:num>
  <w:num w:numId="24" w16cid:durableId="85002386">
    <w:abstractNumId w:val="2"/>
  </w:num>
  <w:num w:numId="25" w16cid:durableId="1544169850">
    <w:abstractNumId w:val="25"/>
  </w:num>
  <w:num w:numId="26" w16cid:durableId="238490630">
    <w:abstractNumId w:val="41"/>
  </w:num>
  <w:num w:numId="27" w16cid:durableId="1435780861">
    <w:abstractNumId w:val="14"/>
  </w:num>
  <w:num w:numId="28" w16cid:durableId="2000501769">
    <w:abstractNumId w:val="18"/>
  </w:num>
  <w:num w:numId="29" w16cid:durableId="1008867648">
    <w:abstractNumId w:val="30"/>
  </w:num>
  <w:num w:numId="30" w16cid:durableId="1353998483">
    <w:abstractNumId w:val="42"/>
  </w:num>
  <w:num w:numId="31" w16cid:durableId="1490289075">
    <w:abstractNumId w:val="43"/>
  </w:num>
  <w:num w:numId="32" w16cid:durableId="1373918187">
    <w:abstractNumId w:val="0"/>
  </w:num>
  <w:num w:numId="33" w16cid:durableId="1778136686">
    <w:abstractNumId w:val="1"/>
  </w:num>
  <w:num w:numId="34" w16cid:durableId="87191710">
    <w:abstractNumId w:val="31"/>
  </w:num>
  <w:num w:numId="35" w16cid:durableId="962270125">
    <w:abstractNumId w:val="26"/>
  </w:num>
  <w:num w:numId="36" w16cid:durableId="2046127147">
    <w:abstractNumId w:val="28"/>
  </w:num>
  <w:num w:numId="37" w16cid:durableId="494152293">
    <w:abstractNumId w:val="32"/>
  </w:num>
  <w:num w:numId="38" w16cid:durableId="1013919456">
    <w:abstractNumId w:val="37"/>
  </w:num>
  <w:num w:numId="39" w16cid:durableId="1958560010">
    <w:abstractNumId w:val="5"/>
  </w:num>
  <w:num w:numId="40" w16cid:durableId="1347634486">
    <w:abstractNumId w:val="7"/>
  </w:num>
  <w:num w:numId="41" w16cid:durableId="2032534563">
    <w:abstractNumId w:val="3"/>
  </w:num>
  <w:num w:numId="42" w16cid:durableId="1966739759">
    <w:abstractNumId w:val="22"/>
  </w:num>
  <w:num w:numId="43" w16cid:durableId="2067677763">
    <w:abstractNumId w:val="34"/>
  </w:num>
  <w:num w:numId="44" w16cid:durableId="903372896">
    <w:abstractNumId w:val="12"/>
  </w:num>
  <w:num w:numId="45" w16cid:durableId="322314388">
    <w:abstractNumId w:val="39"/>
  </w:num>
  <w:num w:numId="46" w16cid:durableId="114832556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Στάθης Καπ">
    <w15:presenceInfo w15:providerId="Windows Live" w15:userId="092bb7dc6275ad6c"/>
  </w15:person>
  <w15:person w15:author="Charalampos Konstantopoulos">
    <w15:presenceInfo w15:providerId="Windows Live" w15:userId="7d7aa52f9b59886f"/>
  </w15:person>
  <w15:person w15:author=" ">
    <w15:presenceInfo w15:providerId="None" w15:userId="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B14"/>
    <w:rsid w:val="00002296"/>
    <w:rsid w:val="00002525"/>
    <w:rsid w:val="00003340"/>
    <w:rsid w:val="0000361D"/>
    <w:rsid w:val="000040BB"/>
    <w:rsid w:val="00004139"/>
    <w:rsid w:val="00005FEB"/>
    <w:rsid w:val="00006E4E"/>
    <w:rsid w:val="00010007"/>
    <w:rsid w:val="00010B95"/>
    <w:rsid w:val="0001153D"/>
    <w:rsid w:val="00012557"/>
    <w:rsid w:val="00013209"/>
    <w:rsid w:val="0001505F"/>
    <w:rsid w:val="000154CF"/>
    <w:rsid w:val="00020856"/>
    <w:rsid w:val="0002205B"/>
    <w:rsid w:val="00022928"/>
    <w:rsid w:val="0002321C"/>
    <w:rsid w:val="00024BE2"/>
    <w:rsid w:val="000250F5"/>
    <w:rsid w:val="00025268"/>
    <w:rsid w:val="00026518"/>
    <w:rsid w:val="00027192"/>
    <w:rsid w:val="0002791F"/>
    <w:rsid w:val="000300D0"/>
    <w:rsid w:val="0003121E"/>
    <w:rsid w:val="0003129B"/>
    <w:rsid w:val="00031AB0"/>
    <w:rsid w:val="000324E2"/>
    <w:rsid w:val="0003316B"/>
    <w:rsid w:val="0003362E"/>
    <w:rsid w:val="00034004"/>
    <w:rsid w:val="00034A6B"/>
    <w:rsid w:val="0003662A"/>
    <w:rsid w:val="00036A40"/>
    <w:rsid w:val="000400AE"/>
    <w:rsid w:val="0004102F"/>
    <w:rsid w:val="0004117E"/>
    <w:rsid w:val="00043EDE"/>
    <w:rsid w:val="0004689F"/>
    <w:rsid w:val="00047198"/>
    <w:rsid w:val="00047584"/>
    <w:rsid w:val="000475EB"/>
    <w:rsid w:val="000511F3"/>
    <w:rsid w:val="00051C2C"/>
    <w:rsid w:val="000527AB"/>
    <w:rsid w:val="000544D2"/>
    <w:rsid w:val="00054F22"/>
    <w:rsid w:val="00056D7E"/>
    <w:rsid w:val="0006033C"/>
    <w:rsid w:val="000606CD"/>
    <w:rsid w:val="00061121"/>
    <w:rsid w:val="00061C3B"/>
    <w:rsid w:val="00062D0D"/>
    <w:rsid w:val="000636CC"/>
    <w:rsid w:val="00064306"/>
    <w:rsid w:val="000647FE"/>
    <w:rsid w:val="000657C0"/>
    <w:rsid w:val="00065FC3"/>
    <w:rsid w:val="00066A4D"/>
    <w:rsid w:val="00071DE9"/>
    <w:rsid w:val="00073187"/>
    <w:rsid w:val="00076D6B"/>
    <w:rsid w:val="00076FDE"/>
    <w:rsid w:val="00077492"/>
    <w:rsid w:val="000802F1"/>
    <w:rsid w:val="0008067F"/>
    <w:rsid w:val="00081B1C"/>
    <w:rsid w:val="0008237C"/>
    <w:rsid w:val="0008251F"/>
    <w:rsid w:val="0008327E"/>
    <w:rsid w:val="00083299"/>
    <w:rsid w:val="00083A51"/>
    <w:rsid w:val="000841B0"/>
    <w:rsid w:val="000854DD"/>
    <w:rsid w:val="00086D34"/>
    <w:rsid w:val="000871F1"/>
    <w:rsid w:val="000906F1"/>
    <w:rsid w:val="0009129B"/>
    <w:rsid w:val="00093915"/>
    <w:rsid w:val="00093C3E"/>
    <w:rsid w:val="000940BB"/>
    <w:rsid w:val="0009673B"/>
    <w:rsid w:val="000973E1"/>
    <w:rsid w:val="000A07B3"/>
    <w:rsid w:val="000A1A3E"/>
    <w:rsid w:val="000A27F6"/>
    <w:rsid w:val="000A363C"/>
    <w:rsid w:val="000A4B52"/>
    <w:rsid w:val="000A523F"/>
    <w:rsid w:val="000A5930"/>
    <w:rsid w:val="000A6532"/>
    <w:rsid w:val="000A67AD"/>
    <w:rsid w:val="000A6C63"/>
    <w:rsid w:val="000A7A26"/>
    <w:rsid w:val="000B0B60"/>
    <w:rsid w:val="000B312C"/>
    <w:rsid w:val="000B4428"/>
    <w:rsid w:val="000B4A24"/>
    <w:rsid w:val="000B6598"/>
    <w:rsid w:val="000B6EC2"/>
    <w:rsid w:val="000B7AD4"/>
    <w:rsid w:val="000C0489"/>
    <w:rsid w:val="000C049E"/>
    <w:rsid w:val="000C0ADC"/>
    <w:rsid w:val="000C0EEA"/>
    <w:rsid w:val="000C1940"/>
    <w:rsid w:val="000C2915"/>
    <w:rsid w:val="000C4142"/>
    <w:rsid w:val="000C5F47"/>
    <w:rsid w:val="000C60F2"/>
    <w:rsid w:val="000C7437"/>
    <w:rsid w:val="000D140A"/>
    <w:rsid w:val="000D147C"/>
    <w:rsid w:val="000D1A68"/>
    <w:rsid w:val="000D3212"/>
    <w:rsid w:val="000D5020"/>
    <w:rsid w:val="000D7C9C"/>
    <w:rsid w:val="000E171E"/>
    <w:rsid w:val="000E2E18"/>
    <w:rsid w:val="000E3402"/>
    <w:rsid w:val="000E51CA"/>
    <w:rsid w:val="000E5264"/>
    <w:rsid w:val="000E5A0D"/>
    <w:rsid w:val="000E5B7C"/>
    <w:rsid w:val="000E613B"/>
    <w:rsid w:val="000F0C95"/>
    <w:rsid w:val="000F2494"/>
    <w:rsid w:val="000F2BD3"/>
    <w:rsid w:val="000F2D22"/>
    <w:rsid w:val="000F5C98"/>
    <w:rsid w:val="000F6ED0"/>
    <w:rsid w:val="000F7EFA"/>
    <w:rsid w:val="001063C1"/>
    <w:rsid w:val="0010656B"/>
    <w:rsid w:val="00110C60"/>
    <w:rsid w:val="00111C49"/>
    <w:rsid w:val="00112988"/>
    <w:rsid w:val="00112E4C"/>
    <w:rsid w:val="0011367C"/>
    <w:rsid w:val="001173A8"/>
    <w:rsid w:val="00117460"/>
    <w:rsid w:val="00121BCE"/>
    <w:rsid w:val="001236A8"/>
    <w:rsid w:val="00124156"/>
    <w:rsid w:val="0012454A"/>
    <w:rsid w:val="0013035C"/>
    <w:rsid w:val="00130922"/>
    <w:rsid w:val="001311BF"/>
    <w:rsid w:val="001358EE"/>
    <w:rsid w:val="00136781"/>
    <w:rsid w:val="001408ED"/>
    <w:rsid w:val="00140D83"/>
    <w:rsid w:val="00142A31"/>
    <w:rsid w:val="0014480D"/>
    <w:rsid w:val="0014488F"/>
    <w:rsid w:val="001449E9"/>
    <w:rsid w:val="00144F68"/>
    <w:rsid w:val="00145662"/>
    <w:rsid w:val="00146447"/>
    <w:rsid w:val="00146EC8"/>
    <w:rsid w:val="0014708D"/>
    <w:rsid w:val="00150596"/>
    <w:rsid w:val="001512EA"/>
    <w:rsid w:val="00151E0C"/>
    <w:rsid w:val="001523FD"/>
    <w:rsid w:val="001524E0"/>
    <w:rsid w:val="0015303E"/>
    <w:rsid w:val="00153135"/>
    <w:rsid w:val="001539F9"/>
    <w:rsid w:val="00155233"/>
    <w:rsid w:val="001557A6"/>
    <w:rsid w:val="00162BBB"/>
    <w:rsid w:val="001636E3"/>
    <w:rsid w:val="00165772"/>
    <w:rsid w:val="00166BFB"/>
    <w:rsid w:val="0016712D"/>
    <w:rsid w:val="001719C9"/>
    <w:rsid w:val="0017229E"/>
    <w:rsid w:val="00175401"/>
    <w:rsid w:val="0017686B"/>
    <w:rsid w:val="0018045B"/>
    <w:rsid w:val="00180EF4"/>
    <w:rsid w:val="00181815"/>
    <w:rsid w:val="001827A8"/>
    <w:rsid w:val="00184027"/>
    <w:rsid w:val="001844DE"/>
    <w:rsid w:val="00184FDA"/>
    <w:rsid w:val="00186525"/>
    <w:rsid w:val="001867B5"/>
    <w:rsid w:val="001871A2"/>
    <w:rsid w:val="001872CC"/>
    <w:rsid w:val="00187B13"/>
    <w:rsid w:val="0019182E"/>
    <w:rsid w:val="001927AF"/>
    <w:rsid w:val="0019292D"/>
    <w:rsid w:val="001931BE"/>
    <w:rsid w:val="00193491"/>
    <w:rsid w:val="0019447C"/>
    <w:rsid w:val="001945D1"/>
    <w:rsid w:val="001945F9"/>
    <w:rsid w:val="001950B0"/>
    <w:rsid w:val="001976D7"/>
    <w:rsid w:val="001A2EA4"/>
    <w:rsid w:val="001A3B97"/>
    <w:rsid w:val="001A3C7C"/>
    <w:rsid w:val="001A5E04"/>
    <w:rsid w:val="001B2849"/>
    <w:rsid w:val="001B6034"/>
    <w:rsid w:val="001B6183"/>
    <w:rsid w:val="001B6B6A"/>
    <w:rsid w:val="001B72DC"/>
    <w:rsid w:val="001C022B"/>
    <w:rsid w:val="001C1E15"/>
    <w:rsid w:val="001C2BCD"/>
    <w:rsid w:val="001C3983"/>
    <w:rsid w:val="001C3BAC"/>
    <w:rsid w:val="001C70AC"/>
    <w:rsid w:val="001D126F"/>
    <w:rsid w:val="001D1309"/>
    <w:rsid w:val="001D23F5"/>
    <w:rsid w:val="001D4969"/>
    <w:rsid w:val="001D5747"/>
    <w:rsid w:val="001D7553"/>
    <w:rsid w:val="001E10AF"/>
    <w:rsid w:val="001E2896"/>
    <w:rsid w:val="001E3CCE"/>
    <w:rsid w:val="001E3CD8"/>
    <w:rsid w:val="001E47BE"/>
    <w:rsid w:val="001E5016"/>
    <w:rsid w:val="001E51B1"/>
    <w:rsid w:val="001E5656"/>
    <w:rsid w:val="001F0E66"/>
    <w:rsid w:val="001F11DB"/>
    <w:rsid w:val="001F2CB9"/>
    <w:rsid w:val="001F33F3"/>
    <w:rsid w:val="001F39B9"/>
    <w:rsid w:val="001F58A2"/>
    <w:rsid w:val="001F5A2B"/>
    <w:rsid w:val="001F5DFD"/>
    <w:rsid w:val="001F5F92"/>
    <w:rsid w:val="001F76C2"/>
    <w:rsid w:val="001F78B7"/>
    <w:rsid w:val="001F792B"/>
    <w:rsid w:val="001F792D"/>
    <w:rsid w:val="0020109C"/>
    <w:rsid w:val="00201444"/>
    <w:rsid w:val="00202562"/>
    <w:rsid w:val="00202D61"/>
    <w:rsid w:val="00202E2D"/>
    <w:rsid w:val="00203480"/>
    <w:rsid w:val="00203D46"/>
    <w:rsid w:val="002057AA"/>
    <w:rsid w:val="00206210"/>
    <w:rsid w:val="00210F9A"/>
    <w:rsid w:val="00213530"/>
    <w:rsid w:val="00213A58"/>
    <w:rsid w:val="00214386"/>
    <w:rsid w:val="00215BF5"/>
    <w:rsid w:val="00217632"/>
    <w:rsid w:val="00220A94"/>
    <w:rsid w:val="002220AE"/>
    <w:rsid w:val="002228FB"/>
    <w:rsid w:val="00223FEE"/>
    <w:rsid w:val="002242FC"/>
    <w:rsid w:val="00224674"/>
    <w:rsid w:val="00224DD2"/>
    <w:rsid w:val="00226AD4"/>
    <w:rsid w:val="00226D8C"/>
    <w:rsid w:val="00227266"/>
    <w:rsid w:val="002274F6"/>
    <w:rsid w:val="00227696"/>
    <w:rsid w:val="0022781D"/>
    <w:rsid w:val="00227BA3"/>
    <w:rsid w:val="00227D7C"/>
    <w:rsid w:val="00230FF3"/>
    <w:rsid w:val="00232374"/>
    <w:rsid w:val="002368C4"/>
    <w:rsid w:val="00237FE3"/>
    <w:rsid w:val="0024034C"/>
    <w:rsid w:val="00240E42"/>
    <w:rsid w:val="0024226B"/>
    <w:rsid w:val="0024327A"/>
    <w:rsid w:val="00244C40"/>
    <w:rsid w:val="0024511E"/>
    <w:rsid w:val="002451B6"/>
    <w:rsid w:val="002451D2"/>
    <w:rsid w:val="0025462E"/>
    <w:rsid w:val="00256231"/>
    <w:rsid w:val="00256354"/>
    <w:rsid w:val="00260533"/>
    <w:rsid w:val="002608F4"/>
    <w:rsid w:val="00262235"/>
    <w:rsid w:val="00266FBC"/>
    <w:rsid w:val="002705D8"/>
    <w:rsid w:val="002708DF"/>
    <w:rsid w:val="002713B6"/>
    <w:rsid w:val="002716FD"/>
    <w:rsid w:val="00272F27"/>
    <w:rsid w:val="00273B21"/>
    <w:rsid w:val="00274467"/>
    <w:rsid w:val="00275D00"/>
    <w:rsid w:val="00277578"/>
    <w:rsid w:val="00277982"/>
    <w:rsid w:val="0028029A"/>
    <w:rsid w:val="002802DC"/>
    <w:rsid w:val="00281BD0"/>
    <w:rsid w:val="00281C12"/>
    <w:rsid w:val="00282856"/>
    <w:rsid w:val="002835BE"/>
    <w:rsid w:val="002837F6"/>
    <w:rsid w:val="00284A27"/>
    <w:rsid w:val="00284CED"/>
    <w:rsid w:val="002867D0"/>
    <w:rsid w:val="002870FA"/>
    <w:rsid w:val="002905B2"/>
    <w:rsid w:val="00292343"/>
    <w:rsid w:val="0029239B"/>
    <w:rsid w:val="0029294D"/>
    <w:rsid w:val="00293E27"/>
    <w:rsid w:val="002969E7"/>
    <w:rsid w:val="0029700B"/>
    <w:rsid w:val="0029767E"/>
    <w:rsid w:val="002A1B56"/>
    <w:rsid w:val="002A3AC4"/>
    <w:rsid w:val="002A45DF"/>
    <w:rsid w:val="002A486F"/>
    <w:rsid w:val="002A743D"/>
    <w:rsid w:val="002A7FCD"/>
    <w:rsid w:val="002B39CD"/>
    <w:rsid w:val="002B540C"/>
    <w:rsid w:val="002B6396"/>
    <w:rsid w:val="002C1D4A"/>
    <w:rsid w:val="002C1FF0"/>
    <w:rsid w:val="002C2BA7"/>
    <w:rsid w:val="002C32ED"/>
    <w:rsid w:val="002C5596"/>
    <w:rsid w:val="002C56AB"/>
    <w:rsid w:val="002C69A2"/>
    <w:rsid w:val="002C721F"/>
    <w:rsid w:val="002C76BA"/>
    <w:rsid w:val="002D1148"/>
    <w:rsid w:val="002D19F0"/>
    <w:rsid w:val="002D2BA8"/>
    <w:rsid w:val="002D3899"/>
    <w:rsid w:val="002D4702"/>
    <w:rsid w:val="002D5318"/>
    <w:rsid w:val="002D5F19"/>
    <w:rsid w:val="002D79E5"/>
    <w:rsid w:val="002E01AD"/>
    <w:rsid w:val="002E10E6"/>
    <w:rsid w:val="002E3EB0"/>
    <w:rsid w:val="002E4675"/>
    <w:rsid w:val="002E6530"/>
    <w:rsid w:val="002E6B27"/>
    <w:rsid w:val="002E7179"/>
    <w:rsid w:val="002E7EB2"/>
    <w:rsid w:val="002F0403"/>
    <w:rsid w:val="002F10D4"/>
    <w:rsid w:val="002F1603"/>
    <w:rsid w:val="002F1E0E"/>
    <w:rsid w:val="002F2DDA"/>
    <w:rsid w:val="002F4017"/>
    <w:rsid w:val="002F421E"/>
    <w:rsid w:val="002F547B"/>
    <w:rsid w:val="002F6804"/>
    <w:rsid w:val="002F740D"/>
    <w:rsid w:val="002F7F38"/>
    <w:rsid w:val="00300751"/>
    <w:rsid w:val="0030075C"/>
    <w:rsid w:val="00302E72"/>
    <w:rsid w:val="00304C86"/>
    <w:rsid w:val="003063C4"/>
    <w:rsid w:val="0030647E"/>
    <w:rsid w:val="00306F91"/>
    <w:rsid w:val="00307745"/>
    <w:rsid w:val="003079BD"/>
    <w:rsid w:val="00316857"/>
    <w:rsid w:val="003170B3"/>
    <w:rsid w:val="00320954"/>
    <w:rsid w:val="00320E65"/>
    <w:rsid w:val="0032263F"/>
    <w:rsid w:val="00322760"/>
    <w:rsid w:val="00323E6B"/>
    <w:rsid w:val="00324FBB"/>
    <w:rsid w:val="00330640"/>
    <w:rsid w:val="003332DA"/>
    <w:rsid w:val="003333E5"/>
    <w:rsid w:val="0033399D"/>
    <w:rsid w:val="00335422"/>
    <w:rsid w:val="00336C71"/>
    <w:rsid w:val="00337C7B"/>
    <w:rsid w:val="003414D5"/>
    <w:rsid w:val="00341621"/>
    <w:rsid w:val="00341F70"/>
    <w:rsid w:val="003437CE"/>
    <w:rsid w:val="00343DBF"/>
    <w:rsid w:val="003440EF"/>
    <w:rsid w:val="003455AE"/>
    <w:rsid w:val="00346577"/>
    <w:rsid w:val="00346AD4"/>
    <w:rsid w:val="0035085B"/>
    <w:rsid w:val="00352835"/>
    <w:rsid w:val="0035299C"/>
    <w:rsid w:val="00353E9D"/>
    <w:rsid w:val="00353FEE"/>
    <w:rsid w:val="003559A2"/>
    <w:rsid w:val="00356760"/>
    <w:rsid w:val="00356C1C"/>
    <w:rsid w:val="003624DC"/>
    <w:rsid w:val="0036255D"/>
    <w:rsid w:val="00364C9A"/>
    <w:rsid w:val="003658A0"/>
    <w:rsid w:val="00366B86"/>
    <w:rsid w:val="003670A3"/>
    <w:rsid w:val="00367CEA"/>
    <w:rsid w:val="003730E4"/>
    <w:rsid w:val="0037443C"/>
    <w:rsid w:val="003747DD"/>
    <w:rsid w:val="00375B5C"/>
    <w:rsid w:val="003760EA"/>
    <w:rsid w:val="00376731"/>
    <w:rsid w:val="0038171D"/>
    <w:rsid w:val="00383A96"/>
    <w:rsid w:val="00383DAC"/>
    <w:rsid w:val="0038406F"/>
    <w:rsid w:val="00387536"/>
    <w:rsid w:val="00390401"/>
    <w:rsid w:val="003928F2"/>
    <w:rsid w:val="003929EA"/>
    <w:rsid w:val="00394BE9"/>
    <w:rsid w:val="00394F61"/>
    <w:rsid w:val="00395D5B"/>
    <w:rsid w:val="003A02DD"/>
    <w:rsid w:val="003A0963"/>
    <w:rsid w:val="003A2AA6"/>
    <w:rsid w:val="003A3900"/>
    <w:rsid w:val="003A7481"/>
    <w:rsid w:val="003A7AC7"/>
    <w:rsid w:val="003A7FAF"/>
    <w:rsid w:val="003B0EB5"/>
    <w:rsid w:val="003B10BA"/>
    <w:rsid w:val="003B1252"/>
    <w:rsid w:val="003B180F"/>
    <w:rsid w:val="003B1E14"/>
    <w:rsid w:val="003B30A2"/>
    <w:rsid w:val="003B574B"/>
    <w:rsid w:val="003B606F"/>
    <w:rsid w:val="003C0862"/>
    <w:rsid w:val="003C099B"/>
    <w:rsid w:val="003C1FA1"/>
    <w:rsid w:val="003C3C40"/>
    <w:rsid w:val="003C3C99"/>
    <w:rsid w:val="003C4F68"/>
    <w:rsid w:val="003C516E"/>
    <w:rsid w:val="003C6D60"/>
    <w:rsid w:val="003C7C43"/>
    <w:rsid w:val="003D0A79"/>
    <w:rsid w:val="003D44DC"/>
    <w:rsid w:val="003D5DDC"/>
    <w:rsid w:val="003E038C"/>
    <w:rsid w:val="003E05E5"/>
    <w:rsid w:val="003E19D6"/>
    <w:rsid w:val="003E2C23"/>
    <w:rsid w:val="003E390C"/>
    <w:rsid w:val="003E4AE0"/>
    <w:rsid w:val="003E5481"/>
    <w:rsid w:val="003F1060"/>
    <w:rsid w:val="003F1579"/>
    <w:rsid w:val="003F1A1E"/>
    <w:rsid w:val="003F1C68"/>
    <w:rsid w:val="003F33CA"/>
    <w:rsid w:val="003F736F"/>
    <w:rsid w:val="00401236"/>
    <w:rsid w:val="00403263"/>
    <w:rsid w:val="00407E77"/>
    <w:rsid w:val="004105D4"/>
    <w:rsid w:val="00411C3F"/>
    <w:rsid w:val="00412616"/>
    <w:rsid w:val="00413374"/>
    <w:rsid w:val="0041340E"/>
    <w:rsid w:val="00413A3D"/>
    <w:rsid w:val="00415D76"/>
    <w:rsid w:val="00417CCE"/>
    <w:rsid w:val="00421D50"/>
    <w:rsid w:val="00424CE1"/>
    <w:rsid w:val="0042538E"/>
    <w:rsid w:val="00425FE7"/>
    <w:rsid w:val="00427519"/>
    <w:rsid w:val="00427662"/>
    <w:rsid w:val="00430BCC"/>
    <w:rsid w:val="004336F7"/>
    <w:rsid w:val="0043421D"/>
    <w:rsid w:val="00434948"/>
    <w:rsid w:val="00435F42"/>
    <w:rsid w:val="00437894"/>
    <w:rsid w:val="00437E60"/>
    <w:rsid w:val="0044153E"/>
    <w:rsid w:val="0044278E"/>
    <w:rsid w:val="00445878"/>
    <w:rsid w:val="0044603B"/>
    <w:rsid w:val="004468AF"/>
    <w:rsid w:val="00447112"/>
    <w:rsid w:val="00452A44"/>
    <w:rsid w:val="004539C1"/>
    <w:rsid w:val="00453CF9"/>
    <w:rsid w:val="00453F4D"/>
    <w:rsid w:val="004540E8"/>
    <w:rsid w:val="00455118"/>
    <w:rsid w:val="0045520B"/>
    <w:rsid w:val="004557B6"/>
    <w:rsid w:val="00455B40"/>
    <w:rsid w:val="00455DE4"/>
    <w:rsid w:val="0045674A"/>
    <w:rsid w:val="00460BC9"/>
    <w:rsid w:val="004615F6"/>
    <w:rsid w:val="00461E12"/>
    <w:rsid w:val="004621C5"/>
    <w:rsid w:val="004629C9"/>
    <w:rsid w:val="00463C84"/>
    <w:rsid w:val="00463CB2"/>
    <w:rsid w:val="00463FFA"/>
    <w:rsid w:val="004650B7"/>
    <w:rsid w:val="00466CEF"/>
    <w:rsid w:val="00467D26"/>
    <w:rsid w:val="00471A73"/>
    <w:rsid w:val="00472144"/>
    <w:rsid w:val="00472C08"/>
    <w:rsid w:val="00473E3C"/>
    <w:rsid w:val="00474513"/>
    <w:rsid w:val="00475FA1"/>
    <w:rsid w:val="0048036C"/>
    <w:rsid w:val="004805CE"/>
    <w:rsid w:val="00480C16"/>
    <w:rsid w:val="00482B89"/>
    <w:rsid w:val="00484A01"/>
    <w:rsid w:val="00486C81"/>
    <w:rsid w:val="00486DA0"/>
    <w:rsid w:val="00492410"/>
    <w:rsid w:val="004930FD"/>
    <w:rsid w:val="0049417D"/>
    <w:rsid w:val="00494DE5"/>
    <w:rsid w:val="00495280"/>
    <w:rsid w:val="004955DE"/>
    <w:rsid w:val="0049654A"/>
    <w:rsid w:val="004977E2"/>
    <w:rsid w:val="004A02FD"/>
    <w:rsid w:val="004A0401"/>
    <w:rsid w:val="004A155C"/>
    <w:rsid w:val="004A18D0"/>
    <w:rsid w:val="004A2AAE"/>
    <w:rsid w:val="004A5054"/>
    <w:rsid w:val="004A6E11"/>
    <w:rsid w:val="004A6FA7"/>
    <w:rsid w:val="004A7112"/>
    <w:rsid w:val="004A7734"/>
    <w:rsid w:val="004A7744"/>
    <w:rsid w:val="004B0943"/>
    <w:rsid w:val="004B0A99"/>
    <w:rsid w:val="004B1A54"/>
    <w:rsid w:val="004B1A9B"/>
    <w:rsid w:val="004B2240"/>
    <w:rsid w:val="004B3D0F"/>
    <w:rsid w:val="004B4A0F"/>
    <w:rsid w:val="004B4EA4"/>
    <w:rsid w:val="004C0559"/>
    <w:rsid w:val="004C0D54"/>
    <w:rsid w:val="004C2A81"/>
    <w:rsid w:val="004C3B79"/>
    <w:rsid w:val="004C3ECF"/>
    <w:rsid w:val="004C652E"/>
    <w:rsid w:val="004C6F81"/>
    <w:rsid w:val="004C724D"/>
    <w:rsid w:val="004C74E5"/>
    <w:rsid w:val="004D047E"/>
    <w:rsid w:val="004D10C1"/>
    <w:rsid w:val="004D294A"/>
    <w:rsid w:val="004D3B4E"/>
    <w:rsid w:val="004D5000"/>
    <w:rsid w:val="004D5C9D"/>
    <w:rsid w:val="004D76B9"/>
    <w:rsid w:val="004D7D74"/>
    <w:rsid w:val="004D7E1F"/>
    <w:rsid w:val="004D7F2F"/>
    <w:rsid w:val="004E115B"/>
    <w:rsid w:val="004E1165"/>
    <w:rsid w:val="004E1259"/>
    <w:rsid w:val="004E1B7F"/>
    <w:rsid w:val="004E1E9C"/>
    <w:rsid w:val="004E2338"/>
    <w:rsid w:val="004E4709"/>
    <w:rsid w:val="004E531B"/>
    <w:rsid w:val="004E54EE"/>
    <w:rsid w:val="004F16D6"/>
    <w:rsid w:val="004F2D95"/>
    <w:rsid w:val="004F2F76"/>
    <w:rsid w:val="004F3ECF"/>
    <w:rsid w:val="004F6842"/>
    <w:rsid w:val="004F6DB1"/>
    <w:rsid w:val="004F6E32"/>
    <w:rsid w:val="005016D0"/>
    <w:rsid w:val="0050213B"/>
    <w:rsid w:val="0050334C"/>
    <w:rsid w:val="0050395C"/>
    <w:rsid w:val="00504D0F"/>
    <w:rsid w:val="00506370"/>
    <w:rsid w:val="005109BD"/>
    <w:rsid w:val="0051228B"/>
    <w:rsid w:val="005128E3"/>
    <w:rsid w:val="00514821"/>
    <w:rsid w:val="00516B37"/>
    <w:rsid w:val="00516CB5"/>
    <w:rsid w:val="005212E1"/>
    <w:rsid w:val="00521CFC"/>
    <w:rsid w:val="00522409"/>
    <w:rsid w:val="00522D51"/>
    <w:rsid w:val="00522D9A"/>
    <w:rsid w:val="0052346E"/>
    <w:rsid w:val="0052364D"/>
    <w:rsid w:val="005249F6"/>
    <w:rsid w:val="00526158"/>
    <w:rsid w:val="00526159"/>
    <w:rsid w:val="0053138C"/>
    <w:rsid w:val="00531970"/>
    <w:rsid w:val="00531CA9"/>
    <w:rsid w:val="0053206A"/>
    <w:rsid w:val="00533C2D"/>
    <w:rsid w:val="00533FD6"/>
    <w:rsid w:val="005341BD"/>
    <w:rsid w:val="0053519A"/>
    <w:rsid w:val="005404AE"/>
    <w:rsid w:val="00541A34"/>
    <w:rsid w:val="005420B8"/>
    <w:rsid w:val="00542DFD"/>
    <w:rsid w:val="00542E00"/>
    <w:rsid w:val="00542E99"/>
    <w:rsid w:val="005439F3"/>
    <w:rsid w:val="00544312"/>
    <w:rsid w:val="00544BDD"/>
    <w:rsid w:val="005451AD"/>
    <w:rsid w:val="005463E3"/>
    <w:rsid w:val="00547852"/>
    <w:rsid w:val="00550D86"/>
    <w:rsid w:val="005510AA"/>
    <w:rsid w:val="005513E7"/>
    <w:rsid w:val="00551843"/>
    <w:rsid w:val="00554673"/>
    <w:rsid w:val="00554755"/>
    <w:rsid w:val="00554964"/>
    <w:rsid w:val="00556A41"/>
    <w:rsid w:val="00556EE1"/>
    <w:rsid w:val="00557E99"/>
    <w:rsid w:val="0056097E"/>
    <w:rsid w:val="00560AF7"/>
    <w:rsid w:val="00563B5F"/>
    <w:rsid w:val="00565730"/>
    <w:rsid w:val="00565CEA"/>
    <w:rsid w:val="00566061"/>
    <w:rsid w:val="005679A5"/>
    <w:rsid w:val="00572204"/>
    <w:rsid w:val="0057328F"/>
    <w:rsid w:val="00573954"/>
    <w:rsid w:val="00575ECF"/>
    <w:rsid w:val="00580116"/>
    <w:rsid w:val="00580483"/>
    <w:rsid w:val="00581D5C"/>
    <w:rsid w:val="00582997"/>
    <w:rsid w:val="005846FF"/>
    <w:rsid w:val="0058596A"/>
    <w:rsid w:val="005864F7"/>
    <w:rsid w:val="0058654C"/>
    <w:rsid w:val="00586AE8"/>
    <w:rsid w:val="00587AA7"/>
    <w:rsid w:val="00587C7F"/>
    <w:rsid w:val="00590F54"/>
    <w:rsid w:val="00591702"/>
    <w:rsid w:val="00594545"/>
    <w:rsid w:val="0059698D"/>
    <w:rsid w:val="00597102"/>
    <w:rsid w:val="00597B1B"/>
    <w:rsid w:val="00597D9F"/>
    <w:rsid w:val="005A0419"/>
    <w:rsid w:val="005A0742"/>
    <w:rsid w:val="005A123A"/>
    <w:rsid w:val="005A2367"/>
    <w:rsid w:val="005A2E90"/>
    <w:rsid w:val="005A3107"/>
    <w:rsid w:val="005A39FC"/>
    <w:rsid w:val="005A4682"/>
    <w:rsid w:val="005A4B94"/>
    <w:rsid w:val="005A5602"/>
    <w:rsid w:val="005A5F87"/>
    <w:rsid w:val="005A64E6"/>
    <w:rsid w:val="005A65F2"/>
    <w:rsid w:val="005A7785"/>
    <w:rsid w:val="005A7AC8"/>
    <w:rsid w:val="005B1E7C"/>
    <w:rsid w:val="005B3A56"/>
    <w:rsid w:val="005B5462"/>
    <w:rsid w:val="005C04A6"/>
    <w:rsid w:val="005C121D"/>
    <w:rsid w:val="005C2440"/>
    <w:rsid w:val="005C2B40"/>
    <w:rsid w:val="005C55EB"/>
    <w:rsid w:val="005C6AD6"/>
    <w:rsid w:val="005C7F8D"/>
    <w:rsid w:val="005D19C5"/>
    <w:rsid w:val="005D202F"/>
    <w:rsid w:val="005D4CAE"/>
    <w:rsid w:val="005D4DF2"/>
    <w:rsid w:val="005D5E16"/>
    <w:rsid w:val="005D6BEB"/>
    <w:rsid w:val="005E1D6B"/>
    <w:rsid w:val="005E2F00"/>
    <w:rsid w:val="005E4DE3"/>
    <w:rsid w:val="005E65CD"/>
    <w:rsid w:val="005F016D"/>
    <w:rsid w:val="005F1598"/>
    <w:rsid w:val="005F1CB7"/>
    <w:rsid w:val="005F1DB8"/>
    <w:rsid w:val="005F5A11"/>
    <w:rsid w:val="005F5E54"/>
    <w:rsid w:val="005F607D"/>
    <w:rsid w:val="005F6904"/>
    <w:rsid w:val="00602163"/>
    <w:rsid w:val="00602889"/>
    <w:rsid w:val="00602BD0"/>
    <w:rsid w:val="00602BD9"/>
    <w:rsid w:val="0060394F"/>
    <w:rsid w:val="00603993"/>
    <w:rsid w:val="00605442"/>
    <w:rsid w:val="00607D6E"/>
    <w:rsid w:val="0061024B"/>
    <w:rsid w:val="00610754"/>
    <w:rsid w:val="0061555F"/>
    <w:rsid w:val="006156AD"/>
    <w:rsid w:val="0062068E"/>
    <w:rsid w:val="00620D3E"/>
    <w:rsid w:val="0062551B"/>
    <w:rsid w:val="006263A7"/>
    <w:rsid w:val="00626BDB"/>
    <w:rsid w:val="00631574"/>
    <w:rsid w:val="00632C10"/>
    <w:rsid w:val="00633432"/>
    <w:rsid w:val="00634179"/>
    <w:rsid w:val="00634FDC"/>
    <w:rsid w:val="0063506B"/>
    <w:rsid w:val="00635D68"/>
    <w:rsid w:val="0064104A"/>
    <w:rsid w:val="00642CD9"/>
    <w:rsid w:val="00642F73"/>
    <w:rsid w:val="00643BAE"/>
    <w:rsid w:val="00644394"/>
    <w:rsid w:val="00650B05"/>
    <w:rsid w:val="0065123C"/>
    <w:rsid w:val="00653E20"/>
    <w:rsid w:val="006541AD"/>
    <w:rsid w:val="0065571E"/>
    <w:rsid w:val="00655AEF"/>
    <w:rsid w:val="006567C8"/>
    <w:rsid w:val="00660B79"/>
    <w:rsid w:val="006622E6"/>
    <w:rsid w:val="0066265E"/>
    <w:rsid w:val="0066523A"/>
    <w:rsid w:val="0066528E"/>
    <w:rsid w:val="00665701"/>
    <w:rsid w:val="00665EFF"/>
    <w:rsid w:val="0066689B"/>
    <w:rsid w:val="00666B71"/>
    <w:rsid w:val="0066712B"/>
    <w:rsid w:val="0067002F"/>
    <w:rsid w:val="00670160"/>
    <w:rsid w:val="00670206"/>
    <w:rsid w:val="006703D1"/>
    <w:rsid w:val="0067253A"/>
    <w:rsid w:val="006739AD"/>
    <w:rsid w:val="00673D5D"/>
    <w:rsid w:val="00674276"/>
    <w:rsid w:val="00675401"/>
    <w:rsid w:val="00675E43"/>
    <w:rsid w:val="00680A3D"/>
    <w:rsid w:val="00681E31"/>
    <w:rsid w:val="00681E85"/>
    <w:rsid w:val="0068572D"/>
    <w:rsid w:val="006877BC"/>
    <w:rsid w:val="0069089A"/>
    <w:rsid w:val="00691470"/>
    <w:rsid w:val="006942F3"/>
    <w:rsid w:val="006963A1"/>
    <w:rsid w:val="0069783D"/>
    <w:rsid w:val="006A05EA"/>
    <w:rsid w:val="006A3080"/>
    <w:rsid w:val="006A5C9D"/>
    <w:rsid w:val="006A77C9"/>
    <w:rsid w:val="006B286D"/>
    <w:rsid w:val="006B2E39"/>
    <w:rsid w:val="006B30B7"/>
    <w:rsid w:val="006B4F95"/>
    <w:rsid w:val="006B6447"/>
    <w:rsid w:val="006B65B4"/>
    <w:rsid w:val="006B6DDE"/>
    <w:rsid w:val="006B7734"/>
    <w:rsid w:val="006C0FF3"/>
    <w:rsid w:val="006C225A"/>
    <w:rsid w:val="006C3038"/>
    <w:rsid w:val="006C366B"/>
    <w:rsid w:val="006C36FB"/>
    <w:rsid w:val="006C401B"/>
    <w:rsid w:val="006C4E37"/>
    <w:rsid w:val="006C5707"/>
    <w:rsid w:val="006C5990"/>
    <w:rsid w:val="006C6209"/>
    <w:rsid w:val="006C70D8"/>
    <w:rsid w:val="006C72A9"/>
    <w:rsid w:val="006C72FE"/>
    <w:rsid w:val="006D14D2"/>
    <w:rsid w:val="006D1C66"/>
    <w:rsid w:val="006D2051"/>
    <w:rsid w:val="006D3C4D"/>
    <w:rsid w:val="006D46A6"/>
    <w:rsid w:val="006D5D13"/>
    <w:rsid w:val="006D766C"/>
    <w:rsid w:val="006E0412"/>
    <w:rsid w:val="006E05D0"/>
    <w:rsid w:val="006E0881"/>
    <w:rsid w:val="006E0993"/>
    <w:rsid w:val="006E0D72"/>
    <w:rsid w:val="006E12A8"/>
    <w:rsid w:val="006E143D"/>
    <w:rsid w:val="006E2807"/>
    <w:rsid w:val="006E396C"/>
    <w:rsid w:val="006E3BE6"/>
    <w:rsid w:val="006E3E44"/>
    <w:rsid w:val="006E4850"/>
    <w:rsid w:val="006E5267"/>
    <w:rsid w:val="006E537B"/>
    <w:rsid w:val="006E549D"/>
    <w:rsid w:val="006E6F52"/>
    <w:rsid w:val="006E7AC7"/>
    <w:rsid w:val="006F0D83"/>
    <w:rsid w:val="006F307C"/>
    <w:rsid w:val="006F4537"/>
    <w:rsid w:val="006F4BEA"/>
    <w:rsid w:val="006F5F8E"/>
    <w:rsid w:val="006F6EF6"/>
    <w:rsid w:val="007006CD"/>
    <w:rsid w:val="00701249"/>
    <w:rsid w:val="00702523"/>
    <w:rsid w:val="00702973"/>
    <w:rsid w:val="00702AFD"/>
    <w:rsid w:val="0070497F"/>
    <w:rsid w:val="00704E3C"/>
    <w:rsid w:val="00704F1D"/>
    <w:rsid w:val="007109F3"/>
    <w:rsid w:val="00710A7D"/>
    <w:rsid w:val="007118FC"/>
    <w:rsid w:val="00711979"/>
    <w:rsid w:val="0071500E"/>
    <w:rsid w:val="00715E98"/>
    <w:rsid w:val="00720C9B"/>
    <w:rsid w:val="00721C8D"/>
    <w:rsid w:val="0072227A"/>
    <w:rsid w:val="007224FB"/>
    <w:rsid w:val="00722591"/>
    <w:rsid w:val="00725F02"/>
    <w:rsid w:val="007312EC"/>
    <w:rsid w:val="007340E6"/>
    <w:rsid w:val="00734E4D"/>
    <w:rsid w:val="0073517C"/>
    <w:rsid w:val="00735768"/>
    <w:rsid w:val="007366EE"/>
    <w:rsid w:val="00737C5B"/>
    <w:rsid w:val="00737F35"/>
    <w:rsid w:val="00741421"/>
    <w:rsid w:val="00743421"/>
    <w:rsid w:val="00743430"/>
    <w:rsid w:val="007456DB"/>
    <w:rsid w:val="00745A4A"/>
    <w:rsid w:val="00746C35"/>
    <w:rsid w:val="00747DF6"/>
    <w:rsid w:val="007507B4"/>
    <w:rsid w:val="007509A9"/>
    <w:rsid w:val="00751DBA"/>
    <w:rsid w:val="00752EC8"/>
    <w:rsid w:val="00753254"/>
    <w:rsid w:val="00754FBB"/>
    <w:rsid w:val="0076131F"/>
    <w:rsid w:val="00761E4C"/>
    <w:rsid w:val="007625CF"/>
    <w:rsid w:val="00766D30"/>
    <w:rsid w:val="0076739A"/>
    <w:rsid w:val="00771290"/>
    <w:rsid w:val="007716E5"/>
    <w:rsid w:val="0077395A"/>
    <w:rsid w:val="007740BF"/>
    <w:rsid w:val="00774AC4"/>
    <w:rsid w:val="00776273"/>
    <w:rsid w:val="00776276"/>
    <w:rsid w:val="00781825"/>
    <w:rsid w:val="00781F96"/>
    <w:rsid w:val="00783083"/>
    <w:rsid w:val="00783BA2"/>
    <w:rsid w:val="00783EDA"/>
    <w:rsid w:val="00785F50"/>
    <w:rsid w:val="00786B75"/>
    <w:rsid w:val="00786DEF"/>
    <w:rsid w:val="00792F22"/>
    <w:rsid w:val="00794EC5"/>
    <w:rsid w:val="007952A4"/>
    <w:rsid w:val="007954FA"/>
    <w:rsid w:val="007963C1"/>
    <w:rsid w:val="00796F06"/>
    <w:rsid w:val="00797421"/>
    <w:rsid w:val="007A017F"/>
    <w:rsid w:val="007A2B2F"/>
    <w:rsid w:val="007A39F8"/>
    <w:rsid w:val="007A477C"/>
    <w:rsid w:val="007A4D76"/>
    <w:rsid w:val="007A4E98"/>
    <w:rsid w:val="007A5C11"/>
    <w:rsid w:val="007A75BA"/>
    <w:rsid w:val="007B1C38"/>
    <w:rsid w:val="007B3493"/>
    <w:rsid w:val="007B3D3B"/>
    <w:rsid w:val="007B623C"/>
    <w:rsid w:val="007C043E"/>
    <w:rsid w:val="007C0FF2"/>
    <w:rsid w:val="007C1534"/>
    <w:rsid w:val="007C2DB2"/>
    <w:rsid w:val="007C5F2B"/>
    <w:rsid w:val="007C5F3A"/>
    <w:rsid w:val="007C7B31"/>
    <w:rsid w:val="007D3A10"/>
    <w:rsid w:val="007D5C32"/>
    <w:rsid w:val="007D7269"/>
    <w:rsid w:val="007D7C59"/>
    <w:rsid w:val="007D7F13"/>
    <w:rsid w:val="007E09DD"/>
    <w:rsid w:val="007E0EF2"/>
    <w:rsid w:val="007E2C77"/>
    <w:rsid w:val="007E38E8"/>
    <w:rsid w:val="007E5B7F"/>
    <w:rsid w:val="007F0272"/>
    <w:rsid w:val="007F3CEF"/>
    <w:rsid w:val="007F5FC4"/>
    <w:rsid w:val="007F65DF"/>
    <w:rsid w:val="008004E2"/>
    <w:rsid w:val="008013C5"/>
    <w:rsid w:val="00802C09"/>
    <w:rsid w:val="008032CB"/>
    <w:rsid w:val="00804956"/>
    <w:rsid w:val="00804F36"/>
    <w:rsid w:val="008060A7"/>
    <w:rsid w:val="0080714B"/>
    <w:rsid w:val="008101BB"/>
    <w:rsid w:val="00810642"/>
    <w:rsid w:val="00810804"/>
    <w:rsid w:val="0081214E"/>
    <w:rsid w:val="00814BE4"/>
    <w:rsid w:val="008157A1"/>
    <w:rsid w:val="008162AA"/>
    <w:rsid w:val="00816C2E"/>
    <w:rsid w:val="008209C0"/>
    <w:rsid w:val="008210D5"/>
    <w:rsid w:val="0082262B"/>
    <w:rsid w:val="0082391B"/>
    <w:rsid w:val="008245B6"/>
    <w:rsid w:val="00825A07"/>
    <w:rsid w:val="00827108"/>
    <w:rsid w:val="00827C49"/>
    <w:rsid w:val="00827D95"/>
    <w:rsid w:val="00831BA4"/>
    <w:rsid w:val="00832674"/>
    <w:rsid w:val="00832C9A"/>
    <w:rsid w:val="00832D42"/>
    <w:rsid w:val="00832F34"/>
    <w:rsid w:val="00832FBB"/>
    <w:rsid w:val="008330DD"/>
    <w:rsid w:val="00833224"/>
    <w:rsid w:val="00833E2E"/>
    <w:rsid w:val="008348A7"/>
    <w:rsid w:val="008355B6"/>
    <w:rsid w:val="00835721"/>
    <w:rsid w:val="00835D7F"/>
    <w:rsid w:val="00836265"/>
    <w:rsid w:val="00836F0C"/>
    <w:rsid w:val="0083725F"/>
    <w:rsid w:val="00841477"/>
    <w:rsid w:val="008421B7"/>
    <w:rsid w:val="008458ED"/>
    <w:rsid w:val="00845EC9"/>
    <w:rsid w:val="00846162"/>
    <w:rsid w:val="008505DA"/>
    <w:rsid w:val="00850EDE"/>
    <w:rsid w:val="00853890"/>
    <w:rsid w:val="00854462"/>
    <w:rsid w:val="0085584B"/>
    <w:rsid w:val="00856915"/>
    <w:rsid w:val="008578BF"/>
    <w:rsid w:val="00857A1E"/>
    <w:rsid w:val="0086030B"/>
    <w:rsid w:val="0086061D"/>
    <w:rsid w:val="0086271D"/>
    <w:rsid w:val="00864862"/>
    <w:rsid w:val="008655D1"/>
    <w:rsid w:val="00865F6C"/>
    <w:rsid w:val="00866244"/>
    <w:rsid w:val="008674E2"/>
    <w:rsid w:val="00871FCE"/>
    <w:rsid w:val="0087258A"/>
    <w:rsid w:val="0087525E"/>
    <w:rsid w:val="00875A10"/>
    <w:rsid w:val="0088052C"/>
    <w:rsid w:val="00881D02"/>
    <w:rsid w:val="0088218A"/>
    <w:rsid w:val="00882A92"/>
    <w:rsid w:val="008842DD"/>
    <w:rsid w:val="008902F2"/>
    <w:rsid w:val="008906E1"/>
    <w:rsid w:val="00890835"/>
    <w:rsid w:val="008909DF"/>
    <w:rsid w:val="00891E02"/>
    <w:rsid w:val="00892BBB"/>
    <w:rsid w:val="00893E9D"/>
    <w:rsid w:val="00893EB6"/>
    <w:rsid w:val="00895BF0"/>
    <w:rsid w:val="0089739A"/>
    <w:rsid w:val="008A0D50"/>
    <w:rsid w:val="008A3936"/>
    <w:rsid w:val="008A4DD1"/>
    <w:rsid w:val="008A6DAE"/>
    <w:rsid w:val="008A720A"/>
    <w:rsid w:val="008A7620"/>
    <w:rsid w:val="008B04DA"/>
    <w:rsid w:val="008B07ED"/>
    <w:rsid w:val="008B0881"/>
    <w:rsid w:val="008B0F7F"/>
    <w:rsid w:val="008B1DD4"/>
    <w:rsid w:val="008B2A55"/>
    <w:rsid w:val="008B2F13"/>
    <w:rsid w:val="008B55DF"/>
    <w:rsid w:val="008B77A7"/>
    <w:rsid w:val="008B7982"/>
    <w:rsid w:val="008C144A"/>
    <w:rsid w:val="008C1578"/>
    <w:rsid w:val="008C16C2"/>
    <w:rsid w:val="008C3030"/>
    <w:rsid w:val="008C33BE"/>
    <w:rsid w:val="008C473E"/>
    <w:rsid w:val="008C6A03"/>
    <w:rsid w:val="008C6C9C"/>
    <w:rsid w:val="008C7DC5"/>
    <w:rsid w:val="008D021C"/>
    <w:rsid w:val="008D0A70"/>
    <w:rsid w:val="008D337C"/>
    <w:rsid w:val="008D35A6"/>
    <w:rsid w:val="008D3F8C"/>
    <w:rsid w:val="008D42F7"/>
    <w:rsid w:val="008D495F"/>
    <w:rsid w:val="008D5671"/>
    <w:rsid w:val="008D61BD"/>
    <w:rsid w:val="008E010E"/>
    <w:rsid w:val="008E0809"/>
    <w:rsid w:val="008E1DDD"/>
    <w:rsid w:val="008E4B56"/>
    <w:rsid w:val="008F0A7B"/>
    <w:rsid w:val="008F172D"/>
    <w:rsid w:val="008F4FF0"/>
    <w:rsid w:val="008F60EE"/>
    <w:rsid w:val="008F6E77"/>
    <w:rsid w:val="00900177"/>
    <w:rsid w:val="00901EE4"/>
    <w:rsid w:val="00902817"/>
    <w:rsid w:val="00902E41"/>
    <w:rsid w:val="00902F6E"/>
    <w:rsid w:val="00903AB8"/>
    <w:rsid w:val="00904518"/>
    <w:rsid w:val="00905095"/>
    <w:rsid w:val="009052B0"/>
    <w:rsid w:val="00905D5B"/>
    <w:rsid w:val="00906210"/>
    <w:rsid w:val="009070D1"/>
    <w:rsid w:val="00910F9F"/>
    <w:rsid w:val="009110AD"/>
    <w:rsid w:val="00913053"/>
    <w:rsid w:val="00914A3A"/>
    <w:rsid w:val="009157AE"/>
    <w:rsid w:val="009164A6"/>
    <w:rsid w:val="00920CD9"/>
    <w:rsid w:val="0092128D"/>
    <w:rsid w:val="00923BA5"/>
    <w:rsid w:val="00923D00"/>
    <w:rsid w:val="0092518E"/>
    <w:rsid w:val="00925197"/>
    <w:rsid w:val="0092541E"/>
    <w:rsid w:val="009301CD"/>
    <w:rsid w:val="009313C8"/>
    <w:rsid w:val="009318C7"/>
    <w:rsid w:val="00932B3F"/>
    <w:rsid w:val="00934A20"/>
    <w:rsid w:val="00934F80"/>
    <w:rsid w:val="0093578A"/>
    <w:rsid w:val="00935E3B"/>
    <w:rsid w:val="0093791E"/>
    <w:rsid w:val="00940570"/>
    <w:rsid w:val="00940DEA"/>
    <w:rsid w:val="0094165C"/>
    <w:rsid w:val="00942304"/>
    <w:rsid w:val="009423AF"/>
    <w:rsid w:val="009425F3"/>
    <w:rsid w:val="009435C6"/>
    <w:rsid w:val="00943CB6"/>
    <w:rsid w:val="0094638A"/>
    <w:rsid w:val="00946609"/>
    <w:rsid w:val="00946BF8"/>
    <w:rsid w:val="00946C54"/>
    <w:rsid w:val="00950ED9"/>
    <w:rsid w:val="0095371D"/>
    <w:rsid w:val="00953971"/>
    <w:rsid w:val="0095492C"/>
    <w:rsid w:val="009568C3"/>
    <w:rsid w:val="00957A73"/>
    <w:rsid w:val="009609CB"/>
    <w:rsid w:val="00961A00"/>
    <w:rsid w:val="00963EA1"/>
    <w:rsid w:val="00964068"/>
    <w:rsid w:val="0096496F"/>
    <w:rsid w:val="009659CD"/>
    <w:rsid w:val="00966A77"/>
    <w:rsid w:val="00966C16"/>
    <w:rsid w:val="009672C9"/>
    <w:rsid w:val="0097070B"/>
    <w:rsid w:val="00971577"/>
    <w:rsid w:val="00971C0D"/>
    <w:rsid w:val="00971CCF"/>
    <w:rsid w:val="009746BB"/>
    <w:rsid w:val="0097475C"/>
    <w:rsid w:val="009755FD"/>
    <w:rsid w:val="00975E65"/>
    <w:rsid w:val="009762AE"/>
    <w:rsid w:val="00976AF0"/>
    <w:rsid w:val="00977DE0"/>
    <w:rsid w:val="00981137"/>
    <w:rsid w:val="0098128A"/>
    <w:rsid w:val="009828A1"/>
    <w:rsid w:val="00982EC0"/>
    <w:rsid w:val="009853B8"/>
    <w:rsid w:val="00985C7B"/>
    <w:rsid w:val="00985D16"/>
    <w:rsid w:val="00986229"/>
    <w:rsid w:val="009868A9"/>
    <w:rsid w:val="00986AC7"/>
    <w:rsid w:val="00987FB6"/>
    <w:rsid w:val="009917AD"/>
    <w:rsid w:val="009918DE"/>
    <w:rsid w:val="00992B94"/>
    <w:rsid w:val="00996253"/>
    <w:rsid w:val="009963DC"/>
    <w:rsid w:val="009973EB"/>
    <w:rsid w:val="009A1E9A"/>
    <w:rsid w:val="009A2CC4"/>
    <w:rsid w:val="009A3FED"/>
    <w:rsid w:val="009A45C1"/>
    <w:rsid w:val="009A5C21"/>
    <w:rsid w:val="009B1374"/>
    <w:rsid w:val="009B2A83"/>
    <w:rsid w:val="009B4DC1"/>
    <w:rsid w:val="009B5A63"/>
    <w:rsid w:val="009B7370"/>
    <w:rsid w:val="009B7D6E"/>
    <w:rsid w:val="009C1801"/>
    <w:rsid w:val="009C276B"/>
    <w:rsid w:val="009C2E55"/>
    <w:rsid w:val="009C4DAC"/>
    <w:rsid w:val="009C5C01"/>
    <w:rsid w:val="009D1003"/>
    <w:rsid w:val="009D12F2"/>
    <w:rsid w:val="009D1586"/>
    <w:rsid w:val="009D2C11"/>
    <w:rsid w:val="009D36B7"/>
    <w:rsid w:val="009D62B5"/>
    <w:rsid w:val="009D69B4"/>
    <w:rsid w:val="009E12D5"/>
    <w:rsid w:val="009E2733"/>
    <w:rsid w:val="009E3AD2"/>
    <w:rsid w:val="009E4229"/>
    <w:rsid w:val="009E424B"/>
    <w:rsid w:val="009E4B77"/>
    <w:rsid w:val="009E6347"/>
    <w:rsid w:val="009F110E"/>
    <w:rsid w:val="009F1501"/>
    <w:rsid w:val="009F194C"/>
    <w:rsid w:val="009F199D"/>
    <w:rsid w:val="009F20AF"/>
    <w:rsid w:val="009F2340"/>
    <w:rsid w:val="009F3045"/>
    <w:rsid w:val="009F4C46"/>
    <w:rsid w:val="009F7DC1"/>
    <w:rsid w:val="009F7E7C"/>
    <w:rsid w:val="009F7EEB"/>
    <w:rsid w:val="00A004EA"/>
    <w:rsid w:val="00A00657"/>
    <w:rsid w:val="00A00D47"/>
    <w:rsid w:val="00A0239A"/>
    <w:rsid w:val="00A02431"/>
    <w:rsid w:val="00A0283E"/>
    <w:rsid w:val="00A030E7"/>
    <w:rsid w:val="00A045E7"/>
    <w:rsid w:val="00A0527A"/>
    <w:rsid w:val="00A0654F"/>
    <w:rsid w:val="00A074BC"/>
    <w:rsid w:val="00A07831"/>
    <w:rsid w:val="00A102DD"/>
    <w:rsid w:val="00A1066D"/>
    <w:rsid w:val="00A11AE4"/>
    <w:rsid w:val="00A12A63"/>
    <w:rsid w:val="00A12F5D"/>
    <w:rsid w:val="00A131B0"/>
    <w:rsid w:val="00A13208"/>
    <w:rsid w:val="00A13A8D"/>
    <w:rsid w:val="00A145CD"/>
    <w:rsid w:val="00A14736"/>
    <w:rsid w:val="00A15133"/>
    <w:rsid w:val="00A16AB2"/>
    <w:rsid w:val="00A1763B"/>
    <w:rsid w:val="00A17A30"/>
    <w:rsid w:val="00A21C84"/>
    <w:rsid w:val="00A239E2"/>
    <w:rsid w:val="00A23AFE"/>
    <w:rsid w:val="00A24578"/>
    <w:rsid w:val="00A25E99"/>
    <w:rsid w:val="00A26882"/>
    <w:rsid w:val="00A309B4"/>
    <w:rsid w:val="00A30F07"/>
    <w:rsid w:val="00A3183E"/>
    <w:rsid w:val="00A32854"/>
    <w:rsid w:val="00A33AA4"/>
    <w:rsid w:val="00A33F4C"/>
    <w:rsid w:val="00A34A96"/>
    <w:rsid w:val="00A36BAD"/>
    <w:rsid w:val="00A37CE4"/>
    <w:rsid w:val="00A37FC3"/>
    <w:rsid w:val="00A40331"/>
    <w:rsid w:val="00A41A6A"/>
    <w:rsid w:val="00A42563"/>
    <w:rsid w:val="00A4376C"/>
    <w:rsid w:val="00A43949"/>
    <w:rsid w:val="00A44DBB"/>
    <w:rsid w:val="00A45241"/>
    <w:rsid w:val="00A45A08"/>
    <w:rsid w:val="00A46B4C"/>
    <w:rsid w:val="00A511B1"/>
    <w:rsid w:val="00A51B87"/>
    <w:rsid w:val="00A52E29"/>
    <w:rsid w:val="00A53062"/>
    <w:rsid w:val="00A531E1"/>
    <w:rsid w:val="00A550FC"/>
    <w:rsid w:val="00A554A7"/>
    <w:rsid w:val="00A62967"/>
    <w:rsid w:val="00A633A6"/>
    <w:rsid w:val="00A6523D"/>
    <w:rsid w:val="00A65E3F"/>
    <w:rsid w:val="00A67301"/>
    <w:rsid w:val="00A67B08"/>
    <w:rsid w:val="00A71148"/>
    <w:rsid w:val="00A71587"/>
    <w:rsid w:val="00A71856"/>
    <w:rsid w:val="00A734B5"/>
    <w:rsid w:val="00A743B2"/>
    <w:rsid w:val="00A758AE"/>
    <w:rsid w:val="00A768C3"/>
    <w:rsid w:val="00A76A05"/>
    <w:rsid w:val="00A77AA4"/>
    <w:rsid w:val="00A804CA"/>
    <w:rsid w:val="00A80EDA"/>
    <w:rsid w:val="00A80F9C"/>
    <w:rsid w:val="00A81119"/>
    <w:rsid w:val="00A811AE"/>
    <w:rsid w:val="00A8143A"/>
    <w:rsid w:val="00A8149D"/>
    <w:rsid w:val="00A83264"/>
    <w:rsid w:val="00A84652"/>
    <w:rsid w:val="00A86418"/>
    <w:rsid w:val="00A86547"/>
    <w:rsid w:val="00A92228"/>
    <w:rsid w:val="00A92D34"/>
    <w:rsid w:val="00A93F2B"/>
    <w:rsid w:val="00A94912"/>
    <w:rsid w:val="00A953FD"/>
    <w:rsid w:val="00A95FFA"/>
    <w:rsid w:val="00A9640B"/>
    <w:rsid w:val="00AA2456"/>
    <w:rsid w:val="00AA2659"/>
    <w:rsid w:val="00AA34C8"/>
    <w:rsid w:val="00AA4AA4"/>
    <w:rsid w:val="00AA4E5A"/>
    <w:rsid w:val="00AB1CD1"/>
    <w:rsid w:val="00AB2B7C"/>
    <w:rsid w:val="00AB438A"/>
    <w:rsid w:val="00AB54BB"/>
    <w:rsid w:val="00AB5FB1"/>
    <w:rsid w:val="00AB7952"/>
    <w:rsid w:val="00AC148C"/>
    <w:rsid w:val="00AC1D3B"/>
    <w:rsid w:val="00AC22F3"/>
    <w:rsid w:val="00AC235A"/>
    <w:rsid w:val="00AC2462"/>
    <w:rsid w:val="00AC3320"/>
    <w:rsid w:val="00AC3449"/>
    <w:rsid w:val="00AC3D02"/>
    <w:rsid w:val="00AC51CA"/>
    <w:rsid w:val="00AC53FE"/>
    <w:rsid w:val="00AC5583"/>
    <w:rsid w:val="00AC7B50"/>
    <w:rsid w:val="00AD31F7"/>
    <w:rsid w:val="00AD3594"/>
    <w:rsid w:val="00AD5C13"/>
    <w:rsid w:val="00AD6D18"/>
    <w:rsid w:val="00AD76D5"/>
    <w:rsid w:val="00AD7A04"/>
    <w:rsid w:val="00AD7A8C"/>
    <w:rsid w:val="00AE091D"/>
    <w:rsid w:val="00AE0E5D"/>
    <w:rsid w:val="00AE3486"/>
    <w:rsid w:val="00AE4BF6"/>
    <w:rsid w:val="00AE53D0"/>
    <w:rsid w:val="00AE56D1"/>
    <w:rsid w:val="00AE6A07"/>
    <w:rsid w:val="00AE70F4"/>
    <w:rsid w:val="00AE76AB"/>
    <w:rsid w:val="00AE7927"/>
    <w:rsid w:val="00AF0087"/>
    <w:rsid w:val="00AF2D24"/>
    <w:rsid w:val="00AF37EE"/>
    <w:rsid w:val="00AF4DB5"/>
    <w:rsid w:val="00AF637A"/>
    <w:rsid w:val="00B00C81"/>
    <w:rsid w:val="00B029BC"/>
    <w:rsid w:val="00B04DB2"/>
    <w:rsid w:val="00B050C4"/>
    <w:rsid w:val="00B06430"/>
    <w:rsid w:val="00B07215"/>
    <w:rsid w:val="00B075AB"/>
    <w:rsid w:val="00B07771"/>
    <w:rsid w:val="00B13100"/>
    <w:rsid w:val="00B1319C"/>
    <w:rsid w:val="00B20306"/>
    <w:rsid w:val="00B20E93"/>
    <w:rsid w:val="00B21335"/>
    <w:rsid w:val="00B21FFE"/>
    <w:rsid w:val="00B332BE"/>
    <w:rsid w:val="00B34F42"/>
    <w:rsid w:val="00B359F2"/>
    <w:rsid w:val="00B367BE"/>
    <w:rsid w:val="00B367D3"/>
    <w:rsid w:val="00B37A03"/>
    <w:rsid w:val="00B40BFB"/>
    <w:rsid w:val="00B43379"/>
    <w:rsid w:val="00B43FBF"/>
    <w:rsid w:val="00B4489A"/>
    <w:rsid w:val="00B45FC5"/>
    <w:rsid w:val="00B46D19"/>
    <w:rsid w:val="00B479E7"/>
    <w:rsid w:val="00B51147"/>
    <w:rsid w:val="00B51B69"/>
    <w:rsid w:val="00B51F6A"/>
    <w:rsid w:val="00B5293D"/>
    <w:rsid w:val="00B5455F"/>
    <w:rsid w:val="00B549F7"/>
    <w:rsid w:val="00B551D3"/>
    <w:rsid w:val="00B56A15"/>
    <w:rsid w:val="00B56A1F"/>
    <w:rsid w:val="00B57781"/>
    <w:rsid w:val="00B578C8"/>
    <w:rsid w:val="00B6185F"/>
    <w:rsid w:val="00B61BBC"/>
    <w:rsid w:val="00B6236B"/>
    <w:rsid w:val="00B62831"/>
    <w:rsid w:val="00B62E91"/>
    <w:rsid w:val="00B660F2"/>
    <w:rsid w:val="00B71D65"/>
    <w:rsid w:val="00B71FA5"/>
    <w:rsid w:val="00B72BFC"/>
    <w:rsid w:val="00B72F20"/>
    <w:rsid w:val="00B741E6"/>
    <w:rsid w:val="00B756C6"/>
    <w:rsid w:val="00B77DE3"/>
    <w:rsid w:val="00B8106D"/>
    <w:rsid w:val="00B818FE"/>
    <w:rsid w:val="00B82338"/>
    <w:rsid w:val="00B91CF3"/>
    <w:rsid w:val="00B95D66"/>
    <w:rsid w:val="00B96249"/>
    <w:rsid w:val="00B964E4"/>
    <w:rsid w:val="00BA0F54"/>
    <w:rsid w:val="00BA1088"/>
    <w:rsid w:val="00BA17A9"/>
    <w:rsid w:val="00BA1EA6"/>
    <w:rsid w:val="00BA1F6B"/>
    <w:rsid w:val="00BA63FC"/>
    <w:rsid w:val="00BB00B5"/>
    <w:rsid w:val="00BB0296"/>
    <w:rsid w:val="00BB11A5"/>
    <w:rsid w:val="00BB15A2"/>
    <w:rsid w:val="00BB2C4F"/>
    <w:rsid w:val="00BB2D45"/>
    <w:rsid w:val="00BB2FFB"/>
    <w:rsid w:val="00BC0A74"/>
    <w:rsid w:val="00BC0D34"/>
    <w:rsid w:val="00BC3378"/>
    <w:rsid w:val="00BC424C"/>
    <w:rsid w:val="00BC47EF"/>
    <w:rsid w:val="00BD0527"/>
    <w:rsid w:val="00BD3C11"/>
    <w:rsid w:val="00BD5381"/>
    <w:rsid w:val="00BD683B"/>
    <w:rsid w:val="00BD6A12"/>
    <w:rsid w:val="00BD6E0B"/>
    <w:rsid w:val="00BD7A28"/>
    <w:rsid w:val="00BE05CC"/>
    <w:rsid w:val="00BE1DC5"/>
    <w:rsid w:val="00BE2EEF"/>
    <w:rsid w:val="00BE3FDA"/>
    <w:rsid w:val="00BE5756"/>
    <w:rsid w:val="00BE5C73"/>
    <w:rsid w:val="00BE6C3B"/>
    <w:rsid w:val="00BF04F2"/>
    <w:rsid w:val="00BF1BE6"/>
    <w:rsid w:val="00BF2B03"/>
    <w:rsid w:val="00BF2F67"/>
    <w:rsid w:val="00BF5359"/>
    <w:rsid w:val="00BF5452"/>
    <w:rsid w:val="00BF73A7"/>
    <w:rsid w:val="00C0176B"/>
    <w:rsid w:val="00C02D69"/>
    <w:rsid w:val="00C0397B"/>
    <w:rsid w:val="00C03DC6"/>
    <w:rsid w:val="00C06BE5"/>
    <w:rsid w:val="00C136D5"/>
    <w:rsid w:val="00C14AB6"/>
    <w:rsid w:val="00C1664F"/>
    <w:rsid w:val="00C22FE1"/>
    <w:rsid w:val="00C23EE4"/>
    <w:rsid w:val="00C2712B"/>
    <w:rsid w:val="00C305A0"/>
    <w:rsid w:val="00C30A2B"/>
    <w:rsid w:val="00C30A6F"/>
    <w:rsid w:val="00C31650"/>
    <w:rsid w:val="00C32624"/>
    <w:rsid w:val="00C32AB6"/>
    <w:rsid w:val="00C32E81"/>
    <w:rsid w:val="00C34007"/>
    <w:rsid w:val="00C34B4C"/>
    <w:rsid w:val="00C373E9"/>
    <w:rsid w:val="00C3762F"/>
    <w:rsid w:val="00C40486"/>
    <w:rsid w:val="00C404F1"/>
    <w:rsid w:val="00C45358"/>
    <w:rsid w:val="00C46D21"/>
    <w:rsid w:val="00C47640"/>
    <w:rsid w:val="00C5026A"/>
    <w:rsid w:val="00C51D2D"/>
    <w:rsid w:val="00C51F8F"/>
    <w:rsid w:val="00C5261D"/>
    <w:rsid w:val="00C52B6B"/>
    <w:rsid w:val="00C54B81"/>
    <w:rsid w:val="00C5697B"/>
    <w:rsid w:val="00C61641"/>
    <w:rsid w:val="00C6306D"/>
    <w:rsid w:val="00C641B5"/>
    <w:rsid w:val="00C65472"/>
    <w:rsid w:val="00C663B4"/>
    <w:rsid w:val="00C70596"/>
    <w:rsid w:val="00C713D2"/>
    <w:rsid w:val="00C73873"/>
    <w:rsid w:val="00C77315"/>
    <w:rsid w:val="00C7753D"/>
    <w:rsid w:val="00C775F0"/>
    <w:rsid w:val="00C778F4"/>
    <w:rsid w:val="00C77D20"/>
    <w:rsid w:val="00C80315"/>
    <w:rsid w:val="00C8055F"/>
    <w:rsid w:val="00C815B9"/>
    <w:rsid w:val="00C817D4"/>
    <w:rsid w:val="00C81DED"/>
    <w:rsid w:val="00C82669"/>
    <w:rsid w:val="00C87056"/>
    <w:rsid w:val="00C873A9"/>
    <w:rsid w:val="00C91409"/>
    <w:rsid w:val="00C922C7"/>
    <w:rsid w:val="00C92D89"/>
    <w:rsid w:val="00C95EE1"/>
    <w:rsid w:val="00C95F04"/>
    <w:rsid w:val="00C96053"/>
    <w:rsid w:val="00C9619A"/>
    <w:rsid w:val="00C961DB"/>
    <w:rsid w:val="00CA02E5"/>
    <w:rsid w:val="00CA152A"/>
    <w:rsid w:val="00CA24DC"/>
    <w:rsid w:val="00CA2EB9"/>
    <w:rsid w:val="00CA3FD3"/>
    <w:rsid w:val="00CA41DF"/>
    <w:rsid w:val="00CA558F"/>
    <w:rsid w:val="00CA592B"/>
    <w:rsid w:val="00CA64A9"/>
    <w:rsid w:val="00CA77FA"/>
    <w:rsid w:val="00CB0E6E"/>
    <w:rsid w:val="00CB11AD"/>
    <w:rsid w:val="00CB1312"/>
    <w:rsid w:val="00CB13FC"/>
    <w:rsid w:val="00CB18D1"/>
    <w:rsid w:val="00CB3B29"/>
    <w:rsid w:val="00CB405F"/>
    <w:rsid w:val="00CB5197"/>
    <w:rsid w:val="00CB73DF"/>
    <w:rsid w:val="00CC1782"/>
    <w:rsid w:val="00CC19E6"/>
    <w:rsid w:val="00CC2ABA"/>
    <w:rsid w:val="00CC3B06"/>
    <w:rsid w:val="00CC3BC6"/>
    <w:rsid w:val="00CC569C"/>
    <w:rsid w:val="00CC5DDF"/>
    <w:rsid w:val="00CC6C5B"/>
    <w:rsid w:val="00CD1331"/>
    <w:rsid w:val="00CD201F"/>
    <w:rsid w:val="00CD3F9B"/>
    <w:rsid w:val="00CD50FF"/>
    <w:rsid w:val="00CD5FF7"/>
    <w:rsid w:val="00CD64FE"/>
    <w:rsid w:val="00CD7060"/>
    <w:rsid w:val="00CE04BB"/>
    <w:rsid w:val="00CE3A00"/>
    <w:rsid w:val="00CE42DA"/>
    <w:rsid w:val="00CE4A82"/>
    <w:rsid w:val="00CE53CF"/>
    <w:rsid w:val="00CE643F"/>
    <w:rsid w:val="00CF0334"/>
    <w:rsid w:val="00CF0F54"/>
    <w:rsid w:val="00CF14CB"/>
    <w:rsid w:val="00CF20DC"/>
    <w:rsid w:val="00CF2405"/>
    <w:rsid w:val="00CF30DC"/>
    <w:rsid w:val="00CF341E"/>
    <w:rsid w:val="00CF3C2A"/>
    <w:rsid w:val="00CF4600"/>
    <w:rsid w:val="00CF5317"/>
    <w:rsid w:val="00CF5EF7"/>
    <w:rsid w:val="00CF69D4"/>
    <w:rsid w:val="00CF6E66"/>
    <w:rsid w:val="00CF6E93"/>
    <w:rsid w:val="00D002CB"/>
    <w:rsid w:val="00D0126E"/>
    <w:rsid w:val="00D01BEE"/>
    <w:rsid w:val="00D02396"/>
    <w:rsid w:val="00D02630"/>
    <w:rsid w:val="00D02F3C"/>
    <w:rsid w:val="00D0402D"/>
    <w:rsid w:val="00D05A1A"/>
    <w:rsid w:val="00D06EAC"/>
    <w:rsid w:val="00D070EB"/>
    <w:rsid w:val="00D125A1"/>
    <w:rsid w:val="00D12867"/>
    <w:rsid w:val="00D158A5"/>
    <w:rsid w:val="00D16A18"/>
    <w:rsid w:val="00D16D37"/>
    <w:rsid w:val="00D171C6"/>
    <w:rsid w:val="00D17D06"/>
    <w:rsid w:val="00D17F81"/>
    <w:rsid w:val="00D20006"/>
    <w:rsid w:val="00D20A8F"/>
    <w:rsid w:val="00D20B50"/>
    <w:rsid w:val="00D23E71"/>
    <w:rsid w:val="00D33A40"/>
    <w:rsid w:val="00D33A8C"/>
    <w:rsid w:val="00D37416"/>
    <w:rsid w:val="00D41142"/>
    <w:rsid w:val="00D4187C"/>
    <w:rsid w:val="00D420A9"/>
    <w:rsid w:val="00D4368F"/>
    <w:rsid w:val="00D44642"/>
    <w:rsid w:val="00D47FE3"/>
    <w:rsid w:val="00D5177F"/>
    <w:rsid w:val="00D52943"/>
    <w:rsid w:val="00D53653"/>
    <w:rsid w:val="00D53892"/>
    <w:rsid w:val="00D54106"/>
    <w:rsid w:val="00D54598"/>
    <w:rsid w:val="00D561F9"/>
    <w:rsid w:val="00D57DBB"/>
    <w:rsid w:val="00D619DD"/>
    <w:rsid w:val="00D61DD1"/>
    <w:rsid w:val="00D61FD5"/>
    <w:rsid w:val="00D6236B"/>
    <w:rsid w:val="00D63472"/>
    <w:rsid w:val="00D656AB"/>
    <w:rsid w:val="00D65A37"/>
    <w:rsid w:val="00D66CC8"/>
    <w:rsid w:val="00D70FC3"/>
    <w:rsid w:val="00D71E30"/>
    <w:rsid w:val="00D72AC7"/>
    <w:rsid w:val="00D76135"/>
    <w:rsid w:val="00D76A04"/>
    <w:rsid w:val="00D81D82"/>
    <w:rsid w:val="00D82D16"/>
    <w:rsid w:val="00D84322"/>
    <w:rsid w:val="00D900FC"/>
    <w:rsid w:val="00D90DD3"/>
    <w:rsid w:val="00D91A7D"/>
    <w:rsid w:val="00D9238E"/>
    <w:rsid w:val="00D93A2F"/>
    <w:rsid w:val="00D95278"/>
    <w:rsid w:val="00D95359"/>
    <w:rsid w:val="00D97125"/>
    <w:rsid w:val="00DA0492"/>
    <w:rsid w:val="00DA107D"/>
    <w:rsid w:val="00DA110A"/>
    <w:rsid w:val="00DA136A"/>
    <w:rsid w:val="00DA1644"/>
    <w:rsid w:val="00DA2B79"/>
    <w:rsid w:val="00DA2C42"/>
    <w:rsid w:val="00DA304C"/>
    <w:rsid w:val="00DA3515"/>
    <w:rsid w:val="00DA405F"/>
    <w:rsid w:val="00DA4455"/>
    <w:rsid w:val="00DA5426"/>
    <w:rsid w:val="00DA5810"/>
    <w:rsid w:val="00DA7114"/>
    <w:rsid w:val="00DB033B"/>
    <w:rsid w:val="00DB0E87"/>
    <w:rsid w:val="00DB2049"/>
    <w:rsid w:val="00DB41E3"/>
    <w:rsid w:val="00DB4B12"/>
    <w:rsid w:val="00DB5924"/>
    <w:rsid w:val="00DB73A8"/>
    <w:rsid w:val="00DB7B47"/>
    <w:rsid w:val="00DC0272"/>
    <w:rsid w:val="00DC1935"/>
    <w:rsid w:val="00DC31FC"/>
    <w:rsid w:val="00DC360C"/>
    <w:rsid w:val="00DC42A9"/>
    <w:rsid w:val="00DC4423"/>
    <w:rsid w:val="00DC4584"/>
    <w:rsid w:val="00DC52F7"/>
    <w:rsid w:val="00DC5BBB"/>
    <w:rsid w:val="00DC6627"/>
    <w:rsid w:val="00DC7177"/>
    <w:rsid w:val="00DC744D"/>
    <w:rsid w:val="00DD1181"/>
    <w:rsid w:val="00DD2E15"/>
    <w:rsid w:val="00DD333D"/>
    <w:rsid w:val="00DD552D"/>
    <w:rsid w:val="00DD5883"/>
    <w:rsid w:val="00DD5D88"/>
    <w:rsid w:val="00DD5DB1"/>
    <w:rsid w:val="00DD5E57"/>
    <w:rsid w:val="00DD6480"/>
    <w:rsid w:val="00DD659E"/>
    <w:rsid w:val="00DE0971"/>
    <w:rsid w:val="00DE0B51"/>
    <w:rsid w:val="00DE423F"/>
    <w:rsid w:val="00DE4CF7"/>
    <w:rsid w:val="00DE61A6"/>
    <w:rsid w:val="00DE6414"/>
    <w:rsid w:val="00DF04CE"/>
    <w:rsid w:val="00DF0A74"/>
    <w:rsid w:val="00DF2716"/>
    <w:rsid w:val="00DF2A79"/>
    <w:rsid w:val="00DF3411"/>
    <w:rsid w:val="00DF4B68"/>
    <w:rsid w:val="00DF4E2E"/>
    <w:rsid w:val="00DF64A4"/>
    <w:rsid w:val="00DF6BE4"/>
    <w:rsid w:val="00E008EF"/>
    <w:rsid w:val="00E00A0D"/>
    <w:rsid w:val="00E00E92"/>
    <w:rsid w:val="00E017D2"/>
    <w:rsid w:val="00E03DA4"/>
    <w:rsid w:val="00E06BC9"/>
    <w:rsid w:val="00E072B7"/>
    <w:rsid w:val="00E07890"/>
    <w:rsid w:val="00E11745"/>
    <w:rsid w:val="00E1196A"/>
    <w:rsid w:val="00E13916"/>
    <w:rsid w:val="00E13FF4"/>
    <w:rsid w:val="00E1425E"/>
    <w:rsid w:val="00E149D0"/>
    <w:rsid w:val="00E14E8B"/>
    <w:rsid w:val="00E15103"/>
    <w:rsid w:val="00E168B2"/>
    <w:rsid w:val="00E17321"/>
    <w:rsid w:val="00E21C7A"/>
    <w:rsid w:val="00E22497"/>
    <w:rsid w:val="00E2690A"/>
    <w:rsid w:val="00E30CA8"/>
    <w:rsid w:val="00E30F60"/>
    <w:rsid w:val="00E318E5"/>
    <w:rsid w:val="00E32191"/>
    <w:rsid w:val="00E34199"/>
    <w:rsid w:val="00E40E4A"/>
    <w:rsid w:val="00E4151C"/>
    <w:rsid w:val="00E41B88"/>
    <w:rsid w:val="00E42696"/>
    <w:rsid w:val="00E4315E"/>
    <w:rsid w:val="00E4347A"/>
    <w:rsid w:val="00E44AF5"/>
    <w:rsid w:val="00E4531A"/>
    <w:rsid w:val="00E458E5"/>
    <w:rsid w:val="00E45D2B"/>
    <w:rsid w:val="00E45D66"/>
    <w:rsid w:val="00E46211"/>
    <w:rsid w:val="00E46619"/>
    <w:rsid w:val="00E46B37"/>
    <w:rsid w:val="00E47896"/>
    <w:rsid w:val="00E504ED"/>
    <w:rsid w:val="00E5203B"/>
    <w:rsid w:val="00E52381"/>
    <w:rsid w:val="00E5392D"/>
    <w:rsid w:val="00E53F19"/>
    <w:rsid w:val="00E5402F"/>
    <w:rsid w:val="00E54321"/>
    <w:rsid w:val="00E54BC2"/>
    <w:rsid w:val="00E55A70"/>
    <w:rsid w:val="00E560AA"/>
    <w:rsid w:val="00E56540"/>
    <w:rsid w:val="00E56844"/>
    <w:rsid w:val="00E56A27"/>
    <w:rsid w:val="00E56ECE"/>
    <w:rsid w:val="00E609DD"/>
    <w:rsid w:val="00E62E14"/>
    <w:rsid w:val="00E632CD"/>
    <w:rsid w:val="00E6380C"/>
    <w:rsid w:val="00E64A6D"/>
    <w:rsid w:val="00E64A9A"/>
    <w:rsid w:val="00E66263"/>
    <w:rsid w:val="00E6705C"/>
    <w:rsid w:val="00E6705D"/>
    <w:rsid w:val="00E67FC4"/>
    <w:rsid w:val="00E71BBD"/>
    <w:rsid w:val="00E72898"/>
    <w:rsid w:val="00E7301A"/>
    <w:rsid w:val="00E735F6"/>
    <w:rsid w:val="00E74C8B"/>
    <w:rsid w:val="00E75C87"/>
    <w:rsid w:val="00E76A9C"/>
    <w:rsid w:val="00E76B3B"/>
    <w:rsid w:val="00E77AE2"/>
    <w:rsid w:val="00E80C9D"/>
    <w:rsid w:val="00E82D59"/>
    <w:rsid w:val="00E8326A"/>
    <w:rsid w:val="00E835F0"/>
    <w:rsid w:val="00E83C27"/>
    <w:rsid w:val="00E849E6"/>
    <w:rsid w:val="00E85E97"/>
    <w:rsid w:val="00E873D3"/>
    <w:rsid w:val="00E87977"/>
    <w:rsid w:val="00E9000F"/>
    <w:rsid w:val="00E90116"/>
    <w:rsid w:val="00E916D2"/>
    <w:rsid w:val="00E91E53"/>
    <w:rsid w:val="00E92CAA"/>
    <w:rsid w:val="00E93053"/>
    <w:rsid w:val="00E94EFF"/>
    <w:rsid w:val="00EA00F6"/>
    <w:rsid w:val="00EA0C3F"/>
    <w:rsid w:val="00EA0D47"/>
    <w:rsid w:val="00EA1E52"/>
    <w:rsid w:val="00EA2DF0"/>
    <w:rsid w:val="00EA5107"/>
    <w:rsid w:val="00EA5262"/>
    <w:rsid w:val="00EA5374"/>
    <w:rsid w:val="00EA6FB8"/>
    <w:rsid w:val="00EA7333"/>
    <w:rsid w:val="00EB2231"/>
    <w:rsid w:val="00EB3AA3"/>
    <w:rsid w:val="00EB5214"/>
    <w:rsid w:val="00EC1380"/>
    <w:rsid w:val="00EC1D17"/>
    <w:rsid w:val="00EC536D"/>
    <w:rsid w:val="00EC57D1"/>
    <w:rsid w:val="00EC626B"/>
    <w:rsid w:val="00EC6BE3"/>
    <w:rsid w:val="00EC6D38"/>
    <w:rsid w:val="00EC6F05"/>
    <w:rsid w:val="00EC7401"/>
    <w:rsid w:val="00ED0A07"/>
    <w:rsid w:val="00ED0A9F"/>
    <w:rsid w:val="00ED3BE7"/>
    <w:rsid w:val="00ED4B49"/>
    <w:rsid w:val="00ED4BB4"/>
    <w:rsid w:val="00ED6082"/>
    <w:rsid w:val="00ED6917"/>
    <w:rsid w:val="00EE2616"/>
    <w:rsid w:val="00EE2DB8"/>
    <w:rsid w:val="00EE44E9"/>
    <w:rsid w:val="00EE53C1"/>
    <w:rsid w:val="00EE58BA"/>
    <w:rsid w:val="00EE6D09"/>
    <w:rsid w:val="00EE7220"/>
    <w:rsid w:val="00EF0CAA"/>
    <w:rsid w:val="00EF50EF"/>
    <w:rsid w:val="00EF6858"/>
    <w:rsid w:val="00EF74F0"/>
    <w:rsid w:val="00F000B6"/>
    <w:rsid w:val="00F00B8D"/>
    <w:rsid w:val="00F00BA0"/>
    <w:rsid w:val="00F01408"/>
    <w:rsid w:val="00F01EBF"/>
    <w:rsid w:val="00F02415"/>
    <w:rsid w:val="00F0293E"/>
    <w:rsid w:val="00F03A0C"/>
    <w:rsid w:val="00F03EB0"/>
    <w:rsid w:val="00F04D59"/>
    <w:rsid w:val="00F04ED9"/>
    <w:rsid w:val="00F04FE1"/>
    <w:rsid w:val="00F05267"/>
    <w:rsid w:val="00F0569C"/>
    <w:rsid w:val="00F100DF"/>
    <w:rsid w:val="00F10DBA"/>
    <w:rsid w:val="00F1145C"/>
    <w:rsid w:val="00F128DF"/>
    <w:rsid w:val="00F15CB9"/>
    <w:rsid w:val="00F211D6"/>
    <w:rsid w:val="00F218DF"/>
    <w:rsid w:val="00F219C2"/>
    <w:rsid w:val="00F21DD3"/>
    <w:rsid w:val="00F22FE3"/>
    <w:rsid w:val="00F23E55"/>
    <w:rsid w:val="00F24C5A"/>
    <w:rsid w:val="00F250E2"/>
    <w:rsid w:val="00F252D4"/>
    <w:rsid w:val="00F26B49"/>
    <w:rsid w:val="00F30746"/>
    <w:rsid w:val="00F3163E"/>
    <w:rsid w:val="00F3234E"/>
    <w:rsid w:val="00F3235E"/>
    <w:rsid w:val="00F33507"/>
    <w:rsid w:val="00F33A8E"/>
    <w:rsid w:val="00F34AC2"/>
    <w:rsid w:val="00F35917"/>
    <w:rsid w:val="00F36248"/>
    <w:rsid w:val="00F36799"/>
    <w:rsid w:val="00F36FE4"/>
    <w:rsid w:val="00F37B84"/>
    <w:rsid w:val="00F410E1"/>
    <w:rsid w:val="00F410E4"/>
    <w:rsid w:val="00F42A85"/>
    <w:rsid w:val="00F47366"/>
    <w:rsid w:val="00F47FF3"/>
    <w:rsid w:val="00F51F97"/>
    <w:rsid w:val="00F540F2"/>
    <w:rsid w:val="00F55597"/>
    <w:rsid w:val="00F555BA"/>
    <w:rsid w:val="00F5585F"/>
    <w:rsid w:val="00F5682E"/>
    <w:rsid w:val="00F56F11"/>
    <w:rsid w:val="00F57493"/>
    <w:rsid w:val="00F65311"/>
    <w:rsid w:val="00F6582B"/>
    <w:rsid w:val="00F67EFB"/>
    <w:rsid w:val="00F702AE"/>
    <w:rsid w:val="00F7187A"/>
    <w:rsid w:val="00F72B64"/>
    <w:rsid w:val="00F74261"/>
    <w:rsid w:val="00F74684"/>
    <w:rsid w:val="00F7520D"/>
    <w:rsid w:val="00F757F8"/>
    <w:rsid w:val="00F75C8A"/>
    <w:rsid w:val="00F76AF9"/>
    <w:rsid w:val="00F76F31"/>
    <w:rsid w:val="00F80B14"/>
    <w:rsid w:val="00F80D1D"/>
    <w:rsid w:val="00F81355"/>
    <w:rsid w:val="00F81F47"/>
    <w:rsid w:val="00F835EB"/>
    <w:rsid w:val="00F83FF1"/>
    <w:rsid w:val="00F85690"/>
    <w:rsid w:val="00F85877"/>
    <w:rsid w:val="00F87189"/>
    <w:rsid w:val="00F91211"/>
    <w:rsid w:val="00F91473"/>
    <w:rsid w:val="00F917F0"/>
    <w:rsid w:val="00F91E72"/>
    <w:rsid w:val="00F95512"/>
    <w:rsid w:val="00F974B5"/>
    <w:rsid w:val="00FA0044"/>
    <w:rsid w:val="00FA05DF"/>
    <w:rsid w:val="00FA10CD"/>
    <w:rsid w:val="00FA1D05"/>
    <w:rsid w:val="00FA35F6"/>
    <w:rsid w:val="00FA48D9"/>
    <w:rsid w:val="00FA53CE"/>
    <w:rsid w:val="00FA7CCB"/>
    <w:rsid w:val="00FB0FD8"/>
    <w:rsid w:val="00FB12EA"/>
    <w:rsid w:val="00FB143F"/>
    <w:rsid w:val="00FB17AB"/>
    <w:rsid w:val="00FB18D8"/>
    <w:rsid w:val="00FB1ED2"/>
    <w:rsid w:val="00FB2D19"/>
    <w:rsid w:val="00FB3AE2"/>
    <w:rsid w:val="00FB44EE"/>
    <w:rsid w:val="00FC15E1"/>
    <w:rsid w:val="00FC181C"/>
    <w:rsid w:val="00FC39C2"/>
    <w:rsid w:val="00FC3F9E"/>
    <w:rsid w:val="00FC40B8"/>
    <w:rsid w:val="00FC5F5E"/>
    <w:rsid w:val="00FC7C2E"/>
    <w:rsid w:val="00FD01EF"/>
    <w:rsid w:val="00FD0314"/>
    <w:rsid w:val="00FD2CBA"/>
    <w:rsid w:val="00FD3C05"/>
    <w:rsid w:val="00FD4B37"/>
    <w:rsid w:val="00FD6CB6"/>
    <w:rsid w:val="00FE1153"/>
    <w:rsid w:val="00FE21B5"/>
    <w:rsid w:val="00FE275F"/>
    <w:rsid w:val="00FE2BBD"/>
    <w:rsid w:val="00FE3C27"/>
    <w:rsid w:val="00FE771D"/>
    <w:rsid w:val="00FF1BC7"/>
    <w:rsid w:val="00FF27A9"/>
    <w:rsid w:val="00FF54F2"/>
    <w:rsid w:val="00FF61B7"/>
    <w:rsid w:val="00FF702D"/>
    <w:rsid w:val="00FF7062"/>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30119"/>
  <w15:chartTrackingRefBased/>
  <w15:docId w15:val="{550C5143-E6F4-4C18-967C-5F6F3748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0EA"/>
  </w:style>
  <w:style w:type="paragraph" w:styleId="Heading1">
    <w:name w:val="heading 1"/>
    <w:basedOn w:val="Normal"/>
    <w:next w:val="Normal"/>
    <w:link w:val="Heading1Char"/>
    <w:uiPriority w:val="9"/>
    <w:qFormat/>
    <w:rsid w:val="00F80B14"/>
    <w:pPr>
      <w:keepNext/>
      <w:keepLines/>
      <w:spacing w:before="360" w:after="120"/>
      <w:outlineLvl w:val="0"/>
    </w:pPr>
    <w:rPr>
      <w:rFonts w:ascii="Arial Black" w:eastAsiaTheme="majorEastAsia" w:hAnsi="Arial Black" w:cstheme="majorBidi"/>
      <w:sz w:val="24"/>
      <w:szCs w:val="32"/>
    </w:rPr>
  </w:style>
  <w:style w:type="paragraph" w:styleId="Heading2">
    <w:name w:val="heading 2"/>
    <w:basedOn w:val="Normal"/>
    <w:next w:val="Normal"/>
    <w:link w:val="Heading2Char"/>
    <w:uiPriority w:val="9"/>
    <w:unhideWhenUsed/>
    <w:qFormat/>
    <w:rsid w:val="00F80B14"/>
    <w:pPr>
      <w:keepNext/>
      <w:keepLines/>
      <w:spacing w:before="360" w:after="120"/>
      <w:outlineLvl w:val="1"/>
    </w:pPr>
    <w:rPr>
      <w:rFonts w:ascii="Arial Black" w:eastAsiaTheme="majorEastAsia" w:hAnsi="Arial Black" w:cstheme="majorBidi"/>
      <w:color w:val="000000" w:themeColor="text1"/>
      <w:szCs w:val="26"/>
    </w:rPr>
  </w:style>
  <w:style w:type="paragraph" w:styleId="Heading3">
    <w:name w:val="heading 3"/>
    <w:basedOn w:val="Normal"/>
    <w:next w:val="Normal"/>
    <w:link w:val="Heading3Char"/>
    <w:uiPriority w:val="9"/>
    <w:unhideWhenUsed/>
    <w:qFormat/>
    <w:rsid w:val="00F80B14"/>
    <w:pPr>
      <w:keepNext/>
      <w:keepLines/>
      <w:spacing w:before="360" w:after="120"/>
      <w:outlineLvl w:val="2"/>
    </w:pPr>
    <w:rPr>
      <w:rFonts w:ascii="Arial Black" w:eastAsiaTheme="majorEastAsia" w:hAnsi="Arial Black" w:cstheme="majorBidi"/>
      <w:color w:val="000000" w:themeColor="text1"/>
      <w:sz w:val="20"/>
      <w:szCs w:val="24"/>
    </w:rPr>
  </w:style>
  <w:style w:type="paragraph" w:styleId="Heading4">
    <w:name w:val="heading 4"/>
    <w:basedOn w:val="Normal"/>
    <w:next w:val="Normal"/>
    <w:link w:val="Heading4Char"/>
    <w:uiPriority w:val="9"/>
    <w:unhideWhenUsed/>
    <w:qFormat/>
    <w:rsid w:val="00F80B1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80B1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80B1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B14"/>
    <w:rPr>
      <w:rFonts w:ascii="Arial Black" w:eastAsiaTheme="majorEastAsia" w:hAnsi="Arial Black" w:cstheme="majorBidi"/>
      <w:sz w:val="24"/>
      <w:szCs w:val="32"/>
    </w:rPr>
  </w:style>
  <w:style w:type="character" w:customStyle="1" w:styleId="Heading2Char">
    <w:name w:val="Heading 2 Char"/>
    <w:basedOn w:val="DefaultParagraphFont"/>
    <w:link w:val="Heading2"/>
    <w:uiPriority w:val="9"/>
    <w:rsid w:val="00F80B14"/>
    <w:rPr>
      <w:rFonts w:ascii="Arial Black" w:eastAsiaTheme="majorEastAsia" w:hAnsi="Arial Black" w:cstheme="majorBidi"/>
      <w:color w:val="000000" w:themeColor="text1"/>
      <w:szCs w:val="26"/>
    </w:rPr>
  </w:style>
  <w:style w:type="character" w:customStyle="1" w:styleId="Heading3Char">
    <w:name w:val="Heading 3 Char"/>
    <w:basedOn w:val="DefaultParagraphFont"/>
    <w:link w:val="Heading3"/>
    <w:uiPriority w:val="9"/>
    <w:rsid w:val="00F80B14"/>
    <w:rPr>
      <w:rFonts w:ascii="Arial Black" w:eastAsiaTheme="majorEastAsia" w:hAnsi="Arial Black" w:cstheme="majorBidi"/>
      <w:color w:val="000000" w:themeColor="text1"/>
      <w:sz w:val="20"/>
      <w:szCs w:val="24"/>
    </w:rPr>
  </w:style>
  <w:style w:type="character" w:customStyle="1" w:styleId="Heading4Char">
    <w:name w:val="Heading 4 Char"/>
    <w:basedOn w:val="DefaultParagraphFont"/>
    <w:link w:val="Heading4"/>
    <w:uiPriority w:val="9"/>
    <w:rsid w:val="00F80B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80B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80B14"/>
    <w:rPr>
      <w:rFonts w:asciiTheme="majorHAnsi" w:eastAsiaTheme="majorEastAsia" w:hAnsiTheme="majorHAnsi" w:cstheme="majorBidi"/>
      <w:color w:val="1F3763" w:themeColor="accent1" w:themeShade="7F"/>
    </w:rPr>
  </w:style>
  <w:style w:type="paragraph" w:styleId="NoSpacing">
    <w:name w:val="No Spacing"/>
    <w:uiPriority w:val="1"/>
    <w:qFormat/>
    <w:rsid w:val="00F80B14"/>
    <w:pPr>
      <w:spacing w:after="0"/>
    </w:pPr>
  </w:style>
  <w:style w:type="paragraph" w:styleId="ListParagraph">
    <w:name w:val="List Paragraph"/>
    <w:basedOn w:val="Normal"/>
    <w:uiPriority w:val="34"/>
    <w:qFormat/>
    <w:rsid w:val="00F80B14"/>
    <w:pPr>
      <w:ind w:left="720"/>
      <w:contextualSpacing/>
    </w:pPr>
  </w:style>
  <w:style w:type="character" w:styleId="PlaceholderText">
    <w:name w:val="Placeholder Text"/>
    <w:basedOn w:val="DefaultParagraphFont"/>
    <w:uiPriority w:val="99"/>
    <w:semiHidden/>
    <w:rsid w:val="00034A6B"/>
    <w:rPr>
      <w:color w:val="808080"/>
    </w:rPr>
  </w:style>
  <w:style w:type="paragraph" w:customStyle="1" w:styleId="Subscript">
    <w:name w:val="Subscript"/>
    <w:basedOn w:val="Normal"/>
    <w:next w:val="Normal"/>
    <w:link w:val="SubscriptChar"/>
    <w:qFormat/>
    <w:rsid w:val="001539F9"/>
    <w:rPr>
      <w:sz w:val="16"/>
      <w:vertAlign w:val="subscript"/>
    </w:rPr>
  </w:style>
  <w:style w:type="paragraph" w:styleId="Header">
    <w:name w:val="header"/>
    <w:basedOn w:val="Normal"/>
    <w:link w:val="HeaderChar"/>
    <w:uiPriority w:val="99"/>
    <w:unhideWhenUsed/>
    <w:rsid w:val="004C724D"/>
    <w:pPr>
      <w:tabs>
        <w:tab w:val="center" w:pos="4680"/>
        <w:tab w:val="right" w:pos="9360"/>
      </w:tabs>
      <w:spacing w:after="0"/>
    </w:pPr>
  </w:style>
  <w:style w:type="character" w:customStyle="1" w:styleId="SubscriptChar">
    <w:name w:val="Subscript Char"/>
    <w:basedOn w:val="DefaultParagraphFont"/>
    <w:link w:val="Subscript"/>
    <w:rsid w:val="001539F9"/>
    <w:rPr>
      <w:sz w:val="16"/>
      <w:vertAlign w:val="subscript"/>
    </w:rPr>
  </w:style>
  <w:style w:type="character" w:customStyle="1" w:styleId="HeaderChar">
    <w:name w:val="Header Char"/>
    <w:basedOn w:val="DefaultParagraphFont"/>
    <w:link w:val="Header"/>
    <w:uiPriority w:val="99"/>
    <w:rsid w:val="004C724D"/>
  </w:style>
  <w:style w:type="paragraph" w:styleId="Footer">
    <w:name w:val="footer"/>
    <w:basedOn w:val="Normal"/>
    <w:link w:val="FooterChar"/>
    <w:uiPriority w:val="99"/>
    <w:unhideWhenUsed/>
    <w:rsid w:val="004C724D"/>
    <w:pPr>
      <w:tabs>
        <w:tab w:val="center" w:pos="4680"/>
        <w:tab w:val="right" w:pos="9360"/>
      </w:tabs>
      <w:spacing w:after="0"/>
    </w:pPr>
  </w:style>
  <w:style w:type="character" w:customStyle="1" w:styleId="FooterChar">
    <w:name w:val="Footer Char"/>
    <w:basedOn w:val="DefaultParagraphFont"/>
    <w:link w:val="Footer"/>
    <w:uiPriority w:val="99"/>
    <w:rsid w:val="004C724D"/>
  </w:style>
  <w:style w:type="table" w:styleId="TableGrid">
    <w:name w:val="Table Grid"/>
    <w:basedOn w:val="TableNormal"/>
    <w:uiPriority w:val="39"/>
    <w:rsid w:val="00166BF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81137"/>
    <w:pPr>
      <w:spacing w:after="200"/>
    </w:pPr>
    <w:rPr>
      <w:rFonts w:ascii="Arial" w:hAnsi="Arial"/>
      <w:b/>
      <w:iCs/>
      <w:color w:val="44546A" w:themeColor="text2"/>
      <w:sz w:val="18"/>
      <w:szCs w:val="18"/>
    </w:rPr>
  </w:style>
  <w:style w:type="paragraph" w:styleId="TOCHeading">
    <w:name w:val="TOC Heading"/>
    <w:basedOn w:val="Heading1"/>
    <w:next w:val="Normal"/>
    <w:uiPriority w:val="39"/>
    <w:unhideWhenUsed/>
    <w:qFormat/>
    <w:rsid w:val="003B0EB5"/>
    <w:pPr>
      <w:spacing w:before="240" w:after="0" w:line="259" w:lineRule="auto"/>
      <w:outlineLvl w:val="9"/>
    </w:pPr>
    <w:rPr>
      <w:rFonts w:asciiTheme="majorHAnsi" w:hAnsiTheme="majorHAnsi"/>
      <w:color w:val="2F5496" w:themeColor="accent1" w:themeShade="BF"/>
      <w:sz w:val="32"/>
    </w:rPr>
  </w:style>
  <w:style w:type="paragraph" w:styleId="TOC2">
    <w:name w:val="toc 2"/>
    <w:basedOn w:val="Normal"/>
    <w:next w:val="Normal"/>
    <w:autoRedefine/>
    <w:uiPriority w:val="39"/>
    <w:unhideWhenUsed/>
    <w:rsid w:val="003B0EB5"/>
    <w:pPr>
      <w:spacing w:after="100"/>
      <w:ind w:left="220"/>
    </w:pPr>
  </w:style>
  <w:style w:type="paragraph" w:styleId="TOC1">
    <w:name w:val="toc 1"/>
    <w:basedOn w:val="Normal"/>
    <w:next w:val="Normal"/>
    <w:autoRedefine/>
    <w:uiPriority w:val="39"/>
    <w:unhideWhenUsed/>
    <w:rsid w:val="003B0EB5"/>
    <w:pPr>
      <w:spacing w:after="100"/>
    </w:pPr>
  </w:style>
  <w:style w:type="paragraph" w:styleId="TOC3">
    <w:name w:val="toc 3"/>
    <w:basedOn w:val="Normal"/>
    <w:next w:val="Normal"/>
    <w:autoRedefine/>
    <w:uiPriority w:val="39"/>
    <w:unhideWhenUsed/>
    <w:rsid w:val="003B0EB5"/>
    <w:pPr>
      <w:spacing w:after="100"/>
      <w:ind w:left="440"/>
    </w:pPr>
  </w:style>
  <w:style w:type="character" w:styleId="Hyperlink">
    <w:name w:val="Hyperlink"/>
    <w:basedOn w:val="DefaultParagraphFont"/>
    <w:uiPriority w:val="99"/>
    <w:unhideWhenUsed/>
    <w:rsid w:val="003B0EB5"/>
    <w:rPr>
      <w:color w:val="0563C1" w:themeColor="hyperlink"/>
      <w:u w:val="single"/>
    </w:rPr>
  </w:style>
  <w:style w:type="character" w:styleId="CommentReference">
    <w:name w:val="annotation reference"/>
    <w:basedOn w:val="DefaultParagraphFont"/>
    <w:uiPriority w:val="99"/>
    <w:semiHidden/>
    <w:unhideWhenUsed/>
    <w:rsid w:val="00D17D06"/>
    <w:rPr>
      <w:sz w:val="16"/>
      <w:szCs w:val="16"/>
    </w:rPr>
  </w:style>
  <w:style w:type="paragraph" w:styleId="CommentText">
    <w:name w:val="annotation text"/>
    <w:basedOn w:val="Normal"/>
    <w:link w:val="CommentTextChar"/>
    <w:uiPriority w:val="99"/>
    <w:semiHidden/>
    <w:unhideWhenUsed/>
    <w:rsid w:val="00D17D06"/>
    <w:rPr>
      <w:sz w:val="20"/>
      <w:szCs w:val="20"/>
    </w:rPr>
  </w:style>
  <w:style w:type="character" w:customStyle="1" w:styleId="CommentTextChar">
    <w:name w:val="Comment Text Char"/>
    <w:basedOn w:val="DefaultParagraphFont"/>
    <w:link w:val="CommentText"/>
    <w:uiPriority w:val="99"/>
    <w:semiHidden/>
    <w:rsid w:val="00D17D06"/>
    <w:rPr>
      <w:sz w:val="20"/>
      <w:szCs w:val="20"/>
    </w:rPr>
  </w:style>
  <w:style w:type="paragraph" w:styleId="CommentSubject">
    <w:name w:val="annotation subject"/>
    <w:basedOn w:val="CommentText"/>
    <w:next w:val="CommentText"/>
    <w:link w:val="CommentSubjectChar"/>
    <w:uiPriority w:val="99"/>
    <w:semiHidden/>
    <w:unhideWhenUsed/>
    <w:rsid w:val="00D17D06"/>
    <w:rPr>
      <w:b/>
      <w:bCs/>
    </w:rPr>
  </w:style>
  <w:style w:type="character" w:customStyle="1" w:styleId="CommentSubjectChar">
    <w:name w:val="Comment Subject Char"/>
    <w:basedOn w:val="CommentTextChar"/>
    <w:link w:val="CommentSubject"/>
    <w:uiPriority w:val="99"/>
    <w:semiHidden/>
    <w:rsid w:val="00D17D06"/>
    <w:rPr>
      <w:b/>
      <w:bCs/>
      <w:sz w:val="20"/>
      <w:szCs w:val="20"/>
    </w:rPr>
  </w:style>
  <w:style w:type="paragraph" w:styleId="BalloonText">
    <w:name w:val="Balloon Text"/>
    <w:basedOn w:val="Normal"/>
    <w:link w:val="BalloonTextChar"/>
    <w:uiPriority w:val="99"/>
    <w:semiHidden/>
    <w:unhideWhenUsed/>
    <w:rsid w:val="00D17D0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7D06"/>
    <w:rPr>
      <w:rFonts w:ascii="Segoe UI" w:hAnsi="Segoe UI" w:cs="Segoe UI"/>
      <w:sz w:val="18"/>
      <w:szCs w:val="18"/>
    </w:rPr>
  </w:style>
  <w:style w:type="paragraph" w:styleId="Revision">
    <w:name w:val="Revision"/>
    <w:hidden/>
    <w:uiPriority w:val="99"/>
    <w:semiHidden/>
    <w:rsid w:val="00FB18D8"/>
    <w:pPr>
      <w:spacing w:after="0"/>
    </w:pPr>
  </w:style>
  <w:style w:type="paragraph" w:styleId="Bibliography">
    <w:name w:val="Bibliography"/>
    <w:basedOn w:val="Normal"/>
    <w:next w:val="Normal"/>
    <w:uiPriority w:val="37"/>
    <w:unhideWhenUsed/>
    <w:rsid w:val="00A550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741">
      <w:bodyDiv w:val="1"/>
      <w:marLeft w:val="0"/>
      <w:marRight w:val="0"/>
      <w:marTop w:val="0"/>
      <w:marBottom w:val="0"/>
      <w:divBdr>
        <w:top w:val="none" w:sz="0" w:space="0" w:color="auto"/>
        <w:left w:val="none" w:sz="0" w:space="0" w:color="auto"/>
        <w:bottom w:val="none" w:sz="0" w:space="0" w:color="auto"/>
        <w:right w:val="none" w:sz="0" w:space="0" w:color="auto"/>
      </w:divBdr>
    </w:div>
    <w:div w:id="42339433">
      <w:bodyDiv w:val="1"/>
      <w:marLeft w:val="0"/>
      <w:marRight w:val="0"/>
      <w:marTop w:val="0"/>
      <w:marBottom w:val="0"/>
      <w:divBdr>
        <w:top w:val="none" w:sz="0" w:space="0" w:color="auto"/>
        <w:left w:val="none" w:sz="0" w:space="0" w:color="auto"/>
        <w:bottom w:val="none" w:sz="0" w:space="0" w:color="auto"/>
        <w:right w:val="none" w:sz="0" w:space="0" w:color="auto"/>
      </w:divBdr>
    </w:div>
    <w:div w:id="77991384">
      <w:bodyDiv w:val="1"/>
      <w:marLeft w:val="0"/>
      <w:marRight w:val="0"/>
      <w:marTop w:val="0"/>
      <w:marBottom w:val="0"/>
      <w:divBdr>
        <w:top w:val="none" w:sz="0" w:space="0" w:color="auto"/>
        <w:left w:val="none" w:sz="0" w:space="0" w:color="auto"/>
        <w:bottom w:val="none" w:sz="0" w:space="0" w:color="auto"/>
        <w:right w:val="none" w:sz="0" w:space="0" w:color="auto"/>
      </w:divBdr>
    </w:div>
    <w:div w:id="96681017">
      <w:bodyDiv w:val="1"/>
      <w:marLeft w:val="0"/>
      <w:marRight w:val="0"/>
      <w:marTop w:val="0"/>
      <w:marBottom w:val="0"/>
      <w:divBdr>
        <w:top w:val="none" w:sz="0" w:space="0" w:color="auto"/>
        <w:left w:val="none" w:sz="0" w:space="0" w:color="auto"/>
        <w:bottom w:val="none" w:sz="0" w:space="0" w:color="auto"/>
        <w:right w:val="none" w:sz="0" w:space="0" w:color="auto"/>
      </w:divBdr>
    </w:div>
    <w:div w:id="102921306">
      <w:bodyDiv w:val="1"/>
      <w:marLeft w:val="0"/>
      <w:marRight w:val="0"/>
      <w:marTop w:val="0"/>
      <w:marBottom w:val="0"/>
      <w:divBdr>
        <w:top w:val="none" w:sz="0" w:space="0" w:color="auto"/>
        <w:left w:val="none" w:sz="0" w:space="0" w:color="auto"/>
        <w:bottom w:val="none" w:sz="0" w:space="0" w:color="auto"/>
        <w:right w:val="none" w:sz="0" w:space="0" w:color="auto"/>
      </w:divBdr>
    </w:div>
    <w:div w:id="148636857">
      <w:bodyDiv w:val="1"/>
      <w:marLeft w:val="0"/>
      <w:marRight w:val="0"/>
      <w:marTop w:val="0"/>
      <w:marBottom w:val="0"/>
      <w:divBdr>
        <w:top w:val="none" w:sz="0" w:space="0" w:color="auto"/>
        <w:left w:val="none" w:sz="0" w:space="0" w:color="auto"/>
        <w:bottom w:val="none" w:sz="0" w:space="0" w:color="auto"/>
        <w:right w:val="none" w:sz="0" w:space="0" w:color="auto"/>
      </w:divBdr>
    </w:div>
    <w:div w:id="258296852">
      <w:bodyDiv w:val="1"/>
      <w:marLeft w:val="0"/>
      <w:marRight w:val="0"/>
      <w:marTop w:val="0"/>
      <w:marBottom w:val="0"/>
      <w:divBdr>
        <w:top w:val="none" w:sz="0" w:space="0" w:color="auto"/>
        <w:left w:val="none" w:sz="0" w:space="0" w:color="auto"/>
        <w:bottom w:val="none" w:sz="0" w:space="0" w:color="auto"/>
        <w:right w:val="none" w:sz="0" w:space="0" w:color="auto"/>
      </w:divBdr>
    </w:div>
    <w:div w:id="263078233">
      <w:bodyDiv w:val="1"/>
      <w:marLeft w:val="0"/>
      <w:marRight w:val="0"/>
      <w:marTop w:val="0"/>
      <w:marBottom w:val="0"/>
      <w:divBdr>
        <w:top w:val="none" w:sz="0" w:space="0" w:color="auto"/>
        <w:left w:val="none" w:sz="0" w:space="0" w:color="auto"/>
        <w:bottom w:val="none" w:sz="0" w:space="0" w:color="auto"/>
        <w:right w:val="none" w:sz="0" w:space="0" w:color="auto"/>
      </w:divBdr>
    </w:div>
    <w:div w:id="271910022">
      <w:bodyDiv w:val="1"/>
      <w:marLeft w:val="0"/>
      <w:marRight w:val="0"/>
      <w:marTop w:val="0"/>
      <w:marBottom w:val="0"/>
      <w:divBdr>
        <w:top w:val="none" w:sz="0" w:space="0" w:color="auto"/>
        <w:left w:val="none" w:sz="0" w:space="0" w:color="auto"/>
        <w:bottom w:val="none" w:sz="0" w:space="0" w:color="auto"/>
        <w:right w:val="none" w:sz="0" w:space="0" w:color="auto"/>
      </w:divBdr>
    </w:div>
    <w:div w:id="338428132">
      <w:bodyDiv w:val="1"/>
      <w:marLeft w:val="0"/>
      <w:marRight w:val="0"/>
      <w:marTop w:val="0"/>
      <w:marBottom w:val="0"/>
      <w:divBdr>
        <w:top w:val="none" w:sz="0" w:space="0" w:color="auto"/>
        <w:left w:val="none" w:sz="0" w:space="0" w:color="auto"/>
        <w:bottom w:val="none" w:sz="0" w:space="0" w:color="auto"/>
        <w:right w:val="none" w:sz="0" w:space="0" w:color="auto"/>
      </w:divBdr>
    </w:div>
    <w:div w:id="408962024">
      <w:bodyDiv w:val="1"/>
      <w:marLeft w:val="0"/>
      <w:marRight w:val="0"/>
      <w:marTop w:val="0"/>
      <w:marBottom w:val="0"/>
      <w:divBdr>
        <w:top w:val="none" w:sz="0" w:space="0" w:color="auto"/>
        <w:left w:val="none" w:sz="0" w:space="0" w:color="auto"/>
        <w:bottom w:val="none" w:sz="0" w:space="0" w:color="auto"/>
        <w:right w:val="none" w:sz="0" w:space="0" w:color="auto"/>
      </w:divBdr>
    </w:div>
    <w:div w:id="486165048">
      <w:bodyDiv w:val="1"/>
      <w:marLeft w:val="0"/>
      <w:marRight w:val="0"/>
      <w:marTop w:val="0"/>
      <w:marBottom w:val="0"/>
      <w:divBdr>
        <w:top w:val="none" w:sz="0" w:space="0" w:color="auto"/>
        <w:left w:val="none" w:sz="0" w:space="0" w:color="auto"/>
        <w:bottom w:val="none" w:sz="0" w:space="0" w:color="auto"/>
        <w:right w:val="none" w:sz="0" w:space="0" w:color="auto"/>
      </w:divBdr>
    </w:div>
    <w:div w:id="508835899">
      <w:bodyDiv w:val="1"/>
      <w:marLeft w:val="0"/>
      <w:marRight w:val="0"/>
      <w:marTop w:val="0"/>
      <w:marBottom w:val="0"/>
      <w:divBdr>
        <w:top w:val="none" w:sz="0" w:space="0" w:color="auto"/>
        <w:left w:val="none" w:sz="0" w:space="0" w:color="auto"/>
        <w:bottom w:val="none" w:sz="0" w:space="0" w:color="auto"/>
        <w:right w:val="none" w:sz="0" w:space="0" w:color="auto"/>
      </w:divBdr>
    </w:div>
    <w:div w:id="515073196">
      <w:bodyDiv w:val="1"/>
      <w:marLeft w:val="0"/>
      <w:marRight w:val="0"/>
      <w:marTop w:val="0"/>
      <w:marBottom w:val="0"/>
      <w:divBdr>
        <w:top w:val="none" w:sz="0" w:space="0" w:color="auto"/>
        <w:left w:val="none" w:sz="0" w:space="0" w:color="auto"/>
        <w:bottom w:val="none" w:sz="0" w:space="0" w:color="auto"/>
        <w:right w:val="none" w:sz="0" w:space="0" w:color="auto"/>
      </w:divBdr>
    </w:div>
    <w:div w:id="517164390">
      <w:bodyDiv w:val="1"/>
      <w:marLeft w:val="0"/>
      <w:marRight w:val="0"/>
      <w:marTop w:val="0"/>
      <w:marBottom w:val="0"/>
      <w:divBdr>
        <w:top w:val="none" w:sz="0" w:space="0" w:color="auto"/>
        <w:left w:val="none" w:sz="0" w:space="0" w:color="auto"/>
        <w:bottom w:val="none" w:sz="0" w:space="0" w:color="auto"/>
        <w:right w:val="none" w:sz="0" w:space="0" w:color="auto"/>
      </w:divBdr>
    </w:div>
    <w:div w:id="526792545">
      <w:bodyDiv w:val="1"/>
      <w:marLeft w:val="0"/>
      <w:marRight w:val="0"/>
      <w:marTop w:val="0"/>
      <w:marBottom w:val="0"/>
      <w:divBdr>
        <w:top w:val="none" w:sz="0" w:space="0" w:color="auto"/>
        <w:left w:val="none" w:sz="0" w:space="0" w:color="auto"/>
        <w:bottom w:val="none" w:sz="0" w:space="0" w:color="auto"/>
        <w:right w:val="none" w:sz="0" w:space="0" w:color="auto"/>
      </w:divBdr>
    </w:div>
    <w:div w:id="532572809">
      <w:bodyDiv w:val="1"/>
      <w:marLeft w:val="0"/>
      <w:marRight w:val="0"/>
      <w:marTop w:val="0"/>
      <w:marBottom w:val="0"/>
      <w:divBdr>
        <w:top w:val="none" w:sz="0" w:space="0" w:color="auto"/>
        <w:left w:val="none" w:sz="0" w:space="0" w:color="auto"/>
        <w:bottom w:val="none" w:sz="0" w:space="0" w:color="auto"/>
        <w:right w:val="none" w:sz="0" w:space="0" w:color="auto"/>
      </w:divBdr>
    </w:div>
    <w:div w:id="537742422">
      <w:bodyDiv w:val="1"/>
      <w:marLeft w:val="0"/>
      <w:marRight w:val="0"/>
      <w:marTop w:val="0"/>
      <w:marBottom w:val="0"/>
      <w:divBdr>
        <w:top w:val="none" w:sz="0" w:space="0" w:color="auto"/>
        <w:left w:val="none" w:sz="0" w:space="0" w:color="auto"/>
        <w:bottom w:val="none" w:sz="0" w:space="0" w:color="auto"/>
        <w:right w:val="none" w:sz="0" w:space="0" w:color="auto"/>
      </w:divBdr>
    </w:div>
    <w:div w:id="550314435">
      <w:bodyDiv w:val="1"/>
      <w:marLeft w:val="0"/>
      <w:marRight w:val="0"/>
      <w:marTop w:val="0"/>
      <w:marBottom w:val="0"/>
      <w:divBdr>
        <w:top w:val="none" w:sz="0" w:space="0" w:color="auto"/>
        <w:left w:val="none" w:sz="0" w:space="0" w:color="auto"/>
        <w:bottom w:val="none" w:sz="0" w:space="0" w:color="auto"/>
        <w:right w:val="none" w:sz="0" w:space="0" w:color="auto"/>
      </w:divBdr>
    </w:div>
    <w:div w:id="561479195">
      <w:bodyDiv w:val="1"/>
      <w:marLeft w:val="0"/>
      <w:marRight w:val="0"/>
      <w:marTop w:val="0"/>
      <w:marBottom w:val="0"/>
      <w:divBdr>
        <w:top w:val="none" w:sz="0" w:space="0" w:color="auto"/>
        <w:left w:val="none" w:sz="0" w:space="0" w:color="auto"/>
        <w:bottom w:val="none" w:sz="0" w:space="0" w:color="auto"/>
        <w:right w:val="none" w:sz="0" w:space="0" w:color="auto"/>
      </w:divBdr>
    </w:div>
    <w:div w:id="571551379">
      <w:bodyDiv w:val="1"/>
      <w:marLeft w:val="0"/>
      <w:marRight w:val="0"/>
      <w:marTop w:val="0"/>
      <w:marBottom w:val="0"/>
      <w:divBdr>
        <w:top w:val="none" w:sz="0" w:space="0" w:color="auto"/>
        <w:left w:val="none" w:sz="0" w:space="0" w:color="auto"/>
        <w:bottom w:val="none" w:sz="0" w:space="0" w:color="auto"/>
        <w:right w:val="none" w:sz="0" w:space="0" w:color="auto"/>
      </w:divBdr>
    </w:div>
    <w:div w:id="577248551">
      <w:bodyDiv w:val="1"/>
      <w:marLeft w:val="0"/>
      <w:marRight w:val="0"/>
      <w:marTop w:val="0"/>
      <w:marBottom w:val="0"/>
      <w:divBdr>
        <w:top w:val="none" w:sz="0" w:space="0" w:color="auto"/>
        <w:left w:val="none" w:sz="0" w:space="0" w:color="auto"/>
        <w:bottom w:val="none" w:sz="0" w:space="0" w:color="auto"/>
        <w:right w:val="none" w:sz="0" w:space="0" w:color="auto"/>
      </w:divBdr>
    </w:div>
    <w:div w:id="609699509">
      <w:bodyDiv w:val="1"/>
      <w:marLeft w:val="0"/>
      <w:marRight w:val="0"/>
      <w:marTop w:val="0"/>
      <w:marBottom w:val="0"/>
      <w:divBdr>
        <w:top w:val="none" w:sz="0" w:space="0" w:color="auto"/>
        <w:left w:val="none" w:sz="0" w:space="0" w:color="auto"/>
        <w:bottom w:val="none" w:sz="0" w:space="0" w:color="auto"/>
        <w:right w:val="none" w:sz="0" w:space="0" w:color="auto"/>
      </w:divBdr>
    </w:div>
    <w:div w:id="684094435">
      <w:bodyDiv w:val="1"/>
      <w:marLeft w:val="0"/>
      <w:marRight w:val="0"/>
      <w:marTop w:val="0"/>
      <w:marBottom w:val="0"/>
      <w:divBdr>
        <w:top w:val="none" w:sz="0" w:space="0" w:color="auto"/>
        <w:left w:val="none" w:sz="0" w:space="0" w:color="auto"/>
        <w:bottom w:val="none" w:sz="0" w:space="0" w:color="auto"/>
        <w:right w:val="none" w:sz="0" w:space="0" w:color="auto"/>
      </w:divBdr>
    </w:div>
    <w:div w:id="742070663">
      <w:bodyDiv w:val="1"/>
      <w:marLeft w:val="0"/>
      <w:marRight w:val="0"/>
      <w:marTop w:val="0"/>
      <w:marBottom w:val="0"/>
      <w:divBdr>
        <w:top w:val="none" w:sz="0" w:space="0" w:color="auto"/>
        <w:left w:val="none" w:sz="0" w:space="0" w:color="auto"/>
        <w:bottom w:val="none" w:sz="0" w:space="0" w:color="auto"/>
        <w:right w:val="none" w:sz="0" w:space="0" w:color="auto"/>
      </w:divBdr>
    </w:div>
    <w:div w:id="745879506">
      <w:bodyDiv w:val="1"/>
      <w:marLeft w:val="0"/>
      <w:marRight w:val="0"/>
      <w:marTop w:val="0"/>
      <w:marBottom w:val="0"/>
      <w:divBdr>
        <w:top w:val="none" w:sz="0" w:space="0" w:color="auto"/>
        <w:left w:val="none" w:sz="0" w:space="0" w:color="auto"/>
        <w:bottom w:val="none" w:sz="0" w:space="0" w:color="auto"/>
        <w:right w:val="none" w:sz="0" w:space="0" w:color="auto"/>
      </w:divBdr>
    </w:div>
    <w:div w:id="752507282">
      <w:bodyDiv w:val="1"/>
      <w:marLeft w:val="0"/>
      <w:marRight w:val="0"/>
      <w:marTop w:val="0"/>
      <w:marBottom w:val="0"/>
      <w:divBdr>
        <w:top w:val="none" w:sz="0" w:space="0" w:color="auto"/>
        <w:left w:val="none" w:sz="0" w:space="0" w:color="auto"/>
        <w:bottom w:val="none" w:sz="0" w:space="0" w:color="auto"/>
        <w:right w:val="none" w:sz="0" w:space="0" w:color="auto"/>
      </w:divBdr>
    </w:div>
    <w:div w:id="826359859">
      <w:bodyDiv w:val="1"/>
      <w:marLeft w:val="0"/>
      <w:marRight w:val="0"/>
      <w:marTop w:val="0"/>
      <w:marBottom w:val="0"/>
      <w:divBdr>
        <w:top w:val="none" w:sz="0" w:space="0" w:color="auto"/>
        <w:left w:val="none" w:sz="0" w:space="0" w:color="auto"/>
        <w:bottom w:val="none" w:sz="0" w:space="0" w:color="auto"/>
        <w:right w:val="none" w:sz="0" w:space="0" w:color="auto"/>
      </w:divBdr>
    </w:div>
    <w:div w:id="833380050">
      <w:bodyDiv w:val="1"/>
      <w:marLeft w:val="0"/>
      <w:marRight w:val="0"/>
      <w:marTop w:val="0"/>
      <w:marBottom w:val="0"/>
      <w:divBdr>
        <w:top w:val="none" w:sz="0" w:space="0" w:color="auto"/>
        <w:left w:val="none" w:sz="0" w:space="0" w:color="auto"/>
        <w:bottom w:val="none" w:sz="0" w:space="0" w:color="auto"/>
        <w:right w:val="none" w:sz="0" w:space="0" w:color="auto"/>
      </w:divBdr>
    </w:div>
    <w:div w:id="939608906">
      <w:bodyDiv w:val="1"/>
      <w:marLeft w:val="0"/>
      <w:marRight w:val="0"/>
      <w:marTop w:val="0"/>
      <w:marBottom w:val="0"/>
      <w:divBdr>
        <w:top w:val="none" w:sz="0" w:space="0" w:color="auto"/>
        <w:left w:val="none" w:sz="0" w:space="0" w:color="auto"/>
        <w:bottom w:val="none" w:sz="0" w:space="0" w:color="auto"/>
        <w:right w:val="none" w:sz="0" w:space="0" w:color="auto"/>
      </w:divBdr>
    </w:div>
    <w:div w:id="957177947">
      <w:bodyDiv w:val="1"/>
      <w:marLeft w:val="0"/>
      <w:marRight w:val="0"/>
      <w:marTop w:val="0"/>
      <w:marBottom w:val="0"/>
      <w:divBdr>
        <w:top w:val="none" w:sz="0" w:space="0" w:color="auto"/>
        <w:left w:val="none" w:sz="0" w:space="0" w:color="auto"/>
        <w:bottom w:val="none" w:sz="0" w:space="0" w:color="auto"/>
        <w:right w:val="none" w:sz="0" w:space="0" w:color="auto"/>
      </w:divBdr>
    </w:div>
    <w:div w:id="997852062">
      <w:bodyDiv w:val="1"/>
      <w:marLeft w:val="0"/>
      <w:marRight w:val="0"/>
      <w:marTop w:val="0"/>
      <w:marBottom w:val="0"/>
      <w:divBdr>
        <w:top w:val="none" w:sz="0" w:space="0" w:color="auto"/>
        <w:left w:val="none" w:sz="0" w:space="0" w:color="auto"/>
        <w:bottom w:val="none" w:sz="0" w:space="0" w:color="auto"/>
        <w:right w:val="none" w:sz="0" w:space="0" w:color="auto"/>
      </w:divBdr>
    </w:div>
    <w:div w:id="1022167216">
      <w:bodyDiv w:val="1"/>
      <w:marLeft w:val="0"/>
      <w:marRight w:val="0"/>
      <w:marTop w:val="0"/>
      <w:marBottom w:val="0"/>
      <w:divBdr>
        <w:top w:val="none" w:sz="0" w:space="0" w:color="auto"/>
        <w:left w:val="none" w:sz="0" w:space="0" w:color="auto"/>
        <w:bottom w:val="none" w:sz="0" w:space="0" w:color="auto"/>
        <w:right w:val="none" w:sz="0" w:space="0" w:color="auto"/>
      </w:divBdr>
    </w:div>
    <w:div w:id="1033379666">
      <w:bodyDiv w:val="1"/>
      <w:marLeft w:val="0"/>
      <w:marRight w:val="0"/>
      <w:marTop w:val="0"/>
      <w:marBottom w:val="0"/>
      <w:divBdr>
        <w:top w:val="none" w:sz="0" w:space="0" w:color="auto"/>
        <w:left w:val="none" w:sz="0" w:space="0" w:color="auto"/>
        <w:bottom w:val="none" w:sz="0" w:space="0" w:color="auto"/>
        <w:right w:val="none" w:sz="0" w:space="0" w:color="auto"/>
      </w:divBdr>
    </w:div>
    <w:div w:id="1102602866">
      <w:bodyDiv w:val="1"/>
      <w:marLeft w:val="0"/>
      <w:marRight w:val="0"/>
      <w:marTop w:val="0"/>
      <w:marBottom w:val="0"/>
      <w:divBdr>
        <w:top w:val="none" w:sz="0" w:space="0" w:color="auto"/>
        <w:left w:val="none" w:sz="0" w:space="0" w:color="auto"/>
        <w:bottom w:val="none" w:sz="0" w:space="0" w:color="auto"/>
        <w:right w:val="none" w:sz="0" w:space="0" w:color="auto"/>
      </w:divBdr>
    </w:div>
    <w:div w:id="1129737810">
      <w:bodyDiv w:val="1"/>
      <w:marLeft w:val="0"/>
      <w:marRight w:val="0"/>
      <w:marTop w:val="0"/>
      <w:marBottom w:val="0"/>
      <w:divBdr>
        <w:top w:val="none" w:sz="0" w:space="0" w:color="auto"/>
        <w:left w:val="none" w:sz="0" w:space="0" w:color="auto"/>
        <w:bottom w:val="none" w:sz="0" w:space="0" w:color="auto"/>
        <w:right w:val="none" w:sz="0" w:space="0" w:color="auto"/>
      </w:divBdr>
    </w:div>
    <w:div w:id="1181042813">
      <w:bodyDiv w:val="1"/>
      <w:marLeft w:val="0"/>
      <w:marRight w:val="0"/>
      <w:marTop w:val="0"/>
      <w:marBottom w:val="0"/>
      <w:divBdr>
        <w:top w:val="none" w:sz="0" w:space="0" w:color="auto"/>
        <w:left w:val="none" w:sz="0" w:space="0" w:color="auto"/>
        <w:bottom w:val="none" w:sz="0" w:space="0" w:color="auto"/>
        <w:right w:val="none" w:sz="0" w:space="0" w:color="auto"/>
      </w:divBdr>
    </w:div>
    <w:div w:id="1204369078">
      <w:bodyDiv w:val="1"/>
      <w:marLeft w:val="0"/>
      <w:marRight w:val="0"/>
      <w:marTop w:val="0"/>
      <w:marBottom w:val="0"/>
      <w:divBdr>
        <w:top w:val="none" w:sz="0" w:space="0" w:color="auto"/>
        <w:left w:val="none" w:sz="0" w:space="0" w:color="auto"/>
        <w:bottom w:val="none" w:sz="0" w:space="0" w:color="auto"/>
        <w:right w:val="none" w:sz="0" w:space="0" w:color="auto"/>
      </w:divBdr>
    </w:div>
    <w:div w:id="1222404251">
      <w:bodyDiv w:val="1"/>
      <w:marLeft w:val="0"/>
      <w:marRight w:val="0"/>
      <w:marTop w:val="0"/>
      <w:marBottom w:val="0"/>
      <w:divBdr>
        <w:top w:val="none" w:sz="0" w:space="0" w:color="auto"/>
        <w:left w:val="none" w:sz="0" w:space="0" w:color="auto"/>
        <w:bottom w:val="none" w:sz="0" w:space="0" w:color="auto"/>
        <w:right w:val="none" w:sz="0" w:space="0" w:color="auto"/>
      </w:divBdr>
    </w:div>
    <w:div w:id="1230309790">
      <w:bodyDiv w:val="1"/>
      <w:marLeft w:val="0"/>
      <w:marRight w:val="0"/>
      <w:marTop w:val="0"/>
      <w:marBottom w:val="0"/>
      <w:divBdr>
        <w:top w:val="none" w:sz="0" w:space="0" w:color="auto"/>
        <w:left w:val="none" w:sz="0" w:space="0" w:color="auto"/>
        <w:bottom w:val="none" w:sz="0" w:space="0" w:color="auto"/>
        <w:right w:val="none" w:sz="0" w:space="0" w:color="auto"/>
      </w:divBdr>
    </w:div>
    <w:div w:id="1233079055">
      <w:bodyDiv w:val="1"/>
      <w:marLeft w:val="0"/>
      <w:marRight w:val="0"/>
      <w:marTop w:val="0"/>
      <w:marBottom w:val="0"/>
      <w:divBdr>
        <w:top w:val="none" w:sz="0" w:space="0" w:color="auto"/>
        <w:left w:val="none" w:sz="0" w:space="0" w:color="auto"/>
        <w:bottom w:val="none" w:sz="0" w:space="0" w:color="auto"/>
        <w:right w:val="none" w:sz="0" w:space="0" w:color="auto"/>
      </w:divBdr>
    </w:div>
    <w:div w:id="1344354846">
      <w:bodyDiv w:val="1"/>
      <w:marLeft w:val="0"/>
      <w:marRight w:val="0"/>
      <w:marTop w:val="0"/>
      <w:marBottom w:val="0"/>
      <w:divBdr>
        <w:top w:val="none" w:sz="0" w:space="0" w:color="auto"/>
        <w:left w:val="none" w:sz="0" w:space="0" w:color="auto"/>
        <w:bottom w:val="none" w:sz="0" w:space="0" w:color="auto"/>
        <w:right w:val="none" w:sz="0" w:space="0" w:color="auto"/>
      </w:divBdr>
    </w:div>
    <w:div w:id="1402749656">
      <w:bodyDiv w:val="1"/>
      <w:marLeft w:val="0"/>
      <w:marRight w:val="0"/>
      <w:marTop w:val="0"/>
      <w:marBottom w:val="0"/>
      <w:divBdr>
        <w:top w:val="none" w:sz="0" w:space="0" w:color="auto"/>
        <w:left w:val="none" w:sz="0" w:space="0" w:color="auto"/>
        <w:bottom w:val="none" w:sz="0" w:space="0" w:color="auto"/>
        <w:right w:val="none" w:sz="0" w:space="0" w:color="auto"/>
      </w:divBdr>
    </w:div>
    <w:div w:id="1433010914">
      <w:bodyDiv w:val="1"/>
      <w:marLeft w:val="0"/>
      <w:marRight w:val="0"/>
      <w:marTop w:val="0"/>
      <w:marBottom w:val="0"/>
      <w:divBdr>
        <w:top w:val="none" w:sz="0" w:space="0" w:color="auto"/>
        <w:left w:val="none" w:sz="0" w:space="0" w:color="auto"/>
        <w:bottom w:val="none" w:sz="0" w:space="0" w:color="auto"/>
        <w:right w:val="none" w:sz="0" w:space="0" w:color="auto"/>
      </w:divBdr>
    </w:div>
    <w:div w:id="1433747493">
      <w:bodyDiv w:val="1"/>
      <w:marLeft w:val="0"/>
      <w:marRight w:val="0"/>
      <w:marTop w:val="0"/>
      <w:marBottom w:val="0"/>
      <w:divBdr>
        <w:top w:val="none" w:sz="0" w:space="0" w:color="auto"/>
        <w:left w:val="none" w:sz="0" w:space="0" w:color="auto"/>
        <w:bottom w:val="none" w:sz="0" w:space="0" w:color="auto"/>
        <w:right w:val="none" w:sz="0" w:space="0" w:color="auto"/>
      </w:divBdr>
    </w:div>
    <w:div w:id="1443381784">
      <w:bodyDiv w:val="1"/>
      <w:marLeft w:val="0"/>
      <w:marRight w:val="0"/>
      <w:marTop w:val="0"/>
      <w:marBottom w:val="0"/>
      <w:divBdr>
        <w:top w:val="none" w:sz="0" w:space="0" w:color="auto"/>
        <w:left w:val="none" w:sz="0" w:space="0" w:color="auto"/>
        <w:bottom w:val="none" w:sz="0" w:space="0" w:color="auto"/>
        <w:right w:val="none" w:sz="0" w:space="0" w:color="auto"/>
      </w:divBdr>
    </w:div>
    <w:div w:id="1466045102">
      <w:bodyDiv w:val="1"/>
      <w:marLeft w:val="0"/>
      <w:marRight w:val="0"/>
      <w:marTop w:val="0"/>
      <w:marBottom w:val="0"/>
      <w:divBdr>
        <w:top w:val="none" w:sz="0" w:space="0" w:color="auto"/>
        <w:left w:val="none" w:sz="0" w:space="0" w:color="auto"/>
        <w:bottom w:val="none" w:sz="0" w:space="0" w:color="auto"/>
        <w:right w:val="none" w:sz="0" w:space="0" w:color="auto"/>
      </w:divBdr>
    </w:div>
    <w:div w:id="1513884339">
      <w:bodyDiv w:val="1"/>
      <w:marLeft w:val="0"/>
      <w:marRight w:val="0"/>
      <w:marTop w:val="0"/>
      <w:marBottom w:val="0"/>
      <w:divBdr>
        <w:top w:val="none" w:sz="0" w:space="0" w:color="auto"/>
        <w:left w:val="none" w:sz="0" w:space="0" w:color="auto"/>
        <w:bottom w:val="none" w:sz="0" w:space="0" w:color="auto"/>
        <w:right w:val="none" w:sz="0" w:space="0" w:color="auto"/>
      </w:divBdr>
    </w:div>
    <w:div w:id="1588419939">
      <w:bodyDiv w:val="1"/>
      <w:marLeft w:val="0"/>
      <w:marRight w:val="0"/>
      <w:marTop w:val="0"/>
      <w:marBottom w:val="0"/>
      <w:divBdr>
        <w:top w:val="none" w:sz="0" w:space="0" w:color="auto"/>
        <w:left w:val="none" w:sz="0" w:space="0" w:color="auto"/>
        <w:bottom w:val="none" w:sz="0" w:space="0" w:color="auto"/>
        <w:right w:val="none" w:sz="0" w:space="0" w:color="auto"/>
      </w:divBdr>
    </w:div>
    <w:div w:id="1676348765">
      <w:bodyDiv w:val="1"/>
      <w:marLeft w:val="0"/>
      <w:marRight w:val="0"/>
      <w:marTop w:val="0"/>
      <w:marBottom w:val="0"/>
      <w:divBdr>
        <w:top w:val="none" w:sz="0" w:space="0" w:color="auto"/>
        <w:left w:val="none" w:sz="0" w:space="0" w:color="auto"/>
        <w:bottom w:val="none" w:sz="0" w:space="0" w:color="auto"/>
        <w:right w:val="none" w:sz="0" w:space="0" w:color="auto"/>
      </w:divBdr>
    </w:div>
    <w:div w:id="1756777937">
      <w:bodyDiv w:val="1"/>
      <w:marLeft w:val="0"/>
      <w:marRight w:val="0"/>
      <w:marTop w:val="0"/>
      <w:marBottom w:val="0"/>
      <w:divBdr>
        <w:top w:val="none" w:sz="0" w:space="0" w:color="auto"/>
        <w:left w:val="none" w:sz="0" w:space="0" w:color="auto"/>
        <w:bottom w:val="none" w:sz="0" w:space="0" w:color="auto"/>
        <w:right w:val="none" w:sz="0" w:space="0" w:color="auto"/>
      </w:divBdr>
    </w:div>
    <w:div w:id="1805538455">
      <w:bodyDiv w:val="1"/>
      <w:marLeft w:val="0"/>
      <w:marRight w:val="0"/>
      <w:marTop w:val="0"/>
      <w:marBottom w:val="0"/>
      <w:divBdr>
        <w:top w:val="none" w:sz="0" w:space="0" w:color="auto"/>
        <w:left w:val="none" w:sz="0" w:space="0" w:color="auto"/>
        <w:bottom w:val="none" w:sz="0" w:space="0" w:color="auto"/>
        <w:right w:val="none" w:sz="0" w:space="0" w:color="auto"/>
      </w:divBdr>
    </w:div>
    <w:div w:id="1835487317">
      <w:bodyDiv w:val="1"/>
      <w:marLeft w:val="0"/>
      <w:marRight w:val="0"/>
      <w:marTop w:val="0"/>
      <w:marBottom w:val="0"/>
      <w:divBdr>
        <w:top w:val="none" w:sz="0" w:space="0" w:color="auto"/>
        <w:left w:val="none" w:sz="0" w:space="0" w:color="auto"/>
        <w:bottom w:val="none" w:sz="0" w:space="0" w:color="auto"/>
        <w:right w:val="none" w:sz="0" w:space="0" w:color="auto"/>
      </w:divBdr>
    </w:div>
    <w:div w:id="1861747038">
      <w:bodyDiv w:val="1"/>
      <w:marLeft w:val="0"/>
      <w:marRight w:val="0"/>
      <w:marTop w:val="0"/>
      <w:marBottom w:val="0"/>
      <w:divBdr>
        <w:top w:val="none" w:sz="0" w:space="0" w:color="auto"/>
        <w:left w:val="none" w:sz="0" w:space="0" w:color="auto"/>
        <w:bottom w:val="none" w:sz="0" w:space="0" w:color="auto"/>
        <w:right w:val="none" w:sz="0" w:space="0" w:color="auto"/>
      </w:divBdr>
    </w:div>
    <w:div w:id="1895845628">
      <w:bodyDiv w:val="1"/>
      <w:marLeft w:val="0"/>
      <w:marRight w:val="0"/>
      <w:marTop w:val="0"/>
      <w:marBottom w:val="0"/>
      <w:divBdr>
        <w:top w:val="none" w:sz="0" w:space="0" w:color="auto"/>
        <w:left w:val="none" w:sz="0" w:space="0" w:color="auto"/>
        <w:bottom w:val="none" w:sz="0" w:space="0" w:color="auto"/>
        <w:right w:val="none" w:sz="0" w:space="0" w:color="auto"/>
      </w:divBdr>
    </w:div>
    <w:div w:id="1926064093">
      <w:bodyDiv w:val="1"/>
      <w:marLeft w:val="0"/>
      <w:marRight w:val="0"/>
      <w:marTop w:val="0"/>
      <w:marBottom w:val="0"/>
      <w:divBdr>
        <w:top w:val="none" w:sz="0" w:space="0" w:color="auto"/>
        <w:left w:val="none" w:sz="0" w:space="0" w:color="auto"/>
        <w:bottom w:val="none" w:sz="0" w:space="0" w:color="auto"/>
        <w:right w:val="none" w:sz="0" w:space="0" w:color="auto"/>
      </w:divBdr>
    </w:div>
    <w:div w:id="1955743317">
      <w:bodyDiv w:val="1"/>
      <w:marLeft w:val="0"/>
      <w:marRight w:val="0"/>
      <w:marTop w:val="0"/>
      <w:marBottom w:val="0"/>
      <w:divBdr>
        <w:top w:val="none" w:sz="0" w:space="0" w:color="auto"/>
        <w:left w:val="none" w:sz="0" w:space="0" w:color="auto"/>
        <w:bottom w:val="none" w:sz="0" w:space="0" w:color="auto"/>
        <w:right w:val="none" w:sz="0" w:space="0" w:color="auto"/>
      </w:divBdr>
    </w:div>
    <w:div w:id="1975679021">
      <w:bodyDiv w:val="1"/>
      <w:marLeft w:val="0"/>
      <w:marRight w:val="0"/>
      <w:marTop w:val="0"/>
      <w:marBottom w:val="0"/>
      <w:divBdr>
        <w:top w:val="none" w:sz="0" w:space="0" w:color="auto"/>
        <w:left w:val="none" w:sz="0" w:space="0" w:color="auto"/>
        <w:bottom w:val="none" w:sz="0" w:space="0" w:color="auto"/>
        <w:right w:val="none" w:sz="0" w:space="0" w:color="auto"/>
      </w:divBdr>
    </w:div>
    <w:div w:id="213405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EBAF624A083E4EA63C9988F483C62D" ma:contentTypeVersion="14" ma:contentTypeDescription="Create a new document." ma:contentTypeScope="" ma:versionID="6bc69ab258c49002efe4df6a2b9e9314">
  <xsd:schema xmlns:xsd="http://www.w3.org/2001/XMLSchema" xmlns:xs="http://www.w3.org/2001/XMLSchema" xmlns:p="http://schemas.microsoft.com/office/2006/metadata/properties" xmlns:ns3="9b2128f4-8037-4d86-9631-68508fece0f8" xmlns:ns4="c95df083-b4ed-4655-b710-edd72f66433c" targetNamespace="http://schemas.microsoft.com/office/2006/metadata/properties" ma:root="true" ma:fieldsID="477014e16ab3e62a2e013defa78eb3d1" ns3:_="" ns4:_="">
    <xsd:import namespace="9b2128f4-8037-4d86-9631-68508fece0f8"/>
    <xsd:import namespace="c95df083-b4ed-4655-b710-edd72f66433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128f4-8037-4d86-9631-68508fece0f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df083-b4ed-4655-b710-edd72f66433c"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b2128f4-8037-4d86-9631-68508fece0f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Abd17</b:Tag>
    <b:SourceType>ArticleInAPeriodical</b:SourceType>
    <b:Guid>{CFCA79D3-8533-41B8-916F-6B8EAB5F36EF}</b:Guid>
    <b:Author>
      <b:Author>
        <b:NameList>
          <b:Person>
            <b:Last>Abdel Monaem F.M. AbdAllah</b:Last>
            <b:First>Daryl</b:First>
            <b:Middle>L. Essam and Ruhul A. Sarker</b:Middle>
          </b:Person>
        </b:NameList>
      </b:Author>
    </b:Author>
    <b:Title>On solving periodic re-optimization dynamic vehicle routing problems</b:Title>
    <b:Year>2017</b:Year>
    <b:PeriodicalTitle>Applied Soft Computing</b:PeriodicalTitle>
    <b:RefOrder>2</b:RefOrder>
  </b:Source>
  <b:Source>
    <b:Tag>And04</b:Tag>
    <b:SourceType>BookSection</b:SourceType>
    <b:Guid>{C258C3F5-0792-4DC2-878C-818743646F67}</b:Guid>
    <b:Title>Parallel tabu search heuristics for the dynamic multi-vehicle dial-a-ride problem</b:Title>
    <b:Year>2004</b:Year>
    <b:Pages>377-387</b:Pages>
    <b:Author>
      <b:Author>
        <b:NameList>
          <b:Person>
            <b:Last>Andrea Attanasio</b:Last>
            <b:First>Jean</b:First>
            <b:Middle>Fran¸cois Cordeau, Gianpaolo Ghiani and Gilbert Laporte.</b:Middle>
          </b:Person>
        </b:NameList>
      </b:Author>
    </b:Author>
    <b:BookTitle>Parallel Computing</b:BookTitle>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D6E9B0-06C8-4649-8AC9-BD23A0FDC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128f4-8037-4d86-9631-68508fece0f8"/>
    <ds:schemaRef ds:uri="c95df083-b4ed-4655-b710-edd72f664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9CBFA3-A0FF-47D7-9DAB-9F1C4AA0236B}">
  <ds:schemaRefs>
    <ds:schemaRef ds:uri="http://schemas.microsoft.com/office/2006/documentManagement/types"/>
    <ds:schemaRef ds:uri="http://purl.org/dc/dcmitype/"/>
    <ds:schemaRef ds:uri="http://schemas.microsoft.com/office/infopath/2007/PartnerControls"/>
    <ds:schemaRef ds:uri="http://schemas.microsoft.com/office/2006/metadata/properties"/>
    <ds:schemaRef ds:uri="http://purl.org/dc/terms/"/>
    <ds:schemaRef ds:uri="http://purl.org/dc/elements/1.1/"/>
    <ds:schemaRef ds:uri="http://www.w3.org/XML/1998/namespace"/>
    <ds:schemaRef ds:uri="c95df083-b4ed-4655-b710-edd72f66433c"/>
    <ds:schemaRef ds:uri="http://schemas.openxmlformats.org/package/2006/metadata/core-properties"/>
    <ds:schemaRef ds:uri="9b2128f4-8037-4d86-9631-68508fece0f8"/>
  </ds:schemaRefs>
</ds:datastoreItem>
</file>

<file path=customXml/itemProps3.xml><?xml version="1.0" encoding="utf-8"?>
<ds:datastoreItem xmlns:ds="http://schemas.openxmlformats.org/officeDocument/2006/customXml" ds:itemID="{A467B8A5-A694-4063-BF3C-3B52E7F8BE99}">
  <ds:schemaRefs>
    <ds:schemaRef ds:uri="http://schemas.openxmlformats.org/officeDocument/2006/bibliography"/>
  </ds:schemaRefs>
</ds:datastoreItem>
</file>

<file path=customXml/itemProps4.xml><?xml version="1.0" encoding="utf-8"?>
<ds:datastoreItem xmlns:ds="http://schemas.openxmlformats.org/officeDocument/2006/customXml" ds:itemID="{CC8F1DA2-422F-4A80-8BB7-3615CFA292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5295</TotalTime>
  <Pages>50</Pages>
  <Words>16313</Words>
  <Characters>92990</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Στάθης Καπ</dc:creator>
  <cp:keywords/>
  <dc:description/>
  <cp:lastModifiedBy>Στάθης Καπ</cp:lastModifiedBy>
  <cp:revision>446</cp:revision>
  <cp:lastPrinted>2023-02-12T04:03:00Z</cp:lastPrinted>
  <dcterms:created xsi:type="dcterms:W3CDTF">2023-01-26T13:39:00Z</dcterms:created>
  <dcterms:modified xsi:type="dcterms:W3CDTF">2023-02-15T00:33:00Z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0x010100E5EBAF624A083E4EA63C9988F483C62D</vt:lpwstr>
  </property>
</Properties>
</file>